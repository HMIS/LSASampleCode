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34A54587" w:rsidR="00722600" w:rsidRDefault="00722600" w:rsidP="00CB72CA">
                            <w:pPr>
                              <w:jc w:val="right"/>
                            </w:pPr>
                            <w:r>
                              <w:rPr>
                                <w:rStyle w:val="SubtitleChar"/>
                              </w:rPr>
                              <w:t xml:space="preserve">Version 1.0 </w:t>
                            </w:r>
                            <w:r w:rsidRPr="00F057B5">
                              <w:rPr>
                                <w:rStyle w:val="SubtitleChar"/>
                              </w:rPr>
                              <w:t>●</w:t>
                            </w:r>
                            <w:r>
                              <w:rPr>
                                <w:rStyle w:val="SubtitleChar"/>
                              </w:rPr>
                              <w:t xml:space="preserve"> July 2020</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34A54587" w:rsidR="00722600" w:rsidRDefault="00722600" w:rsidP="00CB72CA">
                      <w:pPr>
                        <w:jc w:val="right"/>
                      </w:pPr>
                      <w:r>
                        <w:rPr>
                          <w:rStyle w:val="SubtitleChar"/>
                        </w:rPr>
                        <w:t xml:space="preserve">Version 1.0 </w:t>
                      </w:r>
                      <w:r w:rsidRPr="00F057B5">
                        <w:rPr>
                          <w:rStyle w:val="SubtitleChar"/>
                        </w:rPr>
                        <w:t>●</w:t>
                      </w:r>
                      <w:r>
                        <w:rPr>
                          <w:rStyle w:val="SubtitleChar"/>
                        </w:rPr>
                        <w:t xml:space="preserve"> July 2020</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0DC20C20">
            <wp:simplePos x="0" y="0"/>
            <wp:positionH relativeFrom="column">
              <wp:posOffset>3974738</wp:posOffset>
            </wp:positionH>
            <wp:positionV relativeFrom="page">
              <wp:posOffset>5508534</wp:posOffset>
            </wp:positionV>
            <wp:extent cx="1895475" cy="1895475"/>
            <wp:effectExtent l="0" t="0" r="9525" b="9525"/>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722600" w:rsidRPr="008B2A6A" w:rsidRDefault="00722600"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722600" w:rsidRDefault="00722600" w:rsidP="000272AC">
                            <w:pPr>
                              <w:pStyle w:val="Subtitle"/>
                              <w:numPr>
                                <w:ilvl w:val="0"/>
                                <w:numId w:val="0"/>
                              </w:numPr>
                            </w:pPr>
                            <w:r>
                              <w:t xml:space="preserve">FY 2019 HMIS </w:t>
                            </w:r>
                            <w:r w:rsidRPr="00C52062">
                              <w:t>Programming Specifications</w:t>
                            </w:r>
                            <w:ins w:id="4" w:author="Molly McEvilley" w:date="2020-08-19T05:55:00Z">
                              <w:r>
                                <w:t xml:space="preserve"> </w:t>
                              </w:r>
                            </w:ins>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722600" w:rsidRPr="008B2A6A" w:rsidRDefault="00722600"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31DDC952" w:rsidR="00722600" w:rsidRDefault="00722600" w:rsidP="000272AC">
                      <w:pPr>
                        <w:pStyle w:val="Subtitle"/>
                        <w:numPr>
                          <w:ilvl w:val="0"/>
                          <w:numId w:val="0"/>
                        </w:numPr>
                      </w:pPr>
                      <w:r>
                        <w:t xml:space="preserve">FY 2019 HMIS </w:t>
                      </w:r>
                      <w:r w:rsidRPr="00C52062">
                        <w:t>Programming Specifications</w:t>
                      </w:r>
                      <w:ins w:id="5" w:author="Molly McEvilley" w:date="2020-08-19T05:55:00Z">
                        <w:r>
                          <w:t xml:space="preserve"> </w:t>
                        </w:r>
                      </w:ins>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default" r:id="rId14"/>
          <w:footerReference w:type="first" r:id="rId15"/>
          <w:pgSz w:w="12240" w:h="15840"/>
          <w:pgMar w:top="1440" w:right="1440" w:bottom="1440" w:left="1440" w:header="720" w:footer="720" w:gutter="0"/>
          <w:cols w:space="720"/>
          <w:titlePg/>
          <w:docGrid w:linePitch="360"/>
        </w:sectPr>
      </w:pPr>
    </w:p>
    <w:p w14:paraId="43DBB4A4" w14:textId="77777777" w:rsidR="007F6B46" w:rsidRPr="008743AE" w:rsidRDefault="00EF5D37" w:rsidP="008743AE">
      <w:r w:rsidRPr="008743AE">
        <w:lastRenderedPageBreak/>
        <w:t>Table of Contents</w:t>
      </w:r>
    </w:p>
    <w:p w14:paraId="011E7B37" w14:textId="77777777" w:rsidR="00D62C7B" w:rsidRDefault="00C76FF8">
      <w:pPr>
        <w:pStyle w:val="TOC1"/>
        <w:rPr>
          <w:rFonts w:eastAsiaTheme="minorEastAsia"/>
          <w:sz w:val="22"/>
          <w:szCs w:val="22"/>
        </w:rPr>
      </w:pPr>
      <w:r>
        <w:rPr>
          <w:rFonts w:eastAsia="Times New Roman" w:cs="Times New Roman"/>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color w:val="474A56"/>
          <w:sz w:val="24"/>
          <w:szCs w:val="32"/>
        </w:rPr>
        <w:fldChar w:fldCharType="separate"/>
      </w:r>
      <w:hyperlink w:anchor="_Toc38030505" w:history="1">
        <w:r w:rsidR="00D62C7B" w:rsidRPr="00DF75EB">
          <w:rPr>
            <w:rStyle w:val="Hyperlink"/>
          </w:rPr>
          <w:t>1.</w:t>
        </w:r>
        <w:r w:rsidR="00D62C7B">
          <w:rPr>
            <w:rFonts w:eastAsiaTheme="minorEastAsia"/>
            <w:sz w:val="22"/>
            <w:szCs w:val="22"/>
          </w:rPr>
          <w:tab/>
        </w:r>
        <w:r w:rsidR="00D62C7B" w:rsidRPr="00DF75EB">
          <w:rPr>
            <w:rStyle w:val="Hyperlink"/>
          </w:rPr>
          <w:t>Introduction</w:t>
        </w:r>
        <w:r w:rsidR="00D62C7B">
          <w:rPr>
            <w:webHidden/>
          </w:rPr>
          <w:tab/>
        </w:r>
        <w:r w:rsidR="00D62C7B">
          <w:rPr>
            <w:webHidden/>
          </w:rPr>
          <w:fldChar w:fldCharType="begin"/>
        </w:r>
        <w:r w:rsidR="00D62C7B">
          <w:rPr>
            <w:webHidden/>
          </w:rPr>
          <w:instrText xml:space="preserve"> PAGEREF _Toc38030505 \h </w:instrText>
        </w:r>
        <w:r w:rsidR="00D62C7B">
          <w:rPr>
            <w:webHidden/>
          </w:rPr>
        </w:r>
        <w:r w:rsidR="00D62C7B">
          <w:rPr>
            <w:webHidden/>
          </w:rPr>
          <w:fldChar w:fldCharType="separate"/>
        </w:r>
        <w:r w:rsidR="00D62C7B">
          <w:rPr>
            <w:webHidden/>
          </w:rPr>
          <w:t>2</w:t>
        </w:r>
        <w:r w:rsidR="00D62C7B">
          <w:rPr>
            <w:webHidden/>
          </w:rPr>
          <w:fldChar w:fldCharType="end"/>
        </w:r>
      </w:hyperlink>
    </w:p>
    <w:p w14:paraId="096991A0" w14:textId="77777777" w:rsidR="00D62C7B" w:rsidRDefault="00722600">
      <w:pPr>
        <w:pStyle w:val="TOC2"/>
        <w:rPr>
          <w:rFonts w:eastAsiaTheme="minorEastAsia"/>
          <w:noProof/>
          <w:sz w:val="22"/>
        </w:rPr>
      </w:pPr>
      <w:hyperlink w:anchor="_Toc38030506" w:history="1">
        <w:r w:rsidR="00D62C7B" w:rsidRPr="00DF75EB">
          <w:rPr>
            <w:rStyle w:val="Hyperlink"/>
            <w:noProof/>
          </w:rPr>
          <w:t>1.1.</w:t>
        </w:r>
        <w:r w:rsidR="00D62C7B">
          <w:rPr>
            <w:rFonts w:eastAsiaTheme="minorEastAsia"/>
            <w:noProof/>
            <w:sz w:val="22"/>
          </w:rPr>
          <w:tab/>
        </w:r>
        <w:r w:rsidR="00D62C7B" w:rsidRPr="00DF75EB">
          <w:rPr>
            <w:rStyle w:val="Hyperlink"/>
            <w:noProof/>
          </w:rPr>
          <w:t>Background: Annual Homeless Assessment Report and the Longitudinal System Analysis</w:t>
        </w:r>
        <w:r w:rsidR="00D62C7B">
          <w:rPr>
            <w:noProof/>
            <w:webHidden/>
          </w:rPr>
          <w:tab/>
        </w:r>
        <w:r w:rsidR="00D62C7B">
          <w:rPr>
            <w:noProof/>
            <w:webHidden/>
          </w:rPr>
          <w:fldChar w:fldCharType="begin"/>
        </w:r>
        <w:r w:rsidR="00D62C7B">
          <w:rPr>
            <w:noProof/>
            <w:webHidden/>
          </w:rPr>
          <w:instrText xml:space="preserve"> PAGEREF _Toc38030506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320453C9" w14:textId="77777777" w:rsidR="00D62C7B" w:rsidRDefault="00722600">
      <w:pPr>
        <w:pStyle w:val="TOC2"/>
        <w:rPr>
          <w:rFonts w:eastAsiaTheme="minorEastAsia"/>
          <w:noProof/>
          <w:sz w:val="22"/>
        </w:rPr>
      </w:pPr>
      <w:hyperlink w:anchor="_Toc38030507" w:history="1">
        <w:r w:rsidR="00D62C7B" w:rsidRPr="00DF75EB">
          <w:rPr>
            <w:rStyle w:val="Hyperlink"/>
            <w:noProof/>
          </w:rPr>
          <w:t>1.2.</w:t>
        </w:r>
        <w:r w:rsidR="00D62C7B">
          <w:rPr>
            <w:rFonts w:eastAsiaTheme="minorEastAsia"/>
            <w:noProof/>
            <w:sz w:val="22"/>
          </w:rPr>
          <w:tab/>
        </w:r>
        <w:r w:rsidR="00D62C7B" w:rsidRPr="00DF75EB">
          <w:rPr>
            <w:rStyle w:val="Hyperlink"/>
            <w:noProof/>
          </w:rPr>
          <w:t>About This Document</w:t>
        </w:r>
        <w:r w:rsidR="00D62C7B">
          <w:rPr>
            <w:noProof/>
            <w:webHidden/>
          </w:rPr>
          <w:tab/>
        </w:r>
        <w:r w:rsidR="00D62C7B">
          <w:rPr>
            <w:noProof/>
            <w:webHidden/>
          </w:rPr>
          <w:fldChar w:fldCharType="begin"/>
        </w:r>
        <w:r w:rsidR="00D62C7B">
          <w:rPr>
            <w:noProof/>
            <w:webHidden/>
          </w:rPr>
          <w:instrText xml:space="preserve"> PAGEREF _Toc38030507 \h </w:instrText>
        </w:r>
        <w:r w:rsidR="00D62C7B">
          <w:rPr>
            <w:noProof/>
            <w:webHidden/>
          </w:rPr>
        </w:r>
        <w:r w:rsidR="00D62C7B">
          <w:rPr>
            <w:noProof/>
            <w:webHidden/>
          </w:rPr>
          <w:fldChar w:fldCharType="separate"/>
        </w:r>
        <w:r w:rsidR="00D62C7B">
          <w:rPr>
            <w:noProof/>
            <w:webHidden/>
          </w:rPr>
          <w:t>2</w:t>
        </w:r>
        <w:r w:rsidR="00D62C7B">
          <w:rPr>
            <w:noProof/>
            <w:webHidden/>
          </w:rPr>
          <w:fldChar w:fldCharType="end"/>
        </w:r>
      </w:hyperlink>
    </w:p>
    <w:p w14:paraId="6B0F0EE3" w14:textId="77777777" w:rsidR="00D62C7B" w:rsidRDefault="00722600">
      <w:pPr>
        <w:pStyle w:val="TOC2"/>
        <w:rPr>
          <w:rFonts w:eastAsiaTheme="minorEastAsia"/>
          <w:noProof/>
          <w:sz w:val="22"/>
        </w:rPr>
      </w:pPr>
      <w:hyperlink w:anchor="_Toc38030508" w:history="1">
        <w:r w:rsidR="00D62C7B" w:rsidRPr="00DF75EB">
          <w:rPr>
            <w:rStyle w:val="Hyperlink"/>
            <w:noProof/>
          </w:rPr>
          <w:t>1.3.</w:t>
        </w:r>
        <w:r w:rsidR="00D62C7B">
          <w:rPr>
            <w:rFonts w:eastAsiaTheme="minorEastAsia"/>
            <w:noProof/>
            <w:sz w:val="22"/>
          </w:rPr>
          <w:tab/>
        </w:r>
        <w:r w:rsidR="00D62C7B" w:rsidRPr="00DF75EB">
          <w:rPr>
            <w:rStyle w:val="Hyperlink"/>
            <w:noProof/>
          </w:rPr>
          <w:t>Definitions/Acronyms</w:t>
        </w:r>
        <w:r w:rsidR="00D62C7B">
          <w:rPr>
            <w:noProof/>
            <w:webHidden/>
          </w:rPr>
          <w:tab/>
        </w:r>
        <w:r w:rsidR="00D62C7B">
          <w:rPr>
            <w:noProof/>
            <w:webHidden/>
          </w:rPr>
          <w:fldChar w:fldCharType="begin"/>
        </w:r>
        <w:r w:rsidR="00D62C7B">
          <w:rPr>
            <w:noProof/>
            <w:webHidden/>
          </w:rPr>
          <w:instrText xml:space="preserve"> PAGEREF _Toc38030508 \h </w:instrText>
        </w:r>
        <w:r w:rsidR="00D62C7B">
          <w:rPr>
            <w:noProof/>
            <w:webHidden/>
          </w:rPr>
        </w:r>
        <w:r w:rsidR="00D62C7B">
          <w:rPr>
            <w:noProof/>
            <w:webHidden/>
          </w:rPr>
          <w:fldChar w:fldCharType="separate"/>
        </w:r>
        <w:r w:rsidR="00D62C7B">
          <w:rPr>
            <w:noProof/>
            <w:webHidden/>
          </w:rPr>
          <w:t>5</w:t>
        </w:r>
        <w:r w:rsidR="00D62C7B">
          <w:rPr>
            <w:noProof/>
            <w:webHidden/>
          </w:rPr>
          <w:fldChar w:fldCharType="end"/>
        </w:r>
      </w:hyperlink>
    </w:p>
    <w:p w14:paraId="3BBAF9E3" w14:textId="77777777" w:rsidR="00D62C7B" w:rsidRDefault="00722600">
      <w:pPr>
        <w:pStyle w:val="TOC1"/>
        <w:rPr>
          <w:rFonts w:eastAsiaTheme="minorEastAsia"/>
          <w:sz w:val="22"/>
          <w:szCs w:val="22"/>
        </w:rPr>
      </w:pPr>
      <w:hyperlink w:anchor="_Toc38030509" w:history="1">
        <w:r w:rsidR="00D62C7B" w:rsidRPr="00DF75EB">
          <w:rPr>
            <w:rStyle w:val="Hyperlink"/>
          </w:rPr>
          <w:t>2.</w:t>
        </w:r>
        <w:r w:rsidR="00D62C7B">
          <w:rPr>
            <w:rFonts w:eastAsiaTheme="minorEastAsia"/>
            <w:sz w:val="22"/>
            <w:szCs w:val="22"/>
          </w:rPr>
          <w:tab/>
        </w:r>
        <w:r w:rsidR="00D62C7B" w:rsidRPr="00DF75EB">
          <w:rPr>
            <w:rStyle w:val="Hyperlink"/>
          </w:rPr>
          <w:t>HDX 2.0 Upload</w:t>
        </w:r>
        <w:r w:rsidR="00D62C7B">
          <w:rPr>
            <w:webHidden/>
          </w:rPr>
          <w:tab/>
        </w:r>
        <w:r w:rsidR="00D62C7B">
          <w:rPr>
            <w:webHidden/>
          </w:rPr>
          <w:fldChar w:fldCharType="begin"/>
        </w:r>
        <w:r w:rsidR="00D62C7B">
          <w:rPr>
            <w:webHidden/>
          </w:rPr>
          <w:instrText xml:space="preserve"> PAGEREF _Toc38030509 \h </w:instrText>
        </w:r>
        <w:r w:rsidR="00D62C7B">
          <w:rPr>
            <w:webHidden/>
          </w:rPr>
        </w:r>
        <w:r w:rsidR="00D62C7B">
          <w:rPr>
            <w:webHidden/>
          </w:rPr>
          <w:fldChar w:fldCharType="separate"/>
        </w:r>
        <w:r w:rsidR="00D62C7B">
          <w:rPr>
            <w:webHidden/>
          </w:rPr>
          <w:t>8</w:t>
        </w:r>
        <w:r w:rsidR="00D62C7B">
          <w:rPr>
            <w:webHidden/>
          </w:rPr>
          <w:fldChar w:fldCharType="end"/>
        </w:r>
      </w:hyperlink>
    </w:p>
    <w:p w14:paraId="0F114C6A" w14:textId="77777777" w:rsidR="00D62C7B" w:rsidRDefault="00722600">
      <w:pPr>
        <w:pStyle w:val="TOC2"/>
        <w:rPr>
          <w:rFonts w:eastAsiaTheme="minorEastAsia"/>
          <w:noProof/>
          <w:sz w:val="22"/>
        </w:rPr>
      </w:pPr>
      <w:hyperlink w:anchor="_Toc38030510" w:history="1">
        <w:r w:rsidR="00D62C7B" w:rsidRPr="00DF75EB">
          <w:rPr>
            <w:rStyle w:val="Hyperlink"/>
            <w:noProof/>
          </w:rPr>
          <w:t>2.1.</w:t>
        </w:r>
        <w:r w:rsidR="00D62C7B">
          <w:rPr>
            <w:rFonts w:eastAsiaTheme="minorEastAsia"/>
            <w:noProof/>
            <w:sz w:val="22"/>
          </w:rPr>
          <w:tab/>
        </w:r>
        <w:r w:rsidR="00D62C7B" w:rsidRPr="00DF75EB">
          <w:rPr>
            <w:rStyle w:val="Hyperlink"/>
            <w:noProof/>
          </w:rPr>
          <w:t>Project.csv</w:t>
        </w:r>
        <w:r w:rsidR="00D62C7B">
          <w:rPr>
            <w:noProof/>
            <w:webHidden/>
          </w:rPr>
          <w:tab/>
        </w:r>
        <w:r w:rsidR="00D62C7B">
          <w:rPr>
            <w:noProof/>
            <w:webHidden/>
          </w:rPr>
          <w:fldChar w:fldCharType="begin"/>
        </w:r>
        <w:r w:rsidR="00D62C7B">
          <w:rPr>
            <w:noProof/>
            <w:webHidden/>
          </w:rPr>
          <w:instrText xml:space="preserve"> PAGEREF _Toc38030510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25AD34E8" w14:textId="77777777" w:rsidR="00D62C7B" w:rsidRDefault="00722600">
      <w:pPr>
        <w:pStyle w:val="TOC2"/>
        <w:rPr>
          <w:rFonts w:eastAsiaTheme="minorEastAsia"/>
          <w:noProof/>
          <w:sz w:val="22"/>
        </w:rPr>
      </w:pPr>
      <w:hyperlink w:anchor="_Toc38030511" w:history="1">
        <w:r w:rsidR="00D62C7B" w:rsidRPr="00DF75EB">
          <w:rPr>
            <w:rStyle w:val="Hyperlink"/>
            <w:noProof/>
          </w:rPr>
          <w:t>2.2.</w:t>
        </w:r>
        <w:r w:rsidR="00D62C7B">
          <w:rPr>
            <w:rFonts w:eastAsiaTheme="minorEastAsia"/>
            <w:noProof/>
            <w:sz w:val="22"/>
          </w:rPr>
          <w:tab/>
        </w:r>
        <w:r w:rsidR="00D62C7B" w:rsidRPr="00DF75EB">
          <w:rPr>
            <w:rStyle w:val="Hyperlink"/>
            <w:noProof/>
          </w:rPr>
          <w:t>Organization.csv</w:t>
        </w:r>
        <w:r w:rsidR="00D62C7B">
          <w:rPr>
            <w:noProof/>
            <w:webHidden/>
          </w:rPr>
          <w:tab/>
        </w:r>
        <w:r w:rsidR="00D62C7B">
          <w:rPr>
            <w:noProof/>
            <w:webHidden/>
          </w:rPr>
          <w:fldChar w:fldCharType="begin"/>
        </w:r>
        <w:r w:rsidR="00D62C7B">
          <w:rPr>
            <w:noProof/>
            <w:webHidden/>
          </w:rPr>
          <w:instrText xml:space="preserve"> PAGEREF _Toc38030511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0D37D2E" w14:textId="77777777" w:rsidR="00D62C7B" w:rsidRDefault="00722600">
      <w:pPr>
        <w:pStyle w:val="TOC2"/>
        <w:rPr>
          <w:rFonts w:eastAsiaTheme="minorEastAsia"/>
          <w:noProof/>
          <w:sz w:val="22"/>
        </w:rPr>
      </w:pPr>
      <w:hyperlink w:anchor="_Toc38030512" w:history="1">
        <w:r w:rsidR="00D62C7B" w:rsidRPr="00DF75EB">
          <w:rPr>
            <w:rStyle w:val="Hyperlink"/>
            <w:noProof/>
          </w:rPr>
          <w:t>2.3.</w:t>
        </w:r>
        <w:r w:rsidR="00D62C7B">
          <w:rPr>
            <w:rFonts w:eastAsiaTheme="minorEastAsia"/>
            <w:noProof/>
            <w:sz w:val="22"/>
          </w:rPr>
          <w:tab/>
        </w:r>
        <w:r w:rsidR="00D62C7B" w:rsidRPr="00DF75EB">
          <w:rPr>
            <w:rStyle w:val="Hyperlink"/>
            <w:noProof/>
          </w:rPr>
          <w:t>Funder.csv</w:t>
        </w:r>
        <w:r w:rsidR="00D62C7B">
          <w:rPr>
            <w:noProof/>
            <w:webHidden/>
          </w:rPr>
          <w:tab/>
        </w:r>
        <w:r w:rsidR="00D62C7B">
          <w:rPr>
            <w:noProof/>
            <w:webHidden/>
          </w:rPr>
          <w:fldChar w:fldCharType="begin"/>
        </w:r>
        <w:r w:rsidR="00D62C7B">
          <w:rPr>
            <w:noProof/>
            <w:webHidden/>
          </w:rPr>
          <w:instrText xml:space="preserve"> PAGEREF _Toc38030512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4C75F978" w14:textId="77777777" w:rsidR="00D62C7B" w:rsidRDefault="00722600">
      <w:pPr>
        <w:pStyle w:val="TOC2"/>
        <w:rPr>
          <w:rFonts w:eastAsiaTheme="minorEastAsia"/>
          <w:noProof/>
          <w:sz w:val="22"/>
        </w:rPr>
      </w:pPr>
      <w:hyperlink w:anchor="_Toc38030513" w:history="1">
        <w:r w:rsidR="00D62C7B" w:rsidRPr="00DF75EB">
          <w:rPr>
            <w:rStyle w:val="Hyperlink"/>
            <w:noProof/>
          </w:rPr>
          <w:t>2.4.</w:t>
        </w:r>
        <w:r w:rsidR="00D62C7B">
          <w:rPr>
            <w:rFonts w:eastAsiaTheme="minorEastAsia"/>
            <w:noProof/>
            <w:sz w:val="22"/>
          </w:rPr>
          <w:tab/>
        </w:r>
        <w:r w:rsidR="00D62C7B" w:rsidRPr="00DF75EB">
          <w:rPr>
            <w:rStyle w:val="Hyperlink"/>
            <w:noProof/>
          </w:rPr>
          <w:t>ProjectCoC.csv</w:t>
        </w:r>
        <w:r w:rsidR="00D62C7B">
          <w:rPr>
            <w:noProof/>
            <w:webHidden/>
          </w:rPr>
          <w:tab/>
        </w:r>
        <w:r w:rsidR="00D62C7B">
          <w:rPr>
            <w:noProof/>
            <w:webHidden/>
          </w:rPr>
          <w:fldChar w:fldCharType="begin"/>
        </w:r>
        <w:r w:rsidR="00D62C7B">
          <w:rPr>
            <w:noProof/>
            <w:webHidden/>
          </w:rPr>
          <w:instrText xml:space="preserve"> PAGEREF _Toc38030513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4F04D6E" w14:textId="77777777" w:rsidR="00D62C7B" w:rsidRDefault="00722600">
      <w:pPr>
        <w:pStyle w:val="TOC2"/>
        <w:rPr>
          <w:rFonts w:eastAsiaTheme="minorEastAsia"/>
          <w:noProof/>
          <w:sz w:val="22"/>
        </w:rPr>
      </w:pPr>
      <w:hyperlink w:anchor="_Toc38030514" w:history="1">
        <w:r w:rsidR="00D62C7B" w:rsidRPr="00DF75EB">
          <w:rPr>
            <w:rStyle w:val="Hyperlink"/>
            <w:noProof/>
          </w:rPr>
          <w:t>2.5.</w:t>
        </w:r>
        <w:r w:rsidR="00D62C7B">
          <w:rPr>
            <w:rFonts w:eastAsiaTheme="minorEastAsia"/>
            <w:noProof/>
            <w:sz w:val="22"/>
          </w:rPr>
          <w:tab/>
        </w:r>
        <w:r w:rsidR="00D62C7B" w:rsidRPr="00DF75EB">
          <w:rPr>
            <w:rStyle w:val="Hyperlink"/>
            <w:noProof/>
          </w:rPr>
          <w:t>Inventory.csv</w:t>
        </w:r>
        <w:r w:rsidR="00D62C7B">
          <w:rPr>
            <w:noProof/>
            <w:webHidden/>
          </w:rPr>
          <w:tab/>
        </w:r>
        <w:r w:rsidR="00D62C7B">
          <w:rPr>
            <w:noProof/>
            <w:webHidden/>
          </w:rPr>
          <w:fldChar w:fldCharType="begin"/>
        </w:r>
        <w:r w:rsidR="00D62C7B">
          <w:rPr>
            <w:noProof/>
            <w:webHidden/>
          </w:rPr>
          <w:instrText xml:space="preserve"> PAGEREF _Toc38030514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71D75C49" w14:textId="77777777" w:rsidR="00D62C7B" w:rsidRDefault="00722600">
      <w:pPr>
        <w:pStyle w:val="TOC2"/>
        <w:rPr>
          <w:rFonts w:eastAsiaTheme="minorEastAsia"/>
          <w:noProof/>
          <w:sz w:val="22"/>
        </w:rPr>
      </w:pPr>
      <w:hyperlink w:anchor="_Toc38030515" w:history="1">
        <w:r w:rsidR="00D62C7B" w:rsidRPr="00DF75EB">
          <w:rPr>
            <w:rStyle w:val="Hyperlink"/>
            <w:noProof/>
          </w:rPr>
          <w:t>2.6.</w:t>
        </w:r>
        <w:r w:rsidR="00D62C7B">
          <w:rPr>
            <w:rFonts w:eastAsiaTheme="minorEastAsia"/>
            <w:noProof/>
            <w:sz w:val="22"/>
          </w:rPr>
          <w:tab/>
        </w:r>
        <w:r w:rsidR="00D62C7B" w:rsidRPr="00DF75EB">
          <w:rPr>
            <w:rStyle w:val="Hyperlink"/>
            <w:noProof/>
          </w:rPr>
          <w:t>LSAReport.csv</w:t>
        </w:r>
        <w:r w:rsidR="00D62C7B">
          <w:rPr>
            <w:noProof/>
            <w:webHidden/>
          </w:rPr>
          <w:tab/>
        </w:r>
        <w:r w:rsidR="00D62C7B">
          <w:rPr>
            <w:noProof/>
            <w:webHidden/>
          </w:rPr>
          <w:fldChar w:fldCharType="begin"/>
        </w:r>
        <w:r w:rsidR="00D62C7B">
          <w:rPr>
            <w:noProof/>
            <w:webHidden/>
          </w:rPr>
          <w:instrText xml:space="preserve"> PAGEREF _Toc38030515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6DFC48DD" w14:textId="77777777" w:rsidR="00D62C7B" w:rsidRDefault="00722600">
      <w:pPr>
        <w:pStyle w:val="TOC2"/>
        <w:rPr>
          <w:rFonts w:eastAsiaTheme="minorEastAsia"/>
          <w:noProof/>
          <w:sz w:val="22"/>
        </w:rPr>
      </w:pPr>
      <w:hyperlink w:anchor="_Toc38030516" w:history="1">
        <w:r w:rsidR="00D62C7B" w:rsidRPr="00DF75EB">
          <w:rPr>
            <w:rStyle w:val="Hyperlink"/>
            <w:noProof/>
          </w:rPr>
          <w:t>2.7.</w:t>
        </w:r>
        <w:r w:rsidR="00D62C7B">
          <w:rPr>
            <w:rFonts w:eastAsiaTheme="minorEastAsia"/>
            <w:noProof/>
            <w:sz w:val="22"/>
          </w:rPr>
          <w:tab/>
        </w:r>
        <w:r w:rsidR="00D62C7B" w:rsidRPr="00DF75EB">
          <w:rPr>
            <w:rStyle w:val="Hyperlink"/>
            <w:noProof/>
          </w:rPr>
          <w:t>LSAPerson.csv</w:t>
        </w:r>
        <w:r w:rsidR="00D62C7B">
          <w:rPr>
            <w:noProof/>
            <w:webHidden/>
          </w:rPr>
          <w:tab/>
        </w:r>
        <w:r w:rsidR="00D62C7B">
          <w:rPr>
            <w:noProof/>
            <w:webHidden/>
          </w:rPr>
          <w:fldChar w:fldCharType="begin"/>
        </w:r>
        <w:r w:rsidR="00D62C7B">
          <w:rPr>
            <w:noProof/>
            <w:webHidden/>
          </w:rPr>
          <w:instrText xml:space="preserve"> PAGEREF _Toc38030516 \h </w:instrText>
        </w:r>
        <w:r w:rsidR="00D62C7B">
          <w:rPr>
            <w:noProof/>
            <w:webHidden/>
          </w:rPr>
        </w:r>
        <w:r w:rsidR="00D62C7B">
          <w:rPr>
            <w:noProof/>
            <w:webHidden/>
          </w:rPr>
          <w:fldChar w:fldCharType="separate"/>
        </w:r>
        <w:r w:rsidR="00D62C7B">
          <w:rPr>
            <w:noProof/>
            <w:webHidden/>
          </w:rPr>
          <w:t>8</w:t>
        </w:r>
        <w:r w:rsidR="00D62C7B">
          <w:rPr>
            <w:noProof/>
            <w:webHidden/>
          </w:rPr>
          <w:fldChar w:fldCharType="end"/>
        </w:r>
      </w:hyperlink>
    </w:p>
    <w:p w14:paraId="0284394E" w14:textId="77777777" w:rsidR="00D62C7B" w:rsidRDefault="00722600">
      <w:pPr>
        <w:pStyle w:val="TOC2"/>
        <w:rPr>
          <w:rFonts w:eastAsiaTheme="minorEastAsia"/>
          <w:noProof/>
          <w:sz w:val="22"/>
        </w:rPr>
      </w:pPr>
      <w:hyperlink w:anchor="_Toc38030517" w:history="1">
        <w:r w:rsidR="00D62C7B" w:rsidRPr="00DF75EB">
          <w:rPr>
            <w:rStyle w:val="Hyperlink"/>
            <w:noProof/>
          </w:rPr>
          <w:t>2.8.</w:t>
        </w:r>
        <w:r w:rsidR="00D62C7B">
          <w:rPr>
            <w:rFonts w:eastAsiaTheme="minorEastAsia"/>
            <w:noProof/>
            <w:sz w:val="22"/>
          </w:rPr>
          <w:tab/>
        </w:r>
        <w:r w:rsidR="00D62C7B" w:rsidRPr="00DF75EB">
          <w:rPr>
            <w:rStyle w:val="Hyperlink"/>
            <w:noProof/>
          </w:rPr>
          <w:t>LSAHousehold.csv</w:t>
        </w:r>
        <w:r w:rsidR="00D62C7B">
          <w:rPr>
            <w:noProof/>
            <w:webHidden/>
          </w:rPr>
          <w:tab/>
        </w:r>
        <w:r w:rsidR="00D62C7B">
          <w:rPr>
            <w:noProof/>
            <w:webHidden/>
          </w:rPr>
          <w:fldChar w:fldCharType="begin"/>
        </w:r>
        <w:r w:rsidR="00D62C7B">
          <w:rPr>
            <w:noProof/>
            <w:webHidden/>
          </w:rPr>
          <w:instrText xml:space="preserve"> PAGEREF _Toc38030517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59711EC" w14:textId="77777777" w:rsidR="00D62C7B" w:rsidRDefault="00722600">
      <w:pPr>
        <w:pStyle w:val="TOC2"/>
        <w:rPr>
          <w:rFonts w:eastAsiaTheme="minorEastAsia"/>
          <w:noProof/>
          <w:sz w:val="22"/>
        </w:rPr>
      </w:pPr>
      <w:hyperlink w:anchor="_Toc38030518" w:history="1">
        <w:r w:rsidR="00D62C7B" w:rsidRPr="00DF75EB">
          <w:rPr>
            <w:rStyle w:val="Hyperlink"/>
            <w:noProof/>
          </w:rPr>
          <w:t>2.9.</w:t>
        </w:r>
        <w:r w:rsidR="00D62C7B">
          <w:rPr>
            <w:rFonts w:eastAsiaTheme="minorEastAsia"/>
            <w:noProof/>
            <w:sz w:val="22"/>
          </w:rPr>
          <w:tab/>
        </w:r>
        <w:r w:rsidR="00D62C7B" w:rsidRPr="00DF75EB">
          <w:rPr>
            <w:rStyle w:val="Hyperlink"/>
            <w:noProof/>
          </w:rPr>
          <w:t>LSAExit.csv</w:t>
        </w:r>
        <w:r w:rsidR="00D62C7B">
          <w:rPr>
            <w:noProof/>
            <w:webHidden/>
          </w:rPr>
          <w:tab/>
        </w:r>
        <w:r w:rsidR="00D62C7B">
          <w:rPr>
            <w:noProof/>
            <w:webHidden/>
          </w:rPr>
          <w:fldChar w:fldCharType="begin"/>
        </w:r>
        <w:r w:rsidR="00D62C7B">
          <w:rPr>
            <w:noProof/>
            <w:webHidden/>
          </w:rPr>
          <w:instrText xml:space="preserve"> PAGEREF _Toc38030518 \h </w:instrText>
        </w:r>
        <w:r w:rsidR="00D62C7B">
          <w:rPr>
            <w:noProof/>
            <w:webHidden/>
          </w:rPr>
        </w:r>
        <w:r w:rsidR="00D62C7B">
          <w:rPr>
            <w:noProof/>
            <w:webHidden/>
          </w:rPr>
          <w:fldChar w:fldCharType="separate"/>
        </w:r>
        <w:r w:rsidR="00D62C7B">
          <w:rPr>
            <w:noProof/>
            <w:webHidden/>
          </w:rPr>
          <w:t>9</w:t>
        </w:r>
        <w:r w:rsidR="00D62C7B">
          <w:rPr>
            <w:noProof/>
            <w:webHidden/>
          </w:rPr>
          <w:fldChar w:fldCharType="end"/>
        </w:r>
      </w:hyperlink>
    </w:p>
    <w:p w14:paraId="2F974123" w14:textId="77777777" w:rsidR="00D62C7B" w:rsidRDefault="00722600">
      <w:pPr>
        <w:pStyle w:val="TOC2"/>
        <w:rPr>
          <w:rFonts w:eastAsiaTheme="minorEastAsia"/>
          <w:noProof/>
          <w:sz w:val="22"/>
        </w:rPr>
      </w:pPr>
      <w:hyperlink w:anchor="_Toc38030519" w:history="1">
        <w:r w:rsidR="00D62C7B" w:rsidRPr="00DF75EB">
          <w:rPr>
            <w:rStyle w:val="Hyperlink"/>
            <w:noProof/>
          </w:rPr>
          <w:t>2.10.</w:t>
        </w:r>
        <w:r w:rsidR="00D62C7B">
          <w:rPr>
            <w:rFonts w:eastAsiaTheme="minorEastAsia"/>
            <w:noProof/>
            <w:sz w:val="22"/>
          </w:rPr>
          <w:tab/>
        </w:r>
        <w:r w:rsidR="00D62C7B" w:rsidRPr="00DF75EB">
          <w:rPr>
            <w:rStyle w:val="Hyperlink"/>
            <w:noProof/>
          </w:rPr>
          <w:t>LSACalculated.csv</w:t>
        </w:r>
        <w:r w:rsidR="00D62C7B">
          <w:rPr>
            <w:noProof/>
            <w:webHidden/>
          </w:rPr>
          <w:tab/>
        </w:r>
        <w:r w:rsidR="00D62C7B">
          <w:rPr>
            <w:noProof/>
            <w:webHidden/>
          </w:rPr>
          <w:fldChar w:fldCharType="begin"/>
        </w:r>
        <w:r w:rsidR="00D62C7B">
          <w:rPr>
            <w:noProof/>
            <w:webHidden/>
          </w:rPr>
          <w:instrText xml:space="preserve"> PAGEREF _Toc38030519 \h </w:instrText>
        </w:r>
        <w:r w:rsidR="00D62C7B">
          <w:rPr>
            <w:noProof/>
            <w:webHidden/>
          </w:rPr>
        </w:r>
        <w:r w:rsidR="00D62C7B">
          <w:rPr>
            <w:noProof/>
            <w:webHidden/>
          </w:rPr>
          <w:fldChar w:fldCharType="separate"/>
        </w:r>
        <w:r w:rsidR="00D62C7B">
          <w:rPr>
            <w:noProof/>
            <w:webHidden/>
          </w:rPr>
          <w:t>10</w:t>
        </w:r>
        <w:r w:rsidR="00D62C7B">
          <w:rPr>
            <w:noProof/>
            <w:webHidden/>
          </w:rPr>
          <w:fldChar w:fldCharType="end"/>
        </w:r>
      </w:hyperlink>
    </w:p>
    <w:p w14:paraId="58AAA13F" w14:textId="77777777" w:rsidR="00D62C7B" w:rsidRDefault="00722600">
      <w:pPr>
        <w:pStyle w:val="TOC1"/>
        <w:rPr>
          <w:rFonts w:eastAsiaTheme="minorEastAsia"/>
          <w:sz w:val="22"/>
          <w:szCs w:val="22"/>
        </w:rPr>
      </w:pPr>
      <w:hyperlink w:anchor="_Toc38030520" w:history="1">
        <w:r w:rsidR="00D62C7B" w:rsidRPr="00DF75EB">
          <w:rPr>
            <w:rStyle w:val="Hyperlink"/>
          </w:rPr>
          <w:t>3.</w:t>
        </w:r>
        <w:r w:rsidR="00D62C7B">
          <w:rPr>
            <w:rFonts w:eastAsiaTheme="minorEastAsia"/>
            <w:sz w:val="22"/>
            <w:szCs w:val="22"/>
          </w:rPr>
          <w:tab/>
        </w:r>
        <w:r w:rsidR="00D62C7B" w:rsidRPr="00DF75EB">
          <w:rPr>
            <w:rStyle w:val="Hyperlink"/>
          </w:rPr>
          <w:t>HMIS Business Logic: Core Concepts</w:t>
        </w:r>
        <w:r w:rsidR="00D62C7B">
          <w:rPr>
            <w:webHidden/>
          </w:rPr>
          <w:tab/>
        </w:r>
        <w:r w:rsidR="00D62C7B">
          <w:rPr>
            <w:webHidden/>
          </w:rPr>
          <w:fldChar w:fldCharType="begin"/>
        </w:r>
        <w:r w:rsidR="00D62C7B">
          <w:rPr>
            <w:webHidden/>
          </w:rPr>
          <w:instrText xml:space="preserve"> PAGEREF _Toc38030520 \h </w:instrText>
        </w:r>
        <w:r w:rsidR="00D62C7B">
          <w:rPr>
            <w:webHidden/>
          </w:rPr>
        </w:r>
        <w:r w:rsidR="00D62C7B">
          <w:rPr>
            <w:webHidden/>
          </w:rPr>
          <w:fldChar w:fldCharType="separate"/>
        </w:r>
        <w:r w:rsidR="00D62C7B">
          <w:rPr>
            <w:webHidden/>
          </w:rPr>
          <w:t>11</w:t>
        </w:r>
        <w:r w:rsidR="00D62C7B">
          <w:rPr>
            <w:webHidden/>
          </w:rPr>
          <w:fldChar w:fldCharType="end"/>
        </w:r>
      </w:hyperlink>
    </w:p>
    <w:p w14:paraId="24F8DD4F" w14:textId="77777777" w:rsidR="00D62C7B" w:rsidRDefault="00722600">
      <w:pPr>
        <w:pStyle w:val="TOC2"/>
        <w:rPr>
          <w:rFonts w:eastAsiaTheme="minorEastAsia"/>
          <w:noProof/>
          <w:sz w:val="22"/>
        </w:rPr>
      </w:pPr>
      <w:hyperlink w:anchor="_Toc38030521" w:history="1">
        <w:r w:rsidR="00D62C7B" w:rsidRPr="00DF75EB">
          <w:rPr>
            <w:rStyle w:val="Hyperlink"/>
            <w:noProof/>
          </w:rPr>
          <w:t>3.1.</w:t>
        </w:r>
        <w:r w:rsidR="00D62C7B">
          <w:rPr>
            <w:rFonts w:eastAsiaTheme="minorEastAsia"/>
            <w:noProof/>
            <w:sz w:val="22"/>
          </w:rPr>
          <w:tab/>
        </w:r>
        <w:r w:rsidR="00D62C7B" w:rsidRPr="00DF75EB">
          <w:rPr>
            <w:rStyle w:val="Hyperlink"/>
            <w:noProof/>
          </w:rPr>
          <w:t>Report Parameters and Metadata (lsa_Report)</w:t>
        </w:r>
        <w:r w:rsidR="00D62C7B">
          <w:rPr>
            <w:noProof/>
            <w:webHidden/>
          </w:rPr>
          <w:tab/>
        </w:r>
        <w:r w:rsidR="00D62C7B">
          <w:rPr>
            <w:noProof/>
            <w:webHidden/>
          </w:rPr>
          <w:fldChar w:fldCharType="begin"/>
        </w:r>
        <w:r w:rsidR="00D62C7B">
          <w:rPr>
            <w:noProof/>
            <w:webHidden/>
          </w:rPr>
          <w:instrText xml:space="preserve"> PAGEREF _Toc38030521 \h </w:instrText>
        </w:r>
        <w:r w:rsidR="00D62C7B">
          <w:rPr>
            <w:noProof/>
            <w:webHidden/>
          </w:rPr>
        </w:r>
        <w:r w:rsidR="00D62C7B">
          <w:rPr>
            <w:noProof/>
            <w:webHidden/>
          </w:rPr>
          <w:fldChar w:fldCharType="separate"/>
        </w:r>
        <w:r w:rsidR="00D62C7B">
          <w:rPr>
            <w:noProof/>
            <w:webHidden/>
          </w:rPr>
          <w:t>13</w:t>
        </w:r>
        <w:r w:rsidR="00D62C7B">
          <w:rPr>
            <w:noProof/>
            <w:webHidden/>
          </w:rPr>
          <w:fldChar w:fldCharType="end"/>
        </w:r>
      </w:hyperlink>
    </w:p>
    <w:p w14:paraId="7A4ED6FE" w14:textId="77777777" w:rsidR="00D62C7B" w:rsidRDefault="00722600">
      <w:pPr>
        <w:pStyle w:val="TOC2"/>
        <w:rPr>
          <w:rFonts w:eastAsiaTheme="minorEastAsia"/>
          <w:noProof/>
          <w:sz w:val="22"/>
        </w:rPr>
      </w:pPr>
      <w:hyperlink w:anchor="_Toc38030522" w:history="1">
        <w:r w:rsidR="00D62C7B" w:rsidRPr="00DF75EB">
          <w:rPr>
            <w:rStyle w:val="Hyperlink"/>
            <w:noProof/>
          </w:rPr>
          <w:t>3.2.</w:t>
        </w:r>
        <w:r w:rsidR="00D62C7B">
          <w:rPr>
            <w:rFonts w:eastAsiaTheme="minorEastAsia"/>
            <w:noProof/>
            <w:sz w:val="22"/>
          </w:rPr>
          <w:tab/>
        </w:r>
        <w:r w:rsidR="00D62C7B" w:rsidRPr="00DF75EB">
          <w:rPr>
            <w:rStyle w:val="Hyperlink"/>
            <w:noProof/>
          </w:rPr>
          <w:t>LSA Reporting Cohorts and Dates (tlsa_CohortDates)</w:t>
        </w:r>
        <w:r w:rsidR="00D62C7B">
          <w:rPr>
            <w:noProof/>
            <w:webHidden/>
          </w:rPr>
          <w:tab/>
        </w:r>
        <w:r w:rsidR="00D62C7B">
          <w:rPr>
            <w:noProof/>
            <w:webHidden/>
          </w:rPr>
          <w:fldChar w:fldCharType="begin"/>
        </w:r>
        <w:r w:rsidR="00D62C7B">
          <w:rPr>
            <w:noProof/>
            <w:webHidden/>
          </w:rPr>
          <w:instrText xml:space="preserve"> PAGEREF _Toc38030522 \h </w:instrText>
        </w:r>
        <w:r w:rsidR="00D62C7B">
          <w:rPr>
            <w:noProof/>
            <w:webHidden/>
          </w:rPr>
        </w:r>
        <w:r w:rsidR="00D62C7B">
          <w:rPr>
            <w:noProof/>
            <w:webHidden/>
          </w:rPr>
          <w:fldChar w:fldCharType="separate"/>
        </w:r>
        <w:r w:rsidR="00D62C7B">
          <w:rPr>
            <w:noProof/>
            <w:webHidden/>
          </w:rPr>
          <w:t>14</w:t>
        </w:r>
        <w:r w:rsidR="00D62C7B">
          <w:rPr>
            <w:noProof/>
            <w:webHidden/>
          </w:rPr>
          <w:fldChar w:fldCharType="end"/>
        </w:r>
      </w:hyperlink>
    </w:p>
    <w:p w14:paraId="3D9AD06D" w14:textId="77777777" w:rsidR="00D62C7B" w:rsidRDefault="00722600">
      <w:pPr>
        <w:pStyle w:val="TOC2"/>
        <w:rPr>
          <w:rFonts w:eastAsiaTheme="minorEastAsia"/>
          <w:noProof/>
          <w:sz w:val="22"/>
        </w:rPr>
      </w:pPr>
      <w:hyperlink w:anchor="_Toc38030523" w:history="1">
        <w:r w:rsidR="00D62C7B" w:rsidRPr="00DF75EB">
          <w:rPr>
            <w:rStyle w:val="Hyperlink"/>
            <w:noProof/>
          </w:rPr>
          <w:t>3.3.</w:t>
        </w:r>
        <w:r w:rsidR="00D62C7B">
          <w:rPr>
            <w:rFonts w:eastAsiaTheme="minorEastAsia"/>
            <w:noProof/>
            <w:sz w:val="22"/>
          </w:rPr>
          <w:tab/>
        </w:r>
        <w:r w:rsidR="00D62C7B" w:rsidRPr="00DF75EB">
          <w:rPr>
            <w:rStyle w:val="Hyperlink"/>
            <w:noProof/>
          </w:rPr>
          <w:t>HMIS Household Enrollments (tlsa_HHID)</w:t>
        </w:r>
        <w:r w:rsidR="00D62C7B">
          <w:rPr>
            <w:noProof/>
            <w:webHidden/>
          </w:rPr>
          <w:tab/>
        </w:r>
        <w:r w:rsidR="00D62C7B">
          <w:rPr>
            <w:noProof/>
            <w:webHidden/>
          </w:rPr>
          <w:fldChar w:fldCharType="begin"/>
        </w:r>
        <w:r w:rsidR="00D62C7B">
          <w:rPr>
            <w:noProof/>
            <w:webHidden/>
          </w:rPr>
          <w:instrText xml:space="preserve"> PAGEREF _Toc38030523 \h </w:instrText>
        </w:r>
        <w:r w:rsidR="00D62C7B">
          <w:rPr>
            <w:noProof/>
            <w:webHidden/>
          </w:rPr>
        </w:r>
        <w:r w:rsidR="00D62C7B">
          <w:rPr>
            <w:noProof/>
            <w:webHidden/>
          </w:rPr>
          <w:fldChar w:fldCharType="separate"/>
        </w:r>
        <w:r w:rsidR="00D62C7B">
          <w:rPr>
            <w:noProof/>
            <w:webHidden/>
          </w:rPr>
          <w:t>16</w:t>
        </w:r>
        <w:r w:rsidR="00D62C7B">
          <w:rPr>
            <w:noProof/>
            <w:webHidden/>
          </w:rPr>
          <w:fldChar w:fldCharType="end"/>
        </w:r>
      </w:hyperlink>
    </w:p>
    <w:p w14:paraId="773AACB4" w14:textId="77777777" w:rsidR="00D62C7B" w:rsidRDefault="00722600">
      <w:pPr>
        <w:pStyle w:val="TOC2"/>
        <w:rPr>
          <w:rFonts w:eastAsiaTheme="minorEastAsia"/>
          <w:noProof/>
          <w:sz w:val="22"/>
        </w:rPr>
      </w:pPr>
      <w:hyperlink w:anchor="_Toc38030524" w:history="1">
        <w:r w:rsidR="00D62C7B" w:rsidRPr="00DF75EB">
          <w:rPr>
            <w:rStyle w:val="Hyperlink"/>
            <w:noProof/>
          </w:rPr>
          <w:t>3.4.</w:t>
        </w:r>
        <w:r w:rsidR="00D62C7B">
          <w:rPr>
            <w:rFonts w:eastAsiaTheme="minorEastAsia"/>
            <w:noProof/>
            <w:sz w:val="22"/>
          </w:rPr>
          <w:tab/>
        </w:r>
        <w:r w:rsidR="00D62C7B" w:rsidRPr="00DF75EB">
          <w:rPr>
            <w:rStyle w:val="Hyperlink"/>
            <w:noProof/>
          </w:rPr>
          <w:t>HMIS Client Enrollments (tlsa_Enrollment)</w:t>
        </w:r>
        <w:r w:rsidR="00D62C7B">
          <w:rPr>
            <w:noProof/>
            <w:webHidden/>
          </w:rPr>
          <w:tab/>
        </w:r>
        <w:r w:rsidR="00D62C7B">
          <w:rPr>
            <w:noProof/>
            <w:webHidden/>
          </w:rPr>
          <w:fldChar w:fldCharType="begin"/>
        </w:r>
        <w:r w:rsidR="00D62C7B">
          <w:rPr>
            <w:noProof/>
            <w:webHidden/>
          </w:rPr>
          <w:instrText xml:space="preserve"> PAGEREF _Toc38030524 \h </w:instrText>
        </w:r>
        <w:r w:rsidR="00D62C7B">
          <w:rPr>
            <w:noProof/>
            <w:webHidden/>
          </w:rPr>
        </w:r>
        <w:r w:rsidR="00D62C7B">
          <w:rPr>
            <w:noProof/>
            <w:webHidden/>
          </w:rPr>
          <w:fldChar w:fldCharType="separate"/>
        </w:r>
        <w:r w:rsidR="00D62C7B">
          <w:rPr>
            <w:noProof/>
            <w:webHidden/>
          </w:rPr>
          <w:t>22</w:t>
        </w:r>
        <w:r w:rsidR="00D62C7B">
          <w:rPr>
            <w:noProof/>
            <w:webHidden/>
          </w:rPr>
          <w:fldChar w:fldCharType="end"/>
        </w:r>
      </w:hyperlink>
    </w:p>
    <w:p w14:paraId="21005DB1" w14:textId="77777777" w:rsidR="00D62C7B" w:rsidRDefault="00722600">
      <w:pPr>
        <w:pStyle w:val="TOC2"/>
        <w:rPr>
          <w:rFonts w:eastAsiaTheme="minorEastAsia"/>
          <w:noProof/>
          <w:sz w:val="22"/>
        </w:rPr>
      </w:pPr>
      <w:hyperlink w:anchor="_Toc38030525" w:history="1">
        <w:r w:rsidR="00D62C7B" w:rsidRPr="00DF75EB">
          <w:rPr>
            <w:rStyle w:val="Hyperlink"/>
            <w:noProof/>
          </w:rPr>
          <w:t>3.5.</w:t>
        </w:r>
        <w:r w:rsidR="00D62C7B">
          <w:rPr>
            <w:rFonts w:eastAsiaTheme="minorEastAsia"/>
            <w:noProof/>
            <w:sz w:val="22"/>
          </w:rPr>
          <w:tab/>
        </w:r>
        <w:r w:rsidR="00D62C7B" w:rsidRPr="00DF75EB">
          <w:rPr>
            <w:rStyle w:val="Hyperlink"/>
            <w:noProof/>
          </w:rPr>
          <w:t>Enrollment Ages (tlsa_Enrollment)</w:t>
        </w:r>
        <w:r w:rsidR="00D62C7B">
          <w:rPr>
            <w:noProof/>
            <w:webHidden/>
          </w:rPr>
          <w:tab/>
        </w:r>
        <w:r w:rsidR="00D62C7B">
          <w:rPr>
            <w:noProof/>
            <w:webHidden/>
          </w:rPr>
          <w:fldChar w:fldCharType="begin"/>
        </w:r>
        <w:r w:rsidR="00D62C7B">
          <w:rPr>
            <w:noProof/>
            <w:webHidden/>
          </w:rPr>
          <w:instrText xml:space="preserve"> PAGEREF _Toc38030525 \h </w:instrText>
        </w:r>
        <w:r w:rsidR="00D62C7B">
          <w:rPr>
            <w:noProof/>
            <w:webHidden/>
          </w:rPr>
        </w:r>
        <w:r w:rsidR="00D62C7B">
          <w:rPr>
            <w:noProof/>
            <w:webHidden/>
          </w:rPr>
          <w:fldChar w:fldCharType="separate"/>
        </w:r>
        <w:r w:rsidR="00D62C7B">
          <w:rPr>
            <w:noProof/>
            <w:webHidden/>
          </w:rPr>
          <w:t>25</w:t>
        </w:r>
        <w:r w:rsidR="00D62C7B">
          <w:rPr>
            <w:noProof/>
            <w:webHidden/>
          </w:rPr>
          <w:fldChar w:fldCharType="end"/>
        </w:r>
      </w:hyperlink>
    </w:p>
    <w:p w14:paraId="26172326" w14:textId="77777777" w:rsidR="00D62C7B" w:rsidRDefault="00722600">
      <w:pPr>
        <w:pStyle w:val="TOC2"/>
        <w:rPr>
          <w:rFonts w:eastAsiaTheme="minorEastAsia"/>
          <w:noProof/>
          <w:sz w:val="22"/>
        </w:rPr>
      </w:pPr>
      <w:hyperlink w:anchor="_Toc38030526" w:history="1">
        <w:r w:rsidR="00D62C7B" w:rsidRPr="00DF75EB">
          <w:rPr>
            <w:rStyle w:val="Hyperlink"/>
            <w:noProof/>
          </w:rPr>
          <w:t>3.6.</w:t>
        </w:r>
        <w:r w:rsidR="00D62C7B">
          <w:rPr>
            <w:rFonts w:eastAsiaTheme="minorEastAsia"/>
            <w:noProof/>
            <w:sz w:val="22"/>
          </w:rPr>
          <w:tab/>
        </w:r>
        <w:r w:rsidR="00D62C7B" w:rsidRPr="00DF75EB">
          <w:rPr>
            <w:rStyle w:val="Hyperlink"/>
            <w:noProof/>
          </w:rPr>
          <w:t>Household Types (tlsa_HHID)</w:t>
        </w:r>
        <w:r w:rsidR="00D62C7B">
          <w:rPr>
            <w:noProof/>
            <w:webHidden/>
          </w:rPr>
          <w:tab/>
        </w:r>
        <w:r w:rsidR="00D62C7B">
          <w:rPr>
            <w:noProof/>
            <w:webHidden/>
          </w:rPr>
          <w:fldChar w:fldCharType="begin"/>
        </w:r>
        <w:r w:rsidR="00D62C7B">
          <w:rPr>
            <w:noProof/>
            <w:webHidden/>
          </w:rPr>
          <w:instrText xml:space="preserve"> PAGEREF _Toc38030526 \h </w:instrText>
        </w:r>
        <w:r w:rsidR="00D62C7B">
          <w:rPr>
            <w:noProof/>
            <w:webHidden/>
          </w:rPr>
        </w:r>
        <w:r w:rsidR="00D62C7B">
          <w:rPr>
            <w:noProof/>
            <w:webHidden/>
          </w:rPr>
          <w:fldChar w:fldCharType="separate"/>
        </w:r>
        <w:r w:rsidR="00D62C7B">
          <w:rPr>
            <w:noProof/>
            <w:webHidden/>
          </w:rPr>
          <w:t>28</w:t>
        </w:r>
        <w:r w:rsidR="00D62C7B">
          <w:rPr>
            <w:noProof/>
            <w:webHidden/>
          </w:rPr>
          <w:fldChar w:fldCharType="end"/>
        </w:r>
      </w:hyperlink>
    </w:p>
    <w:p w14:paraId="60AC2618" w14:textId="77777777" w:rsidR="00D62C7B" w:rsidRDefault="00722600">
      <w:pPr>
        <w:pStyle w:val="TOC1"/>
        <w:rPr>
          <w:rFonts w:eastAsiaTheme="minorEastAsia"/>
          <w:sz w:val="22"/>
          <w:szCs w:val="22"/>
        </w:rPr>
      </w:pPr>
      <w:hyperlink w:anchor="_Toc38030527" w:history="1">
        <w:r w:rsidR="00D62C7B" w:rsidRPr="00DF75EB">
          <w:rPr>
            <w:rStyle w:val="Hyperlink"/>
          </w:rPr>
          <w:t>4.</w:t>
        </w:r>
        <w:r w:rsidR="00D62C7B">
          <w:rPr>
            <w:rFonts w:eastAsiaTheme="minorEastAsia"/>
            <w:sz w:val="22"/>
            <w:szCs w:val="22"/>
          </w:rPr>
          <w:tab/>
        </w:r>
        <w:r w:rsidR="00D62C7B" w:rsidRPr="00DF75EB">
          <w:rPr>
            <w:rStyle w:val="Hyperlink"/>
          </w:rPr>
          <w:t>HMIS Business Logic: Project Descriptor Data for Export</w:t>
        </w:r>
        <w:r w:rsidR="00D62C7B">
          <w:rPr>
            <w:webHidden/>
          </w:rPr>
          <w:tab/>
        </w:r>
        <w:r w:rsidR="00D62C7B">
          <w:rPr>
            <w:webHidden/>
          </w:rPr>
          <w:fldChar w:fldCharType="begin"/>
        </w:r>
        <w:r w:rsidR="00D62C7B">
          <w:rPr>
            <w:webHidden/>
          </w:rPr>
          <w:instrText xml:space="preserve"> PAGEREF _Toc38030527 \h </w:instrText>
        </w:r>
        <w:r w:rsidR="00D62C7B">
          <w:rPr>
            <w:webHidden/>
          </w:rPr>
        </w:r>
        <w:r w:rsidR="00D62C7B">
          <w:rPr>
            <w:webHidden/>
          </w:rPr>
          <w:fldChar w:fldCharType="separate"/>
        </w:r>
        <w:r w:rsidR="00D62C7B">
          <w:rPr>
            <w:webHidden/>
          </w:rPr>
          <w:t>30</w:t>
        </w:r>
        <w:r w:rsidR="00D62C7B">
          <w:rPr>
            <w:webHidden/>
          </w:rPr>
          <w:fldChar w:fldCharType="end"/>
        </w:r>
      </w:hyperlink>
    </w:p>
    <w:p w14:paraId="473E56E3" w14:textId="77777777" w:rsidR="00D62C7B" w:rsidRDefault="00722600">
      <w:pPr>
        <w:pStyle w:val="TOC2"/>
        <w:rPr>
          <w:rFonts w:eastAsiaTheme="minorEastAsia"/>
          <w:noProof/>
          <w:sz w:val="22"/>
        </w:rPr>
      </w:pPr>
      <w:hyperlink w:anchor="_Toc38030528" w:history="1">
        <w:r w:rsidR="00D62C7B" w:rsidRPr="00DF75EB">
          <w:rPr>
            <w:rStyle w:val="Hyperlink"/>
            <w:noProof/>
          </w:rPr>
          <w:t>4.1.</w:t>
        </w:r>
        <w:r w:rsidR="00D62C7B">
          <w:rPr>
            <w:rFonts w:eastAsiaTheme="minorEastAsia"/>
            <w:noProof/>
            <w:sz w:val="22"/>
          </w:rPr>
          <w:tab/>
        </w:r>
        <w:r w:rsidR="00D62C7B" w:rsidRPr="00DF75EB">
          <w:rPr>
            <w:rStyle w:val="Hyperlink"/>
            <w:noProof/>
          </w:rPr>
          <w:t>Get Project.csv Records / lsa_Project</w:t>
        </w:r>
        <w:r w:rsidR="00D62C7B">
          <w:rPr>
            <w:noProof/>
            <w:webHidden/>
          </w:rPr>
          <w:tab/>
        </w:r>
        <w:r w:rsidR="00D62C7B">
          <w:rPr>
            <w:noProof/>
            <w:webHidden/>
          </w:rPr>
          <w:fldChar w:fldCharType="begin"/>
        </w:r>
        <w:r w:rsidR="00D62C7B">
          <w:rPr>
            <w:noProof/>
            <w:webHidden/>
          </w:rPr>
          <w:instrText xml:space="preserve"> PAGEREF _Toc38030528 \h </w:instrText>
        </w:r>
        <w:r w:rsidR="00D62C7B">
          <w:rPr>
            <w:noProof/>
            <w:webHidden/>
          </w:rPr>
        </w:r>
        <w:r w:rsidR="00D62C7B">
          <w:rPr>
            <w:noProof/>
            <w:webHidden/>
          </w:rPr>
          <w:fldChar w:fldCharType="separate"/>
        </w:r>
        <w:r w:rsidR="00D62C7B">
          <w:rPr>
            <w:noProof/>
            <w:webHidden/>
          </w:rPr>
          <w:t>30</w:t>
        </w:r>
        <w:r w:rsidR="00D62C7B">
          <w:rPr>
            <w:noProof/>
            <w:webHidden/>
          </w:rPr>
          <w:fldChar w:fldCharType="end"/>
        </w:r>
      </w:hyperlink>
    </w:p>
    <w:p w14:paraId="3D981915" w14:textId="77777777" w:rsidR="00D62C7B" w:rsidRDefault="00722600">
      <w:pPr>
        <w:pStyle w:val="TOC2"/>
        <w:rPr>
          <w:rFonts w:eastAsiaTheme="minorEastAsia"/>
          <w:noProof/>
          <w:sz w:val="22"/>
        </w:rPr>
      </w:pPr>
      <w:hyperlink w:anchor="_Toc38030529" w:history="1">
        <w:r w:rsidR="00D62C7B" w:rsidRPr="00DF75EB">
          <w:rPr>
            <w:rStyle w:val="Hyperlink"/>
            <w:noProof/>
          </w:rPr>
          <w:t>4.2.</w:t>
        </w:r>
        <w:r w:rsidR="00D62C7B">
          <w:rPr>
            <w:rFonts w:eastAsiaTheme="minorEastAsia"/>
            <w:noProof/>
            <w:sz w:val="22"/>
          </w:rPr>
          <w:tab/>
        </w:r>
        <w:r w:rsidR="00D62C7B" w:rsidRPr="00DF75EB">
          <w:rPr>
            <w:rStyle w:val="Hyperlink"/>
            <w:noProof/>
          </w:rPr>
          <w:t>Get Organization.csv Records / lsa_Organization</w:t>
        </w:r>
        <w:r w:rsidR="00D62C7B">
          <w:rPr>
            <w:noProof/>
            <w:webHidden/>
          </w:rPr>
          <w:tab/>
        </w:r>
        <w:r w:rsidR="00D62C7B">
          <w:rPr>
            <w:noProof/>
            <w:webHidden/>
          </w:rPr>
          <w:fldChar w:fldCharType="begin"/>
        </w:r>
        <w:r w:rsidR="00D62C7B">
          <w:rPr>
            <w:noProof/>
            <w:webHidden/>
          </w:rPr>
          <w:instrText xml:space="preserve"> PAGEREF _Toc38030529 \h </w:instrText>
        </w:r>
        <w:r w:rsidR="00D62C7B">
          <w:rPr>
            <w:noProof/>
            <w:webHidden/>
          </w:rPr>
        </w:r>
        <w:r w:rsidR="00D62C7B">
          <w:rPr>
            <w:noProof/>
            <w:webHidden/>
          </w:rPr>
          <w:fldChar w:fldCharType="separate"/>
        </w:r>
        <w:r w:rsidR="00D62C7B">
          <w:rPr>
            <w:noProof/>
            <w:webHidden/>
          </w:rPr>
          <w:t>31</w:t>
        </w:r>
        <w:r w:rsidR="00D62C7B">
          <w:rPr>
            <w:noProof/>
            <w:webHidden/>
          </w:rPr>
          <w:fldChar w:fldCharType="end"/>
        </w:r>
      </w:hyperlink>
    </w:p>
    <w:p w14:paraId="0F071392" w14:textId="77777777" w:rsidR="00D62C7B" w:rsidRDefault="00722600">
      <w:pPr>
        <w:pStyle w:val="TOC2"/>
        <w:rPr>
          <w:rFonts w:eastAsiaTheme="minorEastAsia"/>
          <w:noProof/>
          <w:sz w:val="22"/>
        </w:rPr>
      </w:pPr>
      <w:hyperlink w:anchor="_Toc38030530" w:history="1">
        <w:r w:rsidR="00D62C7B" w:rsidRPr="00DF75EB">
          <w:rPr>
            <w:rStyle w:val="Hyperlink"/>
            <w:noProof/>
          </w:rPr>
          <w:t>4.3.</w:t>
        </w:r>
        <w:r w:rsidR="00D62C7B">
          <w:rPr>
            <w:rFonts w:eastAsiaTheme="minorEastAsia"/>
            <w:noProof/>
            <w:sz w:val="22"/>
          </w:rPr>
          <w:tab/>
        </w:r>
        <w:r w:rsidR="00D62C7B" w:rsidRPr="00DF75EB">
          <w:rPr>
            <w:rStyle w:val="Hyperlink"/>
            <w:noProof/>
          </w:rPr>
          <w:t>Get Funder.csv Records / lsa_Funder</w:t>
        </w:r>
        <w:r w:rsidR="00D62C7B">
          <w:rPr>
            <w:noProof/>
            <w:webHidden/>
          </w:rPr>
          <w:tab/>
        </w:r>
        <w:r w:rsidR="00D62C7B">
          <w:rPr>
            <w:noProof/>
            <w:webHidden/>
          </w:rPr>
          <w:fldChar w:fldCharType="begin"/>
        </w:r>
        <w:r w:rsidR="00D62C7B">
          <w:rPr>
            <w:noProof/>
            <w:webHidden/>
          </w:rPr>
          <w:instrText xml:space="preserve"> PAGEREF _Toc38030530 \h </w:instrText>
        </w:r>
        <w:r w:rsidR="00D62C7B">
          <w:rPr>
            <w:noProof/>
            <w:webHidden/>
          </w:rPr>
        </w:r>
        <w:r w:rsidR="00D62C7B">
          <w:rPr>
            <w:noProof/>
            <w:webHidden/>
          </w:rPr>
          <w:fldChar w:fldCharType="separate"/>
        </w:r>
        <w:r w:rsidR="00D62C7B">
          <w:rPr>
            <w:noProof/>
            <w:webHidden/>
          </w:rPr>
          <w:t>32</w:t>
        </w:r>
        <w:r w:rsidR="00D62C7B">
          <w:rPr>
            <w:noProof/>
            <w:webHidden/>
          </w:rPr>
          <w:fldChar w:fldCharType="end"/>
        </w:r>
      </w:hyperlink>
    </w:p>
    <w:p w14:paraId="1D8692D2" w14:textId="77777777" w:rsidR="00D62C7B" w:rsidRDefault="00722600">
      <w:pPr>
        <w:pStyle w:val="TOC2"/>
        <w:rPr>
          <w:rFonts w:eastAsiaTheme="minorEastAsia"/>
          <w:noProof/>
          <w:sz w:val="22"/>
        </w:rPr>
      </w:pPr>
      <w:hyperlink w:anchor="_Toc38030531" w:history="1">
        <w:r w:rsidR="00D62C7B" w:rsidRPr="00DF75EB">
          <w:rPr>
            <w:rStyle w:val="Hyperlink"/>
            <w:noProof/>
          </w:rPr>
          <w:t>4.4.</w:t>
        </w:r>
        <w:r w:rsidR="00D62C7B">
          <w:rPr>
            <w:rFonts w:eastAsiaTheme="minorEastAsia"/>
            <w:noProof/>
            <w:sz w:val="22"/>
          </w:rPr>
          <w:tab/>
        </w:r>
        <w:r w:rsidR="00D62C7B" w:rsidRPr="00DF75EB">
          <w:rPr>
            <w:rStyle w:val="Hyperlink"/>
            <w:noProof/>
          </w:rPr>
          <w:t>Get ProjectCoC.csv Records / lsa_ProjectCoC</w:t>
        </w:r>
        <w:r w:rsidR="00D62C7B">
          <w:rPr>
            <w:noProof/>
            <w:webHidden/>
          </w:rPr>
          <w:tab/>
        </w:r>
        <w:r w:rsidR="00D62C7B">
          <w:rPr>
            <w:noProof/>
            <w:webHidden/>
          </w:rPr>
          <w:fldChar w:fldCharType="begin"/>
        </w:r>
        <w:r w:rsidR="00D62C7B">
          <w:rPr>
            <w:noProof/>
            <w:webHidden/>
          </w:rPr>
          <w:instrText xml:space="preserve"> PAGEREF _Toc38030531 \h </w:instrText>
        </w:r>
        <w:r w:rsidR="00D62C7B">
          <w:rPr>
            <w:noProof/>
            <w:webHidden/>
          </w:rPr>
        </w:r>
        <w:r w:rsidR="00D62C7B">
          <w:rPr>
            <w:noProof/>
            <w:webHidden/>
          </w:rPr>
          <w:fldChar w:fldCharType="separate"/>
        </w:r>
        <w:r w:rsidR="00D62C7B">
          <w:rPr>
            <w:noProof/>
            <w:webHidden/>
          </w:rPr>
          <w:t>33</w:t>
        </w:r>
        <w:r w:rsidR="00D62C7B">
          <w:rPr>
            <w:noProof/>
            <w:webHidden/>
          </w:rPr>
          <w:fldChar w:fldCharType="end"/>
        </w:r>
      </w:hyperlink>
    </w:p>
    <w:p w14:paraId="4EBB4067" w14:textId="77777777" w:rsidR="00D62C7B" w:rsidRDefault="00722600">
      <w:pPr>
        <w:pStyle w:val="TOC2"/>
        <w:rPr>
          <w:rFonts w:eastAsiaTheme="minorEastAsia"/>
          <w:noProof/>
          <w:sz w:val="22"/>
        </w:rPr>
      </w:pPr>
      <w:hyperlink w:anchor="_Toc38030532" w:history="1">
        <w:r w:rsidR="00D62C7B" w:rsidRPr="00DF75EB">
          <w:rPr>
            <w:rStyle w:val="Hyperlink"/>
            <w:noProof/>
          </w:rPr>
          <w:t>4.5.</w:t>
        </w:r>
        <w:r w:rsidR="00D62C7B">
          <w:rPr>
            <w:rFonts w:eastAsiaTheme="minorEastAsia"/>
            <w:noProof/>
            <w:sz w:val="22"/>
          </w:rPr>
          <w:tab/>
        </w:r>
        <w:r w:rsidR="00D62C7B" w:rsidRPr="00DF75EB">
          <w:rPr>
            <w:rStyle w:val="Hyperlink"/>
            <w:noProof/>
          </w:rPr>
          <w:t>Get Inventory.csv Records / lsa_Inventory</w:t>
        </w:r>
        <w:r w:rsidR="00D62C7B">
          <w:rPr>
            <w:noProof/>
            <w:webHidden/>
          </w:rPr>
          <w:tab/>
        </w:r>
        <w:r w:rsidR="00D62C7B">
          <w:rPr>
            <w:noProof/>
            <w:webHidden/>
          </w:rPr>
          <w:fldChar w:fldCharType="begin"/>
        </w:r>
        <w:r w:rsidR="00D62C7B">
          <w:rPr>
            <w:noProof/>
            <w:webHidden/>
          </w:rPr>
          <w:instrText xml:space="preserve"> PAGEREF _Toc38030532 \h </w:instrText>
        </w:r>
        <w:r w:rsidR="00D62C7B">
          <w:rPr>
            <w:noProof/>
            <w:webHidden/>
          </w:rPr>
        </w:r>
        <w:r w:rsidR="00D62C7B">
          <w:rPr>
            <w:noProof/>
            <w:webHidden/>
          </w:rPr>
          <w:fldChar w:fldCharType="separate"/>
        </w:r>
        <w:r w:rsidR="00D62C7B">
          <w:rPr>
            <w:noProof/>
            <w:webHidden/>
          </w:rPr>
          <w:t>34</w:t>
        </w:r>
        <w:r w:rsidR="00D62C7B">
          <w:rPr>
            <w:noProof/>
            <w:webHidden/>
          </w:rPr>
          <w:fldChar w:fldCharType="end"/>
        </w:r>
      </w:hyperlink>
    </w:p>
    <w:p w14:paraId="00A29F84" w14:textId="35B423A5" w:rsidR="00D62C7B" w:rsidRDefault="00722600">
      <w:pPr>
        <w:pStyle w:val="TOC1"/>
        <w:rPr>
          <w:rFonts w:eastAsiaTheme="minorEastAsia"/>
          <w:sz w:val="22"/>
          <w:szCs w:val="22"/>
        </w:rPr>
      </w:pPr>
      <w:hyperlink w:anchor="_Toc38030533" w:history="1">
        <w:r w:rsidR="00D62C7B" w:rsidRPr="00DF75EB">
          <w:rPr>
            <w:rStyle w:val="Hyperlink"/>
          </w:rPr>
          <w:t>5.</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LSAPerson</w:t>
        </w:r>
        <w:r w:rsidR="00D62C7B">
          <w:rPr>
            <w:webHidden/>
          </w:rPr>
          <w:tab/>
        </w:r>
        <w:r w:rsidR="00D62C7B">
          <w:rPr>
            <w:webHidden/>
          </w:rPr>
          <w:fldChar w:fldCharType="begin"/>
        </w:r>
        <w:r w:rsidR="00D62C7B">
          <w:rPr>
            <w:webHidden/>
          </w:rPr>
          <w:instrText xml:space="preserve"> PAGEREF _Toc38030533 \h </w:instrText>
        </w:r>
        <w:r w:rsidR="00D62C7B">
          <w:rPr>
            <w:webHidden/>
          </w:rPr>
        </w:r>
        <w:r w:rsidR="00D62C7B">
          <w:rPr>
            <w:webHidden/>
          </w:rPr>
          <w:fldChar w:fldCharType="separate"/>
        </w:r>
        <w:r w:rsidR="00D62C7B">
          <w:rPr>
            <w:webHidden/>
          </w:rPr>
          <w:t>36</w:t>
        </w:r>
        <w:r w:rsidR="00D62C7B">
          <w:rPr>
            <w:webHidden/>
          </w:rPr>
          <w:fldChar w:fldCharType="end"/>
        </w:r>
      </w:hyperlink>
    </w:p>
    <w:p w14:paraId="79CE343C" w14:textId="77777777" w:rsidR="00D62C7B" w:rsidRDefault="00722600">
      <w:pPr>
        <w:pStyle w:val="TOC2"/>
        <w:rPr>
          <w:rFonts w:eastAsiaTheme="minorEastAsia"/>
          <w:noProof/>
          <w:sz w:val="22"/>
        </w:rPr>
      </w:pPr>
      <w:hyperlink w:anchor="_Toc38030534" w:history="1">
        <w:r w:rsidR="00D62C7B" w:rsidRPr="00DF75EB">
          <w:rPr>
            <w:rStyle w:val="Hyperlink"/>
            <w:noProof/>
          </w:rPr>
          <w:t>5.1.</w:t>
        </w:r>
        <w:r w:rsidR="00D62C7B">
          <w:rPr>
            <w:rFonts w:eastAsiaTheme="minorEastAsia"/>
            <w:noProof/>
            <w:sz w:val="22"/>
          </w:rPr>
          <w:tab/>
        </w:r>
        <w:r w:rsidR="00D62C7B" w:rsidRPr="00DF75EB">
          <w:rPr>
            <w:rStyle w:val="Hyperlink"/>
            <w:noProof/>
          </w:rPr>
          <w:t>Get Active HouseholdIDs</w:t>
        </w:r>
        <w:r w:rsidR="00D62C7B">
          <w:rPr>
            <w:noProof/>
            <w:webHidden/>
          </w:rPr>
          <w:tab/>
        </w:r>
        <w:r w:rsidR="00D62C7B">
          <w:rPr>
            <w:noProof/>
            <w:webHidden/>
          </w:rPr>
          <w:fldChar w:fldCharType="begin"/>
        </w:r>
        <w:r w:rsidR="00D62C7B">
          <w:rPr>
            <w:noProof/>
            <w:webHidden/>
          </w:rPr>
          <w:instrText xml:space="preserve"> PAGEREF _Toc38030534 \h </w:instrText>
        </w:r>
        <w:r w:rsidR="00D62C7B">
          <w:rPr>
            <w:noProof/>
            <w:webHidden/>
          </w:rPr>
        </w:r>
        <w:r w:rsidR="00D62C7B">
          <w:rPr>
            <w:noProof/>
            <w:webHidden/>
          </w:rPr>
          <w:fldChar w:fldCharType="separate"/>
        </w:r>
        <w:r w:rsidR="00D62C7B">
          <w:rPr>
            <w:noProof/>
            <w:webHidden/>
          </w:rPr>
          <w:t>38</w:t>
        </w:r>
        <w:r w:rsidR="00D62C7B">
          <w:rPr>
            <w:noProof/>
            <w:webHidden/>
          </w:rPr>
          <w:fldChar w:fldCharType="end"/>
        </w:r>
      </w:hyperlink>
    </w:p>
    <w:p w14:paraId="76B6E538" w14:textId="77777777" w:rsidR="00D62C7B" w:rsidRDefault="00722600">
      <w:pPr>
        <w:pStyle w:val="TOC2"/>
        <w:rPr>
          <w:rFonts w:eastAsiaTheme="minorEastAsia"/>
          <w:noProof/>
          <w:sz w:val="22"/>
        </w:rPr>
      </w:pPr>
      <w:hyperlink w:anchor="_Toc38030535" w:history="1">
        <w:r w:rsidR="00D62C7B" w:rsidRPr="00DF75EB">
          <w:rPr>
            <w:rStyle w:val="Hyperlink"/>
            <w:noProof/>
          </w:rPr>
          <w:t>5.2.</w:t>
        </w:r>
        <w:r w:rsidR="00D62C7B">
          <w:rPr>
            <w:rFonts w:eastAsiaTheme="minorEastAsia"/>
            <w:noProof/>
            <w:sz w:val="22"/>
          </w:rPr>
          <w:tab/>
        </w:r>
        <w:r w:rsidR="00D62C7B" w:rsidRPr="00DF75EB">
          <w:rPr>
            <w:rStyle w:val="Hyperlink"/>
            <w:noProof/>
          </w:rPr>
          <w:t xml:space="preserve">Get Active Enrollments </w:t>
        </w:r>
        <w:r w:rsidR="00D62C7B">
          <w:rPr>
            <w:noProof/>
            <w:webHidden/>
          </w:rPr>
          <w:tab/>
        </w:r>
        <w:r w:rsidR="00D62C7B">
          <w:rPr>
            <w:noProof/>
            <w:webHidden/>
          </w:rPr>
          <w:fldChar w:fldCharType="begin"/>
        </w:r>
        <w:r w:rsidR="00D62C7B">
          <w:rPr>
            <w:noProof/>
            <w:webHidden/>
          </w:rPr>
          <w:instrText xml:space="preserve"> PAGEREF _Toc38030535 \h </w:instrText>
        </w:r>
        <w:r w:rsidR="00D62C7B">
          <w:rPr>
            <w:noProof/>
            <w:webHidden/>
          </w:rPr>
        </w:r>
        <w:r w:rsidR="00D62C7B">
          <w:rPr>
            <w:noProof/>
            <w:webHidden/>
          </w:rPr>
          <w:fldChar w:fldCharType="separate"/>
        </w:r>
        <w:r w:rsidR="00D62C7B">
          <w:rPr>
            <w:noProof/>
            <w:webHidden/>
          </w:rPr>
          <w:t>39</w:t>
        </w:r>
        <w:r w:rsidR="00D62C7B">
          <w:rPr>
            <w:noProof/>
            <w:webHidden/>
          </w:rPr>
          <w:fldChar w:fldCharType="end"/>
        </w:r>
      </w:hyperlink>
    </w:p>
    <w:p w14:paraId="618491A6" w14:textId="77777777" w:rsidR="00D62C7B" w:rsidRDefault="00722600">
      <w:pPr>
        <w:pStyle w:val="TOC2"/>
        <w:rPr>
          <w:rFonts w:eastAsiaTheme="minorEastAsia"/>
          <w:noProof/>
          <w:sz w:val="22"/>
        </w:rPr>
      </w:pPr>
      <w:hyperlink w:anchor="_Toc38030536" w:history="1">
        <w:r w:rsidR="00D62C7B" w:rsidRPr="00DF75EB">
          <w:rPr>
            <w:rStyle w:val="Hyperlink"/>
            <w:noProof/>
          </w:rPr>
          <w:t>5.3.</w:t>
        </w:r>
        <w:r w:rsidR="00D62C7B">
          <w:rPr>
            <w:rFonts w:eastAsiaTheme="minorEastAsia"/>
            <w:noProof/>
            <w:sz w:val="22"/>
          </w:rPr>
          <w:tab/>
        </w:r>
        <w:r w:rsidR="00D62C7B" w:rsidRPr="00DF75EB">
          <w:rPr>
            <w:rStyle w:val="Hyperlink"/>
            <w:noProof/>
          </w:rPr>
          <w:t>Get Active Clients for LSAPerson</w:t>
        </w:r>
        <w:r w:rsidR="00D62C7B">
          <w:rPr>
            <w:noProof/>
            <w:webHidden/>
          </w:rPr>
          <w:tab/>
        </w:r>
        <w:r w:rsidR="00D62C7B">
          <w:rPr>
            <w:noProof/>
            <w:webHidden/>
          </w:rPr>
          <w:fldChar w:fldCharType="begin"/>
        </w:r>
        <w:r w:rsidR="00D62C7B">
          <w:rPr>
            <w:noProof/>
            <w:webHidden/>
          </w:rPr>
          <w:instrText xml:space="preserve"> PAGEREF _Toc38030536 \h </w:instrText>
        </w:r>
        <w:r w:rsidR="00D62C7B">
          <w:rPr>
            <w:noProof/>
            <w:webHidden/>
          </w:rPr>
        </w:r>
        <w:r w:rsidR="00D62C7B">
          <w:rPr>
            <w:noProof/>
            <w:webHidden/>
          </w:rPr>
          <w:fldChar w:fldCharType="separate"/>
        </w:r>
        <w:r w:rsidR="00D62C7B">
          <w:rPr>
            <w:noProof/>
            <w:webHidden/>
          </w:rPr>
          <w:t>40</w:t>
        </w:r>
        <w:r w:rsidR="00D62C7B">
          <w:rPr>
            <w:noProof/>
            <w:webHidden/>
          </w:rPr>
          <w:fldChar w:fldCharType="end"/>
        </w:r>
      </w:hyperlink>
    </w:p>
    <w:p w14:paraId="35D47455" w14:textId="77777777" w:rsidR="00D62C7B" w:rsidRDefault="00722600">
      <w:pPr>
        <w:pStyle w:val="TOC2"/>
        <w:rPr>
          <w:rFonts w:eastAsiaTheme="minorEastAsia"/>
          <w:noProof/>
          <w:sz w:val="22"/>
        </w:rPr>
      </w:pPr>
      <w:hyperlink w:anchor="_Toc38030537" w:history="1">
        <w:r w:rsidR="00D62C7B" w:rsidRPr="00DF75EB">
          <w:rPr>
            <w:rStyle w:val="Hyperlink"/>
            <w:noProof/>
          </w:rPr>
          <w:t>5.4.</w:t>
        </w:r>
        <w:r w:rsidR="00D62C7B">
          <w:rPr>
            <w:rFonts w:eastAsiaTheme="minorEastAsia"/>
            <w:noProof/>
            <w:sz w:val="22"/>
          </w:rPr>
          <w:tab/>
        </w:r>
        <w:r w:rsidR="00D62C7B" w:rsidRPr="00DF75EB">
          <w:rPr>
            <w:rStyle w:val="Hyperlink"/>
            <w:noProof/>
          </w:rPr>
          <w:t>LSAPerson Demographics</w:t>
        </w:r>
        <w:r w:rsidR="00D62C7B">
          <w:rPr>
            <w:noProof/>
            <w:webHidden/>
          </w:rPr>
          <w:tab/>
        </w:r>
        <w:r w:rsidR="00D62C7B">
          <w:rPr>
            <w:noProof/>
            <w:webHidden/>
          </w:rPr>
          <w:fldChar w:fldCharType="begin"/>
        </w:r>
        <w:r w:rsidR="00D62C7B">
          <w:rPr>
            <w:noProof/>
            <w:webHidden/>
          </w:rPr>
          <w:instrText xml:space="preserve"> PAGEREF _Toc38030537 \h </w:instrText>
        </w:r>
        <w:r w:rsidR="00D62C7B">
          <w:rPr>
            <w:noProof/>
            <w:webHidden/>
          </w:rPr>
        </w:r>
        <w:r w:rsidR="00D62C7B">
          <w:rPr>
            <w:noProof/>
            <w:webHidden/>
          </w:rPr>
          <w:fldChar w:fldCharType="separate"/>
        </w:r>
        <w:r w:rsidR="00D62C7B">
          <w:rPr>
            <w:noProof/>
            <w:webHidden/>
          </w:rPr>
          <w:t>44</w:t>
        </w:r>
        <w:r w:rsidR="00D62C7B">
          <w:rPr>
            <w:noProof/>
            <w:webHidden/>
          </w:rPr>
          <w:fldChar w:fldCharType="end"/>
        </w:r>
      </w:hyperlink>
    </w:p>
    <w:p w14:paraId="327FB15A" w14:textId="77777777" w:rsidR="00D62C7B" w:rsidRDefault="00722600">
      <w:pPr>
        <w:pStyle w:val="TOC2"/>
        <w:rPr>
          <w:rFonts w:eastAsiaTheme="minorEastAsia"/>
          <w:noProof/>
          <w:sz w:val="22"/>
        </w:rPr>
      </w:pPr>
      <w:hyperlink w:anchor="_Toc38030538" w:history="1">
        <w:r w:rsidR="00D62C7B" w:rsidRPr="00DF75EB">
          <w:rPr>
            <w:rStyle w:val="Hyperlink"/>
            <w:noProof/>
          </w:rPr>
          <w:t>5.5.</w:t>
        </w:r>
        <w:r w:rsidR="00D62C7B">
          <w:rPr>
            <w:rFonts w:eastAsiaTheme="minorEastAsia"/>
            <w:noProof/>
            <w:sz w:val="22"/>
          </w:rPr>
          <w:tab/>
        </w:r>
        <w:r w:rsidR="00D62C7B" w:rsidRPr="00DF75EB">
          <w:rPr>
            <w:rStyle w:val="Hyperlink"/>
            <w:noProof/>
          </w:rPr>
          <w:t>Time Spent in ES/SH or on the Street – LSAPerson</w:t>
        </w:r>
        <w:r w:rsidR="00D62C7B">
          <w:rPr>
            <w:noProof/>
            <w:webHidden/>
          </w:rPr>
          <w:tab/>
        </w:r>
        <w:r w:rsidR="00D62C7B">
          <w:rPr>
            <w:noProof/>
            <w:webHidden/>
          </w:rPr>
          <w:fldChar w:fldCharType="begin"/>
        </w:r>
        <w:r w:rsidR="00D62C7B">
          <w:rPr>
            <w:noProof/>
            <w:webHidden/>
          </w:rPr>
          <w:instrText xml:space="preserve"> PAGEREF _Toc38030538 \h </w:instrText>
        </w:r>
        <w:r w:rsidR="00D62C7B">
          <w:rPr>
            <w:noProof/>
            <w:webHidden/>
          </w:rPr>
        </w:r>
        <w:r w:rsidR="00D62C7B">
          <w:rPr>
            <w:noProof/>
            <w:webHidden/>
          </w:rPr>
          <w:fldChar w:fldCharType="separate"/>
        </w:r>
        <w:r w:rsidR="00D62C7B">
          <w:rPr>
            <w:noProof/>
            <w:webHidden/>
          </w:rPr>
          <w:t>47</w:t>
        </w:r>
        <w:r w:rsidR="00D62C7B">
          <w:rPr>
            <w:noProof/>
            <w:webHidden/>
          </w:rPr>
          <w:fldChar w:fldCharType="end"/>
        </w:r>
      </w:hyperlink>
    </w:p>
    <w:p w14:paraId="67C3A6AE" w14:textId="77777777" w:rsidR="00D62C7B" w:rsidRDefault="00722600">
      <w:pPr>
        <w:pStyle w:val="TOC2"/>
        <w:rPr>
          <w:rFonts w:eastAsiaTheme="minorEastAsia"/>
          <w:noProof/>
          <w:sz w:val="22"/>
        </w:rPr>
      </w:pPr>
      <w:hyperlink w:anchor="_Toc38030539" w:history="1">
        <w:r w:rsidR="00D62C7B" w:rsidRPr="00DF75EB">
          <w:rPr>
            <w:rStyle w:val="Hyperlink"/>
            <w:noProof/>
          </w:rPr>
          <w:t>5.6.</w:t>
        </w:r>
        <w:r w:rsidR="00D62C7B">
          <w:rPr>
            <w:rFonts w:eastAsiaTheme="minorEastAsia"/>
            <w:noProof/>
            <w:sz w:val="22"/>
          </w:rPr>
          <w:tab/>
        </w:r>
        <w:r w:rsidR="00D62C7B" w:rsidRPr="00DF75EB">
          <w:rPr>
            <w:rStyle w:val="Hyperlink"/>
            <w:noProof/>
          </w:rPr>
          <w:t>Enrollments Relevant to Counting ES/SH/Street Dates</w:t>
        </w:r>
        <w:r w:rsidR="00D62C7B">
          <w:rPr>
            <w:noProof/>
            <w:webHidden/>
          </w:rPr>
          <w:tab/>
        </w:r>
        <w:r w:rsidR="00D62C7B">
          <w:rPr>
            <w:noProof/>
            <w:webHidden/>
          </w:rPr>
          <w:fldChar w:fldCharType="begin"/>
        </w:r>
        <w:r w:rsidR="00D62C7B">
          <w:rPr>
            <w:noProof/>
            <w:webHidden/>
          </w:rPr>
          <w:instrText xml:space="preserve"> PAGEREF _Toc38030539 \h </w:instrText>
        </w:r>
        <w:r w:rsidR="00D62C7B">
          <w:rPr>
            <w:noProof/>
            <w:webHidden/>
          </w:rPr>
        </w:r>
        <w:r w:rsidR="00D62C7B">
          <w:rPr>
            <w:noProof/>
            <w:webHidden/>
          </w:rPr>
          <w:fldChar w:fldCharType="separate"/>
        </w:r>
        <w:r w:rsidR="00D62C7B">
          <w:rPr>
            <w:noProof/>
            <w:webHidden/>
          </w:rPr>
          <w:t>49</w:t>
        </w:r>
        <w:r w:rsidR="00D62C7B">
          <w:rPr>
            <w:noProof/>
            <w:webHidden/>
          </w:rPr>
          <w:fldChar w:fldCharType="end"/>
        </w:r>
      </w:hyperlink>
    </w:p>
    <w:p w14:paraId="57DE4B02" w14:textId="77777777" w:rsidR="00D62C7B" w:rsidRDefault="00722600">
      <w:pPr>
        <w:pStyle w:val="TOC2"/>
        <w:rPr>
          <w:rFonts w:eastAsiaTheme="minorEastAsia"/>
          <w:noProof/>
          <w:sz w:val="22"/>
        </w:rPr>
      </w:pPr>
      <w:hyperlink w:anchor="_Toc38030540" w:history="1">
        <w:r w:rsidR="00D62C7B" w:rsidRPr="00DF75EB">
          <w:rPr>
            <w:rStyle w:val="Hyperlink"/>
            <w:noProof/>
          </w:rPr>
          <w:t>5.7.</w:t>
        </w:r>
        <w:r w:rsidR="00D62C7B">
          <w:rPr>
            <w:rFonts w:eastAsiaTheme="minorEastAsia"/>
            <w:noProof/>
            <w:sz w:val="22"/>
          </w:rPr>
          <w:tab/>
        </w:r>
        <w:r w:rsidR="00D62C7B" w:rsidRPr="00DF75EB">
          <w:rPr>
            <w:rStyle w:val="Hyperlink"/>
            <w:noProof/>
          </w:rPr>
          <w:t>Get Dates to Exclude from Counts of ES/SH/Street Days (ch_Exclude)</w:t>
        </w:r>
        <w:r w:rsidR="00D62C7B">
          <w:rPr>
            <w:noProof/>
            <w:webHidden/>
          </w:rPr>
          <w:tab/>
        </w:r>
        <w:r w:rsidR="00D62C7B">
          <w:rPr>
            <w:noProof/>
            <w:webHidden/>
          </w:rPr>
          <w:fldChar w:fldCharType="begin"/>
        </w:r>
        <w:r w:rsidR="00D62C7B">
          <w:rPr>
            <w:noProof/>
            <w:webHidden/>
          </w:rPr>
          <w:instrText xml:space="preserve"> PAGEREF _Toc38030540 \h </w:instrText>
        </w:r>
        <w:r w:rsidR="00D62C7B">
          <w:rPr>
            <w:noProof/>
            <w:webHidden/>
          </w:rPr>
        </w:r>
        <w:r w:rsidR="00D62C7B">
          <w:rPr>
            <w:noProof/>
            <w:webHidden/>
          </w:rPr>
          <w:fldChar w:fldCharType="separate"/>
        </w:r>
        <w:r w:rsidR="00D62C7B">
          <w:rPr>
            <w:noProof/>
            <w:webHidden/>
          </w:rPr>
          <w:t>50</w:t>
        </w:r>
        <w:r w:rsidR="00D62C7B">
          <w:rPr>
            <w:noProof/>
            <w:webHidden/>
          </w:rPr>
          <w:fldChar w:fldCharType="end"/>
        </w:r>
      </w:hyperlink>
    </w:p>
    <w:p w14:paraId="05F077DA" w14:textId="77777777" w:rsidR="00D62C7B" w:rsidRDefault="00722600">
      <w:pPr>
        <w:pStyle w:val="TOC2"/>
        <w:rPr>
          <w:rFonts w:eastAsiaTheme="minorEastAsia"/>
          <w:noProof/>
          <w:sz w:val="22"/>
        </w:rPr>
      </w:pPr>
      <w:hyperlink w:anchor="_Toc38030541" w:history="1">
        <w:r w:rsidR="00D62C7B" w:rsidRPr="00DF75EB">
          <w:rPr>
            <w:rStyle w:val="Hyperlink"/>
            <w:noProof/>
          </w:rPr>
          <w:t>5.8.</w:t>
        </w:r>
        <w:r w:rsidR="00D62C7B">
          <w:rPr>
            <w:rFonts w:eastAsiaTheme="minorEastAsia"/>
            <w:noProof/>
            <w:sz w:val="22"/>
          </w:rPr>
          <w:tab/>
        </w:r>
        <w:r w:rsidR="00D62C7B" w:rsidRPr="00DF75EB">
          <w:rPr>
            <w:rStyle w:val="Hyperlink"/>
            <w:noProof/>
          </w:rPr>
          <w:t>Get Dates to Include in Counts of ES/SH/Street Days (ch_Include)</w:t>
        </w:r>
        <w:r w:rsidR="00D62C7B">
          <w:rPr>
            <w:noProof/>
            <w:webHidden/>
          </w:rPr>
          <w:tab/>
        </w:r>
        <w:r w:rsidR="00D62C7B">
          <w:rPr>
            <w:noProof/>
            <w:webHidden/>
          </w:rPr>
          <w:fldChar w:fldCharType="begin"/>
        </w:r>
        <w:r w:rsidR="00D62C7B">
          <w:rPr>
            <w:noProof/>
            <w:webHidden/>
          </w:rPr>
          <w:instrText xml:space="preserve"> PAGEREF _Toc38030541 \h </w:instrText>
        </w:r>
        <w:r w:rsidR="00D62C7B">
          <w:rPr>
            <w:noProof/>
            <w:webHidden/>
          </w:rPr>
        </w:r>
        <w:r w:rsidR="00D62C7B">
          <w:rPr>
            <w:noProof/>
            <w:webHidden/>
          </w:rPr>
          <w:fldChar w:fldCharType="separate"/>
        </w:r>
        <w:r w:rsidR="00D62C7B">
          <w:rPr>
            <w:noProof/>
            <w:webHidden/>
          </w:rPr>
          <w:t>51</w:t>
        </w:r>
        <w:r w:rsidR="00D62C7B">
          <w:rPr>
            <w:noProof/>
            <w:webHidden/>
          </w:rPr>
          <w:fldChar w:fldCharType="end"/>
        </w:r>
      </w:hyperlink>
    </w:p>
    <w:p w14:paraId="75329DCA" w14:textId="77777777" w:rsidR="00D62C7B" w:rsidRDefault="00722600">
      <w:pPr>
        <w:pStyle w:val="TOC2"/>
        <w:rPr>
          <w:rFonts w:eastAsiaTheme="minorEastAsia"/>
          <w:noProof/>
          <w:sz w:val="22"/>
        </w:rPr>
      </w:pPr>
      <w:hyperlink w:anchor="_Toc38030542" w:history="1">
        <w:r w:rsidR="00D62C7B" w:rsidRPr="00DF75EB">
          <w:rPr>
            <w:rStyle w:val="Hyperlink"/>
            <w:noProof/>
          </w:rPr>
          <w:t>5.9.</w:t>
        </w:r>
        <w:r w:rsidR="00D62C7B">
          <w:rPr>
            <w:rFonts w:eastAsiaTheme="minorEastAsia"/>
            <w:noProof/>
            <w:sz w:val="22"/>
          </w:rPr>
          <w:tab/>
        </w:r>
        <w:r w:rsidR="00D62C7B" w:rsidRPr="00DF75EB">
          <w:rPr>
            <w:rStyle w:val="Hyperlink"/>
            <w:noProof/>
          </w:rPr>
          <w:t>Get ES/SH/Street Episodes (ch_Episodes)</w:t>
        </w:r>
        <w:r w:rsidR="00D62C7B">
          <w:rPr>
            <w:noProof/>
            <w:webHidden/>
          </w:rPr>
          <w:tab/>
        </w:r>
        <w:r w:rsidR="00D62C7B">
          <w:rPr>
            <w:noProof/>
            <w:webHidden/>
          </w:rPr>
          <w:fldChar w:fldCharType="begin"/>
        </w:r>
        <w:r w:rsidR="00D62C7B">
          <w:rPr>
            <w:noProof/>
            <w:webHidden/>
          </w:rPr>
          <w:instrText xml:space="preserve"> PAGEREF _Toc38030542 \h </w:instrText>
        </w:r>
        <w:r w:rsidR="00D62C7B">
          <w:rPr>
            <w:noProof/>
            <w:webHidden/>
          </w:rPr>
        </w:r>
        <w:r w:rsidR="00D62C7B">
          <w:rPr>
            <w:noProof/>
            <w:webHidden/>
          </w:rPr>
          <w:fldChar w:fldCharType="separate"/>
        </w:r>
        <w:r w:rsidR="00D62C7B">
          <w:rPr>
            <w:noProof/>
            <w:webHidden/>
          </w:rPr>
          <w:t>52</w:t>
        </w:r>
        <w:r w:rsidR="00D62C7B">
          <w:rPr>
            <w:noProof/>
            <w:webHidden/>
          </w:rPr>
          <w:fldChar w:fldCharType="end"/>
        </w:r>
      </w:hyperlink>
    </w:p>
    <w:p w14:paraId="31DC460B" w14:textId="77777777" w:rsidR="00D62C7B" w:rsidRDefault="00722600">
      <w:pPr>
        <w:pStyle w:val="TOC2"/>
        <w:rPr>
          <w:rFonts w:eastAsiaTheme="minorEastAsia"/>
          <w:noProof/>
          <w:sz w:val="22"/>
        </w:rPr>
      </w:pPr>
      <w:hyperlink w:anchor="_Toc38030543" w:history="1">
        <w:r w:rsidR="00D62C7B" w:rsidRPr="00DF75EB">
          <w:rPr>
            <w:rStyle w:val="Hyperlink"/>
            <w:noProof/>
          </w:rPr>
          <w:t>5.10.</w:t>
        </w:r>
        <w:r w:rsidR="00D62C7B">
          <w:rPr>
            <w:rFonts w:eastAsiaTheme="minorEastAsia"/>
            <w:noProof/>
            <w:sz w:val="22"/>
          </w:rPr>
          <w:tab/>
        </w:r>
        <w:r w:rsidR="00D62C7B" w:rsidRPr="00DF75EB">
          <w:rPr>
            <w:rStyle w:val="Hyperlink"/>
            <w:noProof/>
          </w:rPr>
          <w:t>CHTime and CHTimeStatus – LSAPerson</w:t>
        </w:r>
        <w:r w:rsidR="00D62C7B">
          <w:rPr>
            <w:noProof/>
            <w:webHidden/>
          </w:rPr>
          <w:tab/>
        </w:r>
        <w:r w:rsidR="00D62C7B">
          <w:rPr>
            <w:noProof/>
            <w:webHidden/>
          </w:rPr>
          <w:fldChar w:fldCharType="begin"/>
        </w:r>
        <w:r w:rsidR="00D62C7B">
          <w:rPr>
            <w:noProof/>
            <w:webHidden/>
          </w:rPr>
          <w:instrText xml:space="preserve"> PAGEREF _Toc38030543 \h </w:instrText>
        </w:r>
        <w:r w:rsidR="00D62C7B">
          <w:rPr>
            <w:noProof/>
            <w:webHidden/>
          </w:rPr>
        </w:r>
        <w:r w:rsidR="00D62C7B">
          <w:rPr>
            <w:noProof/>
            <w:webHidden/>
          </w:rPr>
          <w:fldChar w:fldCharType="separate"/>
        </w:r>
        <w:r w:rsidR="00D62C7B">
          <w:rPr>
            <w:noProof/>
            <w:webHidden/>
          </w:rPr>
          <w:t>53</w:t>
        </w:r>
        <w:r w:rsidR="00D62C7B">
          <w:rPr>
            <w:noProof/>
            <w:webHidden/>
          </w:rPr>
          <w:fldChar w:fldCharType="end"/>
        </w:r>
      </w:hyperlink>
    </w:p>
    <w:p w14:paraId="6A77F0FB" w14:textId="77777777" w:rsidR="00D62C7B" w:rsidRDefault="00722600">
      <w:pPr>
        <w:pStyle w:val="TOC2"/>
        <w:rPr>
          <w:rFonts w:eastAsiaTheme="minorEastAsia"/>
          <w:noProof/>
          <w:sz w:val="22"/>
        </w:rPr>
      </w:pPr>
      <w:hyperlink w:anchor="_Toc38030544" w:history="1">
        <w:r w:rsidR="00D62C7B" w:rsidRPr="00DF75EB">
          <w:rPr>
            <w:rStyle w:val="Hyperlink"/>
            <w:noProof/>
          </w:rPr>
          <w:t>5.11.</w:t>
        </w:r>
        <w:r w:rsidR="00D62C7B">
          <w:rPr>
            <w:rFonts w:eastAsiaTheme="minorEastAsia"/>
            <w:noProof/>
            <w:sz w:val="22"/>
          </w:rPr>
          <w:tab/>
        </w:r>
        <w:r w:rsidR="00D62C7B" w:rsidRPr="00DF75EB">
          <w:rPr>
            <w:rStyle w:val="Hyperlink"/>
            <w:noProof/>
          </w:rPr>
          <w:t>EST/RRH/PSHAgeMin and EST/RRH/PSHAgeMax – LSAPerson</w:t>
        </w:r>
        <w:r w:rsidR="00D62C7B">
          <w:rPr>
            <w:noProof/>
            <w:webHidden/>
          </w:rPr>
          <w:tab/>
        </w:r>
        <w:r w:rsidR="00D62C7B">
          <w:rPr>
            <w:noProof/>
            <w:webHidden/>
          </w:rPr>
          <w:fldChar w:fldCharType="begin"/>
        </w:r>
        <w:r w:rsidR="00D62C7B">
          <w:rPr>
            <w:noProof/>
            <w:webHidden/>
          </w:rPr>
          <w:instrText xml:space="preserve"> PAGEREF _Toc38030544 \h </w:instrText>
        </w:r>
        <w:r w:rsidR="00D62C7B">
          <w:rPr>
            <w:noProof/>
            <w:webHidden/>
          </w:rPr>
        </w:r>
        <w:r w:rsidR="00D62C7B">
          <w:rPr>
            <w:noProof/>
            <w:webHidden/>
          </w:rPr>
          <w:fldChar w:fldCharType="separate"/>
        </w:r>
        <w:r w:rsidR="00D62C7B">
          <w:rPr>
            <w:noProof/>
            <w:webHidden/>
          </w:rPr>
          <w:t>55</w:t>
        </w:r>
        <w:r w:rsidR="00D62C7B">
          <w:rPr>
            <w:noProof/>
            <w:webHidden/>
          </w:rPr>
          <w:fldChar w:fldCharType="end"/>
        </w:r>
      </w:hyperlink>
    </w:p>
    <w:p w14:paraId="1664B6FC" w14:textId="77777777" w:rsidR="00D62C7B" w:rsidRDefault="00722600">
      <w:pPr>
        <w:pStyle w:val="TOC2"/>
        <w:rPr>
          <w:rFonts w:eastAsiaTheme="minorEastAsia"/>
          <w:noProof/>
          <w:sz w:val="22"/>
        </w:rPr>
      </w:pPr>
      <w:hyperlink w:anchor="_Toc38030545" w:history="1">
        <w:r w:rsidR="00D62C7B" w:rsidRPr="00DF75EB">
          <w:rPr>
            <w:rStyle w:val="Hyperlink"/>
            <w:noProof/>
          </w:rPr>
          <w:t>5.12.</w:t>
        </w:r>
        <w:r w:rsidR="00D62C7B">
          <w:rPr>
            <w:rFonts w:eastAsiaTheme="minorEastAsia"/>
            <w:noProof/>
            <w:sz w:val="22"/>
          </w:rPr>
          <w:tab/>
        </w:r>
        <w:r w:rsidR="00D62C7B" w:rsidRPr="00DF75EB">
          <w:rPr>
            <w:rStyle w:val="Hyperlink"/>
            <w:noProof/>
          </w:rPr>
          <w:t>HHTypeEST/RRH/PSH - LSAPerson</w:t>
        </w:r>
        <w:r w:rsidR="00D62C7B">
          <w:rPr>
            <w:noProof/>
            <w:webHidden/>
          </w:rPr>
          <w:tab/>
        </w:r>
        <w:r w:rsidR="00D62C7B">
          <w:rPr>
            <w:noProof/>
            <w:webHidden/>
          </w:rPr>
          <w:fldChar w:fldCharType="begin"/>
        </w:r>
        <w:r w:rsidR="00D62C7B">
          <w:rPr>
            <w:noProof/>
            <w:webHidden/>
          </w:rPr>
          <w:instrText xml:space="preserve"> PAGEREF _Toc38030545 \h </w:instrText>
        </w:r>
        <w:r w:rsidR="00D62C7B">
          <w:rPr>
            <w:noProof/>
            <w:webHidden/>
          </w:rPr>
        </w:r>
        <w:r w:rsidR="00D62C7B">
          <w:rPr>
            <w:noProof/>
            <w:webHidden/>
          </w:rPr>
          <w:fldChar w:fldCharType="separate"/>
        </w:r>
        <w:r w:rsidR="00D62C7B">
          <w:rPr>
            <w:noProof/>
            <w:webHidden/>
          </w:rPr>
          <w:t>56</w:t>
        </w:r>
        <w:r w:rsidR="00D62C7B">
          <w:rPr>
            <w:noProof/>
            <w:webHidden/>
          </w:rPr>
          <w:fldChar w:fldCharType="end"/>
        </w:r>
      </w:hyperlink>
    </w:p>
    <w:p w14:paraId="30CCA74E" w14:textId="77777777" w:rsidR="00D62C7B" w:rsidRDefault="00722600">
      <w:pPr>
        <w:pStyle w:val="TOC2"/>
        <w:rPr>
          <w:rFonts w:eastAsiaTheme="minorEastAsia"/>
          <w:noProof/>
          <w:sz w:val="22"/>
        </w:rPr>
      </w:pPr>
      <w:hyperlink w:anchor="_Toc38030546" w:history="1">
        <w:r w:rsidR="00D62C7B" w:rsidRPr="00DF75EB">
          <w:rPr>
            <w:rStyle w:val="Hyperlink"/>
            <w:noProof/>
          </w:rPr>
          <w:t>5.13.</w:t>
        </w:r>
        <w:r w:rsidR="00D62C7B">
          <w:rPr>
            <w:rFonts w:eastAsiaTheme="minorEastAsia"/>
            <w:noProof/>
            <w:sz w:val="22"/>
          </w:rPr>
          <w:tab/>
        </w:r>
        <w:r w:rsidR="00D62C7B" w:rsidRPr="00DF75EB">
          <w:rPr>
            <w:rStyle w:val="Hyperlink"/>
            <w:noProof/>
          </w:rPr>
          <w:t>HoHEST/RRH/PSH</w:t>
        </w:r>
        <w:r w:rsidR="00D62C7B">
          <w:rPr>
            <w:noProof/>
            <w:webHidden/>
          </w:rPr>
          <w:tab/>
        </w:r>
        <w:r w:rsidR="00D62C7B">
          <w:rPr>
            <w:noProof/>
            <w:webHidden/>
          </w:rPr>
          <w:fldChar w:fldCharType="begin"/>
        </w:r>
        <w:r w:rsidR="00D62C7B">
          <w:rPr>
            <w:noProof/>
            <w:webHidden/>
          </w:rPr>
          <w:instrText xml:space="preserve"> PAGEREF _Toc38030546 \h </w:instrText>
        </w:r>
        <w:r w:rsidR="00D62C7B">
          <w:rPr>
            <w:noProof/>
            <w:webHidden/>
          </w:rPr>
        </w:r>
        <w:r w:rsidR="00D62C7B">
          <w:rPr>
            <w:noProof/>
            <w:webHidden/>
          </w:rPr>
          <w:fldChar w:fldCharType="separate"/>
        </w:r>
        <w:r w:rsidR="00D62C7B">
          <w:rPr>
            <w:noProof/>
            <w:webHidden/>
          </w:rPr>
          <w:t>57</w:t>
        </w:r>
        <w:r w:rsidR="00D62C7B">
          <w:rPr>
            <w:noProof/>
            <w:webHidden/>
          </w:rPr>
          <w:fldChar w:fldCharType="end"/>
        </w:r>
      </w:hyperlink>
    </w:p>
    <w:p w14:paraId="363B394C" w14:textId="77777777" w:rsidR="00D62C7B" w:rsidRDefault="00722600">
      <w:pPr>
        <w:pStyle w:val="TOC2"/>
        <w:rPr>
          <w:rFonts w:eastAsiaTheme="minorEastAsia"/>
          <w:noProof/>
          <w:sz w:val="22"/>
        </w:rPr>
      </w:pPr>
      <w:hyperlink w:anchor="_Toc38030547" w:history="1">
        <w:r w:rsidR="00D62C7B" w:rsidRPr="00DF75EB">
          <w:rPr>
            <w:rStyle w:val="Hyperlink"/>
            <w:noProof/>
          </w:rPr>
          <w:t>5.14.</w:t>
        </w:r>
        <w:r w:rsidR="00D62C7B">
          <w:rPr>
            <w:rFonts w:eastAsiaTheme="minorEastAsia"/>
            <w:noProof/>
            <w:sz w:val="22"/>
          </w:rPr>
          <w:tab/>
        </w:r>
        <w:r w:rsidR="00D62C7B" w:rsidRPr="00DF75EB">
          <w:rPr>
            <w:rStyle w:val="Hyperlink"/>
            <w:noProof/>
          </w:rPr>
          <w:t>AHAREST/RRH/PSH – LSAPerson</w:t>
        </w:r>
        <w:r w:rsidR="00D62C7B">
          <w:rPr>
            <w:noProof/>
            <w:webHidden/>
          </w:rPr>
          <w:tab/>
        </w:r>
        <w:r w:rsidR="00D62C7B">
          <w:rPr>
            <w:noProof/>
            <w:webHidden/>
          </w:rPr>
          <w:fldChar w:fldCharType="begin"/>
        </w:r>
        <w:r w:rsidR="00D62C7B">
          <w:rPr>
            <w:noProof/>
            <w:webHidden/>
          </w:rPr>
          <w:instrText xml:space="preserve"> PAGEREF _Toc38030547 \h </w:instrText>
        </w:r>
        <w:r w:rsidR="00D62C7B">
          <w:rPr>
            <w:noProof/>
            <w:webHidden/>
          </w:rPr>
        </w:r>
        <w:r w:rsidR="00D62C7B">
          <w:rPr>
            <w:noProof/>
            <w:webHidden/>
          </w:rPr>
          <w:fldChar w:fldCharType="separate"/>
        </w:r>
        <w:r w:rsidR="00D62C7B">
          <w:rPr>
            <w:noProof/>
            <w:webHidden/>
          </w:rPr>
          <w:t>58</w:t>
        </w:r>
        <w:r w:rsidR="00D62C7B">
          <w:rPr>
            <w:noProof/>
            <w:webHidden/>
          </w:rPr>
          <w:fldChar w:fldCharType="end"/>
        </w:r>
      </w:hyperlink>
    </w:p>
    <w:p w14:paraId="1911E9E9" w14:textId="77777777" w:rsidR="00D62C7B" w:rsidRDefault="00722600">
      <w:pPr>
        <w:pStyle w:val="TOC2"/>
        <w:rPr>
          <w:rFonts w:eastAsiaTheme="minorEastAsia"/>
          <w:noProof/>
          <w:sz w:val="22"/>
        </w:rPr>
      </w:pPr>
      <w:hyperlink w:anchor="_Toc38030548" w:history="1">
        <w:r w:rsidR="00D62C7B" w:rsidRPr="00DF75EB">
          <w:rPr>
            <w:rStyle w:val="Hyperlink"/>
            <w:noProof/>
          </w:rPr>
          <w:t>5.15.</w:t>
        </w:r>
        <w:r w:rsidR="00D62C7B">
          <w:rPr>
            <w:rFonts w:eastAsiaTheme="minorEastAsia"/>
            <w:noProof/>
            <w:sz w:val="22"/>
          </w:rPr>
          <w:tab/>
        </w:r>
        <w:r w:rsidR="00D62C7B" w:rsidRPr="00DF75EB">
          <w:rPr>
            <w:rStyle w:val="Hyperlink"/>
            <w:noProof/>
          </w:rPr>
          <w:t>AdultEST/RRH/PSH - LSAPerson</w:t>
        </w:r>
        <w:r w:rsidR="00D62C7B">
          <w:rPr>
            <w:noProof/>
            <w:webHidden/>
          </w:rPr>
          <w:tab/>
        </w:r>
        <w:r w:rsidR="00D62C7B">
          <w:rPr>
            <w:noProof/>
            <w:webHidden/>
          </w:rPr>
          <w:fldChar w:fldCharType="begin"/>
        </w:r>
        <w:r w:rsidR="00D62C7B">
          <w:rPr>
            <w:noProof/>
            <w:webHidden/>
          </w:rPr>
          <w:instrText xml:space="preserve"> PAGEREF _Toc38030548 \h </w:instrText>
        </w:r>
        <w:r w:rsidR="00D62C7B">
          <w:rPr>
            <w:noProof/>
            <w:webHidden/>
          </w:rPr>
        </w:r>
        <w:r w:rsidR="00D62C7B">
          <w:rPr>
            <w:noProof/>
            <w:webHidden/>
          </w:rPr>
          <w:fldChar w:fldCharType="separate"/>
        </w:r>
        <w:r w:rsidR="00D62C7B">
          <w:rPr>
            <w:noProof/>
            <w:webHidden/>
          </w:rPr>
          <w:t>59</w:t>
        </w:r>
        <w:r w:rsidR="00D62C7B">
          <w:rPr>
            <w:noProof/>
            <w:webHidden/>
          </w:rPr>
          <w:fldChar w:fldCharType="end"/>
        </w:r>
      </w:hyperlink>
    </w:p>
    <w:p w14:paraId="5F474631" w14:textId="77777777" w:rsidR="00D62C7B" w:rsidRDefault="00722600">
      <w:pPr>
        <w:pStyle w:val="TOC2"/>
        <w:rPr>
          <w:rFonts w:eastAsiaTheme="minorEastAsia"/>
          <w:noProof/>
          <w:sz w:val="22"/>
        </w:rPr>
      </w:pPr>
      <w:hyperlink w:anchor="_Toc38030549" w:history="1">
        <w:r w:rsidR="00D62C7B" w:rsidRPr="00DF75EB">
          <w:rPr>
            <w:rStyle w:val="Hyperlink"/>
            <w:noProof/>
          </w:rPr>
          <w:t>5.16.</w:t>
        </w:r>
        <w:r w:rsidR="00D62C7B">
          <w:rPr>
            <w:rFonts w:eastAsiaTheme="minorEastAsia"/>
            <w:noProof/>
            <w:sz w:val="22"/>
          </w:rPr>
          <w:tab/>
        </w:r>
        <w:r w:rsidR="00D62C7B" w:rsidRPr="00DF75EB">
          <w:rPr>
            <w:rStyle w:val="Hyperlink"/>
            <w:noProof/>
          </w:rPr>
          <w:t>AHARHoHEST/RRH/PSH</w:t>
        </w:r>
        <w:r w:rsidR="00D62C7B">
          <w:rPr>
            <w:noProof/>
            <w:webHidden/>
          </w:rPr>
          <w:tab/>
        </w:r>
        <w:r w:rsidR="00D62C7B">
          <w:rPr>
            <w:noProof/>
            <w:webHidden/>
          </w:rPr>
          <w:fldChar w:fldCharType="begin"/>
        </w:r>
        <w:r w:rsidR="00D62C7B">
          <w:rPr>
            <w:noProof/>
            <w:webHidden/>
          </w:rPr>
          <w:instrText xml:space="preserve"> PAGEREF _Toc38030549 \h </w:instrText>
        </w:r>
        <w:r w:rsidR="00D62C7B">
          <w:rPr>
            <w:noProof/>
            <w:webHidden/>
          </w:rPr>
        </w:r>
        <w:r w:rsidR="00D62C7B">
          <w:rPr>
            <w:noProof/>
            <w:webHidden/>
          </w:rPr>
          <w:fldChar w:fldCharType="separate"/>
        </w:r>
        <w:r w:rsidR="00D62C7B">
          <w:rPr>
            <w:noProof/>
            <w:webHidden/>
          </w:rPr>
          <w:t>60</w:t>
        </w:r>
        <w:r w:rsidR="00D62C7B">
          <w:rPr>
            <w:noProof/>
            <w:webHidden/>
          </w:rPr>
          <w:fldChar w:fldCharType="end"/>
        </w:r>
      </w:hyperlink>
    </w:p>
    <w:p w14:paraId="4C5CA8A1" w14:textId="77777777" w:rsidR="00D62C7B" w:rsidRDefault="00722600">
      <w:pPr>
        <w:pStyle w:val="TOC2"/>
        <w:rPr>
          <w:rFonts w:eastAsiaTheme="minorEastAsia"/>
          <w:noProof/>
          <w:sz w:val="22"/>
        </w:rPr>
      </w:pPr>
      <w:hyperlink w:anchor="_Toc38030550" w:history="1">
        <w:r w:rsidR="00D62C7B" w:rsidRPr="00DF75EB">
          <w:rPr>
            <w:rStyle w:val="Hyperlink"/>
            <w:noProof/>
          </w:rPr>
          <w:t>5.17.</w:t>
        </w:r>
        <w:r w:rsidR="00D62C7B">
          <w:rPr>
            <w:rFonts w:eastAsiaTheme="minorEastAsia"/>
            <w:noProof/>
            <w:sz w:val="22"/>
          </w:rPr>
          <w:tab/>
        </w:r>
        <w:r w:rsidR="00D62C7B" w:rsidRPr="00DF75EB">
          <w:rPr>
            <w:rStyle w:val="Hyperlink"/>
            <w:noProof/>
          </w:rPr>
          <w:t>Set Population Identifiers for Active HMIS Households</w:t>
        </w:r>
        <w:r w:rsidR="00D62C7B">
          <w:rPr>
            <w:noProof/>
            <w:webHidden/>
          </w:rPr>
          <w:tab/>
        </w:r>
        <w:r w:rsidR="00D62C7B">
          <w:rPr>
            <w:noProof/>
            <w:webHidden/>
          </w:rPr>
          <w:fldChar w:fldCharType="begin"/>
        </w:r>
        <w:r w:rsidR="00D62C7B">
          <w:rPr>
            <w:noProof/>
            <w:webHidden/>
          </w:rPr>
          <w:instrText xml:space="preserve"> PAGEREF _Toc38030550 \h </w:instrText>
        </w:r>
        <w:r w:rsidR="00D62C7B">
          <w:rPr>
            <w:noProof/>
            <w:webHidden/>
          </w:rPr>
        </w:r>
        <w:r w:rsidR="00D62C7B">
          <w:rPr>
            <w:noProof/>
            <w:webHidden/>
          </w:rPr>
          <w:fldChar w:fldCharType="separate"/>
        </w:r>
        <w:r w:rsidR="00D62C7B">
          <w:rPr>
            <w:noProof/>
            <w:webHidden/>
          </w:rPr>
          <w:t>61</w:t>
        </w:r>
        <w:r w:rsidR="00D62C7B">
          <w:rPr>
            <w:noProof/>
            <w:webHidden/>
          </w:rPr>
          <w:fldChar w:fldCharType="end"/>
        </w:r>
      </w:hyperlink>
    </w:p>
    <w:p w14:paraId="19BE18BC" w14:textId="77777777" w:rsidR="00D62C7B" w:rsidRDefault="00722600">
      <w:pPr>
        <w:pStyle w:val="TOC2"/>
        <w:rPr>
          <w:rFonts w:eastAsiaTheme="minorEastAsia"/>
          <w:noProof/>
          <w:sz w:val="22"/>
        </w:rPr>
      </w:pPr>
      <w:hyperlink w:anchor="_Toc38030551" w:history="1">
        <w:r w:rsidR="00D62C7B" w:rsidRPr="00DF75EB">
          <w:rPr>
            <w:rStyle w:val="Hyperlink"/>
            <w:noProof/>
          </w:rPr>
          <w:t>5.18.</w:t>
        </w:r>
        <w:r w:rsidR="00D62C7B">
          <w:rPr>
            <w:rFonts w:eastAsiaTheme="minorEastAsia"/>
            <w:noProof/>
            <w:sz w:val="22"/>
          </w:rPr>
          <w:tab/>
        </w:r>
        <w:r w:rsidR="00D62C7B" w:rsidRPr="00DF75EB">
          <w:rPr>
            <w:rStyle w:val="Hyperlink"/>
            <w:noProof/>
          </w:rPr>
          <w:t>Set Population Identifiers for LSAPerson from Active Households</w:t>
        </w:r>
        <w:r w:rsidR="00D62C7B">
          <w:rPr>
            <w:noProof/>
            <w:webHidden/>
          </w:rPr>
          <w:tab/>
        </w:r>
        <w:r w:rsidR="00D62C7B">
          <w:rPr>
            <w:noProof/>
            <w:webHidden/>
          </w:rPr>
          <w:fldChar w:fldCharType="begin"/>
        </w:r>
        <w:r w:rsidR="00D62C7B">
          <w:rPr>
            <w:noProof/>
            <w:webHidden/>
          </w:rPr>
          <w:instrText xml:space="preserve"> PAGEREF _Toc38030551 \h </w:instrText>
        </w:r>
        <w:r w:rsidR="00D62C7B">
          <w:rPr>
            <w:noProof/>
            <w:webHidden/>
          </w:rPr>
        </w:r>
        <w:r w:rsidR="00D62C7B">
          <w:rPr>
            <w:noProof/>
            <w:webHidden/>
          </w:rPr>
          <w:fldChar w:fldCharType="separate"/>
        </w:r>
        <w:r w:rsidR="00D62C7B">
          <w:rPr>
            <w:noProof/>
            <w:webHidden/>
          </w:rPr>
          <w:t>63</w:t>
        </w:r>
        <w:r w:rsidR="00D62C7B">
          <w:rPr>
            <w:noProof/>
            <w:webHidden/>
          </w:rPr>
          <w:fldChar w:fldCharType="end"/>
        </w:r>
      </w:hyperlink>
    </w:p>
    <w:p w14:paraId="2CC79B85" w14:textId="77777777" w:rsidR="00D62C7B" w:rsidRDefault="00722600">
      <w:pPr>
        <w:pStyle w:val="TOC2"/>
        <w:rPr>
          <w:rFonts w:eastAsiaTheme="minorEastAsia"/>
          <w:noProof/>
          <w:sz w:val="22"/>
        </w:rPr>
      </w:pPr>
      <w:hyperlink w:anchor="_Toc38030552" w:history="1">
        <w:r w:rsidR="00D62C7B" w:rsidRPr="00DF75EB">
          <w:rPr>
            <w:rStyle w:val="Hyperlink"/>
            <w:noProof/>
          </w:rPr>
          <w:t>5.19.</w:t>
        </w:r>
        <w:r w:rsidR="00D62C7B">
          <w:rPr>
            <w:rFonts w:eastAsiaTheme="minorEastAsia"/>
            <w:noProof/>
            <w:sz w:val="22"/>
          </w:rPr>
          <w:tab/>
        </w:r>
        <w:r w:rsidR="00D62C7B" w:rsidRPr="00DF75EB">
          <w:rPr>
            <w:rStyle w:val="Hyperlink"/>
            <w:noProof/>
          </w:rPr>
          <w:t>LSAPerson</w:t>
        </w:r>
        <w:r w:rsidR="00D62C7B">
          <w:rPr>
            <w:noProof/>
            <w:webHidden/>
          </w:rPr>
          <w:tab/>
        </w:r>
        <w:r w:rsidR="00D62C7B">
          <w:rPr>
            <w:noProof/>
            <w:webHidden/>
          </w:rPr>
          <w:fldChar w:fldCharType="begin"/>
        </w:r>
        <w:r w:rsidR="00D62C7B">
          <w:rPr>
            <w:noProof/>
            <w:webHidden/>
          </w:rPr>
          <w:instrText xml:space="preserve"> PAGEREF _Toc38030552 \h </w:instrText>
        </w:r>
        <w:r w:rsidR="00D62C7B">
          <w:rPr>
            <w:noProof/>
            <w:webHidden/>
          </w:rPr>
        </w:r>
        <w:r w:rsidR="00D62C7B">
          <w:rPr>
            <w:noProof/>
            <w:webHidden/>
          </w:rPr>
          <w:fldChar w:fldCharType="separate"/>
        </w:r>
        <w:r w:rsidR="00D62C7B">
          <w:rPr>
            <w:noProof/>
            <w:webHidden/>
          </w:rPr>
          <w:t>66</w:t>
        </w:r>
        <w:r w:rsidR="00D62C7B">
          <w:rPr>
            <w:noProof/>
            <w:webHidden/>
          </w:rPr>
          <w:fldChar w:fldCharType="end"/>
        </w:r>
      </w:hyperlink>
    </w:p>
    <w:p w14:paraId="00A61224" w14:textId="77777777" w:rsidR="00D62C7B" w:rsidRDefault="00722600">
      <w:pPr>
        <w:pStyle w:val="TOC1"/>
        <w:rPr>
          <w:rFonts w:eastAsiaTheme="minorEastAsia"/>
          <w:sz w:val="22"/>
          <w:szCs w:val="22"/>
        </w:rPr>
      </w:pPr>
      <w:hyperlink w:anchor="_Toc38030553" w:history="1">
        <w:r w:rsidR="00D62C7B" w:rsidRPr="00DF75EB">
          <w:rPr>
            <w:rStyle w:val="Hyperlink"/>
          </w:rPr>
          <w:t>6.</w:t>
        </w:r>
        <w:r w:rsidR="00D62C7B">
          <w:rPr>
            <w:rFonts w:eastAsiaTheme="minorEastAsia"/>
            <w:sz w:val="22"/>
            <w:szCs w:val="22"/>
          </w:rPr>
          <w:tab/>
        </w:r>
        <w:r w:rsidR="00D62C7B" w:rsidRPr="00DF75EB">
          <w:rPr>
            <w:rStyle w:val="Hyperlink"/>
          </w:rPr>
          <w:t>HMIS Business Logic: LSAHousehold</w:t>
        </w:r>
        <w:r w:rsidR="00D62C7B">
          <w:rPr>
            <w:webHidden/>
          </w:rPr>
          <w:tab/>
        </w:r>
        <w:r w:rsidR="00D62C7B">
          <w:rPr>
            <w:webHidden/>
          </w:rPr>
          <w:fldChar w:fldCharType="begin"/>
        </w:r>
        <w:r w:rsidR="00D62C7B">
          <w:rPr>
            <w:webHidden/>
          </w:rPr>
          <w:instrText xml:space="preserve"> PAGEREF _Toc38030553 \h </w:instrText>
        </w:r>
        <w:r w:rsidR="00D62C7B">
          <w:rPr>
            <w:webHidden/>
          </w:rPr>
        </w:r>
        <w:r w:rsidR="00D62C7B">
          <w:rPr>
            <w:webHidden/>
          </w:rPr>
          <w:fldChar w:fldCharType="separate"/>
        </w:r>
        <w:r w:rsidR="00D62C7B">
          <w:rPr>
            <w:webHidden/>
          </w:rPr>
          <w:t>68</w:t>
        </w:r>
        <w:r w:rsidR="00D62C7B">
          <w:rPr>
            <w:webHidden/>
          </w:rPr>
          <w:fldChar w:fldCharType="end"/>
        </w:r>
      </w:hyperlink>
    </w:p>
    <w:p w14:paraId="7E1293DD" w14:textId="77777777" w:rsidR="00D62C7B" w:rsidRDefault="00722600">
      <w:pPr>
        <w:pStyle w:val="TOC2"/>
        <w:rPr>
          <w:rFonts w:eastAsiaTheme="minorEastAsia"/>
          <w:noProof/>
          <w:sz w:val="22"/>
        </w:rPr>
      </w:pPr>
      <w:hyperlink w:anchor="_Toc38030554" w:history="1">
        <w:r w:rsidR="00D62C7B" w:rsidRPr="00DF75EB">
          <w:rPr>
            <w:rStyle w:val="Hyperlink"/>
            <w:noProof/>
          </w:rPr>
          <w:t>6.1.</w:t>
        </w:r>
        <w:r w:rsidR="00D62C7B">
          <w:rPr>
            <w:rFonts w:eastAsiaTheme="minorEastAsia"/>
            <w:noProof/>
            <w:sz w:val="22"/>
          </w:rPr>
          <w:tab/>
        </w:r>
        <w:r w:rsidR="00D62C7B" w:rsidRPr="00DF75EB">
          <w:rPr>
            <w:rStyle w:val="Hyperlink"/>
            <w:noProof/>
          </w:rPr>
          <w:t>Get Distinct Households for LSAHousehold</w:t>
        </w:r>
        <w:r w:rsidR="00D62C7B">
          <w:rPr>
            <w:noProof/>
            <w:webHidden/>
          </w:rPr>
          <w:tab/>
        </w:r>
        <w:r w:rsidR="00D62C7B">
          <w:rPr>
            <w:noProof/>
            <w:webHidden/>
          </w:rPr>
          <w:fldChar w:fldCharType="begin"/>
        </w:r>
        <w:r w:rsidR="00D62C7B">
          <w:rPr>
            <w:noProof/>
            <w:webHidden/>
          </w:rPr>
          <w:instrText xml:space="preserve"> PAGEREF _Toc38030554 \h </w:instrText>
        </w:r>
        <w:r w:rsidR="00D62C7B">
          <w:rPr>
            <w:noProof/>
            <w:webHidden/>
          </w:rPr>
        </w:r>
        <w:r w:rsidR="00D62C7B">
          <w:rPr>
            <w:noProof/>
            <w:webHidden/>
          </w:rPr>
          <w:fldChar w:fldCharType="separate"/>
        </w:r>
        <w:r w:rsidR="00D62C7B">
          <w:rPr>
            <w:noProof/>
            <w:webHidden/>
          </w:rPr>
          <w:t>68</w:t>
        </w:r>
        <w:r w:rsidR="00D62C7B">
          <w:rPr>
            <w:noProof/>
            <w:webHidden/>
          </w:rPr>
          <w:fldChar w:fldCharType="end"/>
        </w:r>
      </w:hyperlink>
    </w:p>
    <w:p w14:paraId="29BF8C9C" w14:textId="77777777" w:rsidR="00D62C7B" w:rsidRDefault="00722600">
      <w:pPr>
        <w:pStyle w:val="TOC2"/>
        <w:rPr>
          <w:rFonts w:eastAsiaTheme="minorEastAsia"/>
          <w:noProof/>
          <w:sz w:val="22"/>
        </w:rPr>
      </w:pPr>
      <w:hyperlink w:anchor="_Toc38030555" w:history="1">
        <w:r w:rsidR="00D62C7B" w:rsidRPr="00DF75EB">
          <w:rPr>
            <w:rStyle w:val="Hyperlink"/>
            <w:noProof/>
          </w:rPr>
          <w:t>6.2.</w:t>
        </w:r>
        <w:r w:rsidR="00D62C7B">
          <w:rPr>
            <w:rFonts w:eastAsiaTheme="minorEastAsia"/>
            <w:noProof/>
            <w:sz w:val="22"/>
          </w:rPr>
          <w:tab/>
        </w:r>
        <w:r w:rsidR="00D62C7B" w:rsidRPr="00DF75EB">
          <w:rPr>
            <w:rStyle w:val="Hyperlink"/>
            <w:noProof/>
          </w:rPr>
          <w:t>Set Population Identifiers for LSAHousehold</w:t>
        </w:r>
        <w:r w:rsidR="00D62C7B">
          <w:rPr>
            <w:noProof/>
            <w:webHidden/>
          </w:rPr>
          <w:tab/>
        </w:r>
        <w:r w:rsidR="00D62C7B">
          <w:rPr>
            <w:noProof/>
            <w:webHidden/>
          </w:rPr>
          <w:fldChar w:fldCharType="begin"/>
        </w:r>
        <w:r w:rsidR="00D62C7B">
          <w:rPr>
            <w:noProof/>
            <w:webHidden/>
          </w:rPr>
          <w:instrText xml:space="preserve"> PAGEREF _Toc38030555 \h </w:instrText>
        </w:r>
        <w:r w:rsidR="00D62C7B">
          <w:rPr>
            <w:noProof/>
            <w:webHidden/>
          </w:rPr>
        </w:r>
        <w:r w:rsidR="00D62C7B">
          <w:rPr>
            <w:noProof/>
            <w:webHidden/>
          </w:rPr>
          <w:fldChar w:fldCharType="separate"/>
        </w:r>
        <w:r w:rsidR="00D62C7B">
          <w:rPr>
            <w:noProof/>
            <w:webHidden/>
          </w:rPr>
          <w:t>72</w:t>
        </w:r>
        <w:r w:rsidR="00D62C7B">
          <w:rPr>
            <w:noProof/>
            <w:webHidden/>
          </w:rPr>
          <w:fldChar w:fldCharType="end"/>
        </w:r>
      </w:hyperlink>
    </w:p>
    <w:p w14:paraId="3481FD56" w14:textId="77777777" w:rsidR="00D62C7B" w:rsidRDefault="00722600">
      <w:pPr>
        <w:pStyle w:val="TOC2"/>
        <w:rPr>
          <w:rFonts w:eastAsiaTheme="minorEastAsia"/>
          <w:noProof/>
          <w:sz w:val="22"/>
        </w:rPr>
      </w:pPr>
      <w:hyperlink w:anchor="_Toc38030556" w:history="1">
        <w:r w:rsidR="00D62C7B" w:rsidRPr="00DF75EB">
          <w:rPr>
            <w:rStyle w:val="Hyperlink"/>
            <w:noProof/>
          </w:rPr>
          <w:t>6.3.</w:t>
        </w:r>
        <w:r w:rsidR="00D62C7B">
          <w:rPr>
            <w:rFonts w:eastAsiaTheme="minorEastAsia"/>
            <w:noProof/>
            <w:sz w:val="22"/>
          </w:rPr>
          <w:tab/>
        </w:r>
        <w:r w:rsidR="00D62C7B" w:rsidRPr="00DF75EB">
          <w:rPr>
            <w:rStyle w:val="Hyperlink"/>
            <w:noProof/>
          </w:rPr>
          <w:t>EST/RRH/PSHStatus – LSAHousehold</w:t>
        </w:r>
        <w:r w:rsidR="00D62C7B">
          <w:rPr>
            <w:noProof/>
            <w:webHidden/>
          </w:rPr>
          <w:tab/>
        </w:r>
        <w:r w:rsidR="00D62C7B">
          <w:rPr>
            <w:noProof/>
            <w:webHidden/>
          </w:rPr>
          <w:fldChar w:fldCharType="begin"/>
        </w:r>
        <w:r w:rsidR="00D62C7B">
          <w:rPr>
            <w:noProof/>
            <w:webHidden/>
          </w:rPr>
          <w:instrText xml:space="preserve"> PAGEREF _Toc38030556 \h </w:instrText>
        </w:r>
        <w:r w:rsidR="00D62C7B">
          <w:rPr>
            <w:noProof/>
            <w:webHidden/>
          </w:rPr>
        </w:r>
        <w:r w:rsidR="00D62C7B">
          <w:rPr>
            <w:noProof/>
            <w:webHidden/>
          </w:rPr>
          <w:fldChar w:fldCharType="separate"/>
        </w:r>
        <w:r w:rsidR="00D62C7B">
          <w:rPr>
            <w:noProof/>
            <w:webHidden/>
          </w:rPr>
          <w:t>75</w:t>
        </w:r>
        <w:r w:rsidR="00D62C7B">
          <w:rPr>
            <w:noProof/>
            <w:webHidden/>
          </w:rPr>
          <w:fldChar w:fldCharType="end"/>
        </w:r>
      </w:hyperlink>
    </w:p>
    <w:p w14:paraId="79E09CB6" w14:textId="77777777" w:rsidR="00D62C7B" w:rsidRDefault="00722600">
      <w:pPr>
        <w:pStyle w:val="TOC2"/>
        <w:rPr>
          <w:rFonts w:eastAsiaTheme="minorEastAsia"/>
          <w:noProof/>
          <w:sz w:val="22"/>
        </w:rPr>
      </w:pPr>
      <w:hyperlink w:anchor="_Toc38030557" w:history="1">
        <w:r w:rsidR="00D62C7B" w:rsidRPr="00DF75EB">
          <w:rPr>
            <w:rStyle w:val="Hyperlink"/>
            <w:noProof/>
          </w:rPr>
          <w:t>6.4.</w:t>
        </w:r>
        <w:r w:rsidR="00D62C7B">
          <w:rPr>
            <w:rFonts w:eastAsiaTheme="minorEastAsia"/>
            <w:noProof/>
            <w:sz w:val="22"/>
          </w:rPr>
          <w:tab/>
        </w:r>
        <w:r w:rsidR="00D62C7B" w:rsidRPr="00DF75EB">
          <w:rPr>
            <w:rStyle w:val="Hyperlink"/>
            <w:noProof/>
          </w:rPr>
          <w:t>RRH/PSHMoveIn – LSAHousehold</w:t>
        </w:r>
        <w:r w:rsidR="00D62C7B">
          <w:rPr>
            <w:noProof/>
            <w:webHidden/>
          </w:rPr>
          <w:tab/>
        </w:r>
        <w:r w:rsidR="00D62C7B">
          <w:rPr>
            <w:noProof/>
            <w:webHidden/>
          </w:rPr>
          <w:fldChar w:fldCharType="begin"/>
        </w:r>
        <w:r w:rsidR="00D62C7B">
          <w:rPr>
            <w:noProof/>
            <w:webHidden/>
          </w:rPr>
          <w:instrText xml:space="preserve"> PAGEREF _Toc38030557 \h </w:instrText>
        </w:r>
        <w:r w:rsidR="00D62C7B">
          <w:rPr>
            <w:noProof/>
            <w:webHidden/>
          </w:rPr>
        </w:r>
        <w:r w:rsidR="00D62C7B">
          <w:rPr>
            <w:noProof/>
            <w:webHidden/>
          </w:rPr>
          <w:fldChar w:fldCharType="separate"/>
        </w:r>
        <w:r w:rsidR="00D62C7B">
          <w:rPr>
            <w:noProof/>
            <w:webHidden/>
          </w:rPr>
          <w:t>76</w:t>
        </w:r>
        <w:r w:rsidR="00D62C7B">
          <w:rPr>
            <w:noProof/>
            <w:webHidden/>
          </w:rPr>
          <w:fldChar w:fldCharType="end"/>
        </w:r>
      </w:hyperlink>
    </w:p>
    <w:p w14:paraId="38E8F578" w14:textId="77777777" w:rsidR="00D62C7B" w:rsidRDefault="00722600">
      <w:pPr>
        <w:pStyle w:val="TOC2"/>
        <w:rPr>
          <w:rFonts w:eastAsiaTheme="minorEastAsia"/>
          <w:noProof/>
          <w:sz w:val="22"/>
        </w:rPr>
      </w:pPr>
      <w:hyperlink w:anchor="_Toc38030558" w:history="1">
        <w:r w:rsidR="00D62C7B" w:rsidRPr="00DF75EB">
          <w:rPr>
            <w:rStyle w:val="Hyperlink"/>
            <w:noProof/>
          </w:rPr>
          <w:t>6.5.</w:t>
        </w:r>
        <w:r w:rsidR="00D62C7B">
          <w:rPr>
            <w:rFonts w:eastAsiaTheme="minorEastAsia"/>
            <w:noProof/>
            <w:sz w:val="22"/>
          </w:rPr>
          <w:tab/>
        </w:r>
        <w:r w:rsidR="00D62C7B" w:rsidRPr="00DF75EB">
          <w:rPr>
            <w:rStyle w:val="Hyperlink"/>
            <w:noProof/>
          </w:rPr>
          <w:t>EST/RRH/PSHGeography – LSAHousehold</w:t>
        </w:r>
        <w:r w:rsidR="00D62C7B">
          <w:rPr>
            <w:noProof/>
            <w:webHidden/>
          </w:rPr>
          <w:tab/>
        </w:r>
        <w:r w:rsidR="00D62C7B">
          <w:rPr>
            <w:noProof/>
            <w:webHidden/>
          </w:rPr>
          <w:fldChar w:fldCharType="begin"/>
        </w:r>
        <w:r w:rsidR="00D62C7B">
          <w:rPr>
            <w:noProof/>
            <w:webHidden/>
          </w:rPr>
          <w:instrText xml:space="preserve"> PAGEREF _Toc38030558 \h </w:instrText>
        </w:r>
        <w:r w:rsidR="00D62C7B">
          <w:rPr>
            <w:noProof/>
            <w:webHidden/>
          </w:rPr>
        </w:r>
        <w:r w:rsidR="00D62C7B">
          <w:rPr>
            <w:noProof/>
            <w:webHidden/>
          </w:rPr>
          <w:fldChar w:fldCharType="separate"/>
        </w:r>
        <w:r w:rsidR="00D62C7B">
          <w:rPr>
            <w:noProof/>
            <w:webHidden/>
          </w:rPr>
          <w:t>77</w:t>
        </w:r>
        <w:r w:rsidR="00D62C7B">
          <w:rPr>
            <w:noProof/>
            <w:webHidden/>
          </w:rPr>
          <w:fldChar w:fldCharType="end"/>
        </w:r>
      </w:hyperlink>
    </w:p>
    <w:p w14:paraId="5C1DC01A" w14:textId="77777777" w:rsidR="00D62C7B" w:rsidRDefault="00722600">
      <w:pPr>
        <w:pStyle w:val="TOC2"/>
        <w:rPr>
          <w:rFonts w:eastAsiaTheme="minorEastAsia"/>
          <w:noProof/>
          <w:sz w:val="22"/>
        </w:rPr>
      </w:pPr>
      <w:hyperlink w:anchor="_Toc38030559" w:history="1">
        <w:r w:rsidR="00D62C7B" w:rsidRPr="00DF75EB">
          <w:rPr>
            <w:rStyle w:val="Hyperlink"/>
            <w:noProof/>
          </w:rPr>
          <w:t>6.6.</w:t>
        </w:r>
        <w:r w:rsidR="00D62C7B">
          <w:rPr>
            <w:rFonts w:eastAsiaTheme="minorEastAsia"/>
            <w:noProof/>
            <w:sz w:val="22"/>
          </w:rPr>
          <w:tab/>
        </w:r>
        <w:r w:rsidR="00D62C7B" w:rsidRPr="00DF75EB">
          <w:rPr>
            <w:rStyle w:val="Hyperlink"/>
            <w:noProof/>
          </w:rPr>
          <w:t>EST/RRH/PSHLivingSit – LSAHousehold</w:t>
        </w:r>
        <w:r w:rsidR="00D62C7B">
          <w:rPr>
            <w:noProof/>
            <w:webHidden/>
          </w:rPr>
          <w:tab/>
        </w:r>
        <w:r w:rsidR="00D62C7B">
          <w:rPr>
            <w:noProof/>
            <w:webHidden/>
          </w:rPr>
          <w:fldChar w:fldCharType="begin"/>
        </w:r>
        <w:r w:rsidR="00D62C7B">
          <w:rPr>
            <w:noProof/>
            <w:webHidden/>
          </w:rPr>
          <w:instrText xml:space="preserve"> PAGEREF _Toc38030559 \h </w:instrText>
        </w:r>
        <w:r w:rsidR="00D62C7B">
          <w:rPr>
            <w:noProof/>
            <w:webHidden/>
          </w:rPr>
        </w:r>
        <w:r w:rsidR="00D62C7B">
          <w:rPr>
            <w:noProof/>
            <w:webHidden/>
          </w:rPr>
          <w:fldChar w:fldCharType="separate"/>
        </w:r>
        <w:r w:rsidR="00D62C7B">
          <w:rPr>
            <w:noProof/>
            <w:webHidden/>
          </w:rPr>
          <w:t>78</w:t>
        </w:r>
        <w:r w:rsidR="00D62C7B">
          <w:rPr>
            <w:noProof/>
            <w:webHidden/>
          </w:rPr>
          <w:fldChar w:fldCharType="end"/>
        </w:r>
      </w:hyperlink>
    </w:p>
    <w:p w14:paraId="7C5F9888" w14:textId="77777777" w:rsidR="00D62C7B" w:rsidRDefault="00722600">
      <w:pPr>
        <w:pStyle w:val="TOC2"/>
        <w:rPr>
          <w:rFonts w:eastAsiaTheme="minorEastAsia"/>
          <w:noProof/>
          <w:sz w:val="22"/>
        </w:rPr>
      </w:pPr>
      <w:hyperlink w:anchor="_Toc38030560" w:history="1">
        <w:r w:rsidR="00D62C7B" w:rsidRPr="00DF75EB">
          <w:rPr>
            <w:rStyle w:val="Hyperlink"/>
            <w:noProof/>
          </w:rPr>
          <w:t>6.7.</w:t>
        </w:r>
        <w:r w:rsidR="00D62C7B">
          <w:rPr>
            <w:rFonts w:eastAsiaTheme="minorEastAsia"/>
            <w:noProof/>
            <w:sz w:val="22"/>
          </w:rPr>
          <w:tab/>
        </w:r>
        <w:r w:rsidR="00D62C7B" w:rsidRPr="00DF75EB">
          <w:rPr>
            <w:rStyle w:val="Hyperlink"/>
            <w:noProof/>
          </w:rPr>
          <w:t>EST/RRH/PSHDestination – LSAHousehold</w:t>
        </w:r>
        <w:r w:rsidR="00D62C7B">
          <w:rPr>
            <w:noProof/>
            <w:webHidden/>
          </w:rPr>
          <w:tab/>
        </w:r>
        <w:r w:rsidR="00D62C7B">
          <w:rPr>
            <w:noProof/>
            <w:webHidden/>
          </w:rPr>
          <w:fldChar w:fldCharType="begin"/>
        </w:r>
        <w:r w:rsidR="00D62C7B">
          <w:rPr>
            <w:noProof/>
            <w:webHidden/>
          </w:rPr>
          <w:instrText xml:space="preserve"> PAGEREF _Toc38030560 \h </w:instrText>
        </w:r>
        <w:r w:rsidR="00D62C7B">
          <w:rPr>
            <w:noProof/>
            <w:webHidden/>
          </w:rPr>
        </w:r>
        <w:r w:rsidR="00D62C7B">
          <w:rPr>
            <w:noProof/>
            <w:webHidden/>
          </w:rPr>
          <w:fldChar w:fldCharType="separate"/>
        </w:r>
        <w:r w:rsidR="00D62C7B">
          <w:rPr>
            <w:noProof/>
            <w:webHidden/>
          </w:rPr>
          <w:t>80</w:t>
        </w:r>
        <w:r w:rsidR="00D62C7B">
          <w:rPr>
            <w:noProof/>
            <w:webHidden/>
          </w:rPr>
          <w:fldChar w:fldCharType="end"/>
        </w:r>
      </w:hyperlink>
    </w:p>
    <w:p w14:paraId="7A6B999B" w14:textId="77777777" w:rsidR="00D62C7B" w:rsidRDefault="00722600">
      <w:pPr>
        <w:pStyle w:val="TOC2"/>
        <w:rPr>
          <w:rFonts w:eastAsiaTheme="minorEastAsia"/>
          <w:noProof/>
          <w:sz w:val="22"/>
        </w:rPr>
      </w:pPr>
      <w:hyperlink w:anchor="_Toc38030561" w:history="1">
        <w:r w:rsidR="00D62C7B" w:rsidRPr="00DF75EB">
          <w:rPr>
            <w:rStyle w:val="Hyperlink"/>
            <w:noProof/>
          </w:rPr>
          <w:t>6.8.</w:t>
        </w:r>
        <w:r w:rsidR="00D62C7B">
          <w:rPr>
            <w:rFonts w:eastAsiaTheme="minorEastAsia"/>
            <w:noProof/>
            <w:sz w:val="22"/>
          </w:rPr>
          <w:tab/>
        </w:r>
        <w:r w:rsidR="00D62C7B" w:rsidRPr="00DF75EB">
          <w:rPr>
            <w:rStyle w:val="Hyperlink"/>
            <w:noProof/>
          </w:rPr>
          <w:t>EST/RRH/PSH Population Identifiers</w:t>
        </w:r>
        <w:r w:rsidR="00D62C7B">
          <w:rPr>
            <w:noProof/>
            <w:webHidden/>
          </w:rPr>
          <w:tab/>
        </w:r>
        <w:r w:rsidR="00D62C7B">
          <w:rPr>
            <w:noProof/>
            <w:webHidden/>
          </w:rPr>
          <w:fldChar w:fldCharType="begin"/>
        </w:r>
        <w:r w:rsidR="00D62C7B">
          <w:rPr>
            <w:noProof/>
            <w:webHidden/>
          </w:rPr>
          <w:instrText xml:space="preserve"> PAGEREF _Toc38030561 \h </w:instrText>
        </w:r>
        <w:r w:rsidR="00D62C7B">
          <w:rPr>
            <w:noProof/>
            <w:webHidden/>
          </w:rPr>
        </w:r>
        <w:r w:rsidR="00D62C7B">
          <w:rPr>
            <w:noProof/>
            <w:webHidden/>
          </w:rPr>
          <w:fldChar w:fldCharType="separate"/>
        </w:r>
        <w:r w:rsidR="00D62C7B">
          <w:rPr>
            <w:noProof/>
            <w:webHidden/>
          </w:rPr>
          <w:t>81</w:t>
        </w:r>
        <w:r w:rsidR="00D62C7B">
          <w:rPr>
            <w:noProof/>
            <w:webHidden/>
          </w:rPr>
          <w:fldChar w:fldCharType="end"/>
        </w:r>
      </w:hyperlink>
    </w:p>
    <w:p w14:paraId="0CF0C76C" w14:textId="77777777" w:rsidR="00D62C7B" w:rsidRDefault="00722600">
      <w:pPr>
        <w:pStyle w:val="TOC2"/>
        <w:rPr>
          <w:rFonts w:eastAsiaTheme="minorEastAsia"/>
          <w:noProof/>
          <w:sz w:val="22"/>
        </w:rPr>
      </w:pPr>
      <w:hyperlink w:anchor="_Toc38030562" w:history="1">
        <w:r w:rsidR="00D62C7B" w:rsidRPr="00DF75EB">
          <w:rPr>
            <w:rStyle w:val="Hyperlink"/>
            <w:noProof/>
          </w:rPr>
          <w:t>6.9.</w:t>
        </w:r>
        <w:r w:rsidR="00D62C7B">
          <w:rPr>
            <w:rFonts w:eastAsiaTheme="minorEastAsia"/>
            <w:noProof/>
            <w:sz w:val="22"/>
          </w:rPr>
          <w:tab/>
        </w:r>
        <w:r w:rsidR="00D62C7B" w:rsidRPr="00DF75EB">
          <w:rPr>
            <w:rStyle w:val="Hyperlink"/>
            <w:noProof/>
          </w:rPr>
          <w:t>System Engagement Status and Return Time</w:t>
        </w:r>
        <w:r w:rsidR="00D62C7B">
          <w:rPr>
            <w:noProof/>
            <w:webHidden/>
          </w:rPr>
          <w:tab/>
        </w:r>
        <w:r w:rsidR="00D62C7B">
          <w:rPr>
            <w:noProof/>
            <w:webHidden/>
          </w:rPr>
          <w:fldChar w:fldCharType="begin"/>
        </w:r>
        <w:r w:rsidR="00D62C7B">
          <w:rPr>
            <w:noProof/>
            <w:webHidden/>
          </w:rPr>
          <w:instrText xml:space="preserve"> PAGEREF _Toc38030562 \h </w:instrText>
        </w:r>
        <w:r w:rsidR="00D62C7B">
          <w:rPr>
            <w:noProof/>
            <w:webHidden/>
          </w:rPr>
        </w:r>
        <w:r w:rsidR="00D62C7B">
          <w:rPr>
            <w:noProof/>
            <w:webHidden/>
          </w:rPr>
          <w:fldChar w:fldCharType="separate"/>
        </w:r>
        <w:r w:rsidR="00D62C7B">
          <w:rPr>
            <w:noProof/>
            <w:webHidden/>
          </w:rPr>
          <w:t>83</w:t>
        </w:r>
        <w:r w:rsidR="00D62C7B">
          <w:rPr>
            <w:noProof/>
            <w:webHidden/>
          </w:rPr>
          <w:fldChar w:fldCharType="end"/>
        </w:r>
      </w:hyperlink>
    </w:p>
    <w:p w14:paraId="0C1F344F" w14:textId="77777777" w:rsidR="00D62C7B" w:rsidRDefault="00722600">
      <w:pPr>
        <w:pStyle w:val="TOC2"/>
        <w:rPr>
          <w:rFonts w:eastAsiaTheme="minorEastAsia"/>
          <w:noProof/>
          <w:sz w:val="22"/>
        </w:rPr>
      </w:pPr>
      <w:hyperlink w:anchor="_Toc38030563" w:history="1">
        <w:r w:rsidR="00D62C7B" w:rsidRPr="00DF75EB">
          <w:rPr>
            <w:rStyle w:val="Hyperlink"/>
            <w:noProof/>
          </w:rPr>
          <w:t>6.10.</w:t>
        </w:r>
        <w:r w:rsidR="00D62C7B">
          <w:rPr>
            <w:rFonts w:eastAsiaTheme="minorEastAsia"/>
            <w:noProof/>
            <w:sz w:val="22"/>
          </w:rPr>
          <w:tab/>
        </w:r>
        <w:r w:rsidR="00D62C7B" w:rsidRPr="00DF75EB">
          <w:rPr>
            <w:rStyle w:val="Hyperlink"/>
            <w:noProof/>
          </w:rPr>
          <w:t>RRHPreMoveInDays – LSAHousehold</w:t>
        </w:r>
        <w:r w:rsidR="00D62C7B">
          <w:rPr>
            <w:noProof/>
            <w:webHidden/>
          </w:rPr>
          <w:tab/>
        </w:r>
        <w:r w:rsidR="00D62C7B">
          <w:rPr>
            <w:noProof/>
            <w:webHidden/>
          </w:rPr>
          <w:fldChar w:fldCharType="begin"/>
        </w:r>
        <w:r w:rsidR="00D62C7B">
          <w:rPr>
            <w:noProof/>
            <w:webHidden/>
          </w:rPr>
          <w:instrText xml:space="preserve"> PAGEREF _Toc38030563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24266569" w14:textId="77777777" w:rsidR="00D62C7B" w:rsidRDefault="00722600">
      <w:pPr>
        <w:pStyle w:val="TOC2"/>
        <w:rPr>
          <w:rFonts w:eastAsiaTheme="minorEastAsia"/>
          <w:noProof/>
          <w:sz w:val="22"/>
        </w:rPr>
      </w:pPr>
      <w:hyperlink w:anchor="_Toc38030564" w:history="1">
        <w:r w:rsidR="00D62C7B" w:rsidRPr="00DF75EB">
          <w:rPr>
            <w:rStyle w:val="Hyperlink"/>
            <w:noProof/>
          </w:rPr>
          <w:t>6.11.</w:t>
        </w:r>
        <w:r w:rsidR="00D62C7B">
          <w:rPr>
            <w:rFonts w:eastAsiaTheme="minorEastAsia"/>
            <w:noProof/>
            <w:sz w:val="22"/>
          </w:rPr>
          <w:tab/>
        </w:r>
        <w:r w:rsidR="00D62C7B" w:rsidRPr="00DF75EB">
          <w:rPr>
            <w:rStyle w:val="Hyperlink"/>
            <w:noProof/>
          </w:rPr>
          <w:t>Dates Housed in PSH or RRH (sys_Time)</w:t>
        </w:r>
        <w:r w:rsidR="00D62C7B">
          <w:rPr>
            <w:noProof/>
            <w:webHidden/>
          </w:rPr>
          <w:tab/>
        </w:r>
        <w:r w:rsidR="00D62C7B">
          <w:rPr>
            <w:noProof/>
            <w:webHidden/>
          </w:rPr>
          <w:fldChar w:fldCharType="begin"/>
        </w:r>
        <w:r w:rsidR="00D62C7B">
          <w:rPr>
            <w:noProof/>
            <w:webHidden/>
          </w:rPr>
          <w:instrText xml:space="preserve"> PAGEREF _Toc38030564 \h </w:instrText>
        </w:r>
        <w:r w:rsidR="00D62C7B">
          <w:rPr>
            <w:noProof/>
            <w:webHidden/>
          </w:rPr>
        </w:r>
        <w:r w:rsidR="00D62C7B">
          <w:rPr>
            <w:noProof/>
            <w:webHidden/>
          </w:rPr>
          <w:fldChar w:fldCharType="separate"/>
        </w:r>
        <w:r w:rsidR="00D62C7B">
          <w:rPr>
            <w:noProof/>
            <w:webHidden/>
          </w:rPr>
          <w:t>85</w:t>
        </w:r>
        <w:r w:rsidR="00D62C7B">
          <w:rPr>
            <w:noProof/>
            <w:webHidden/>
          </w:rPr>
          <w:fldChar w:fldCharType="end"/>
        </w:r>
      </w:hyperlink>
    </w:p>
    <w:p w14:paraId="700D3526" w14:textId="77777777" w:rsidR="00D62C7B" w:rsidRDefault="00722600">
      <w:pPr>
        <w:pStyle w:val="TOC2"/>
        <w:rPr>
          <w:rFonts w:eastAsiaTheme="minorEastAsia"/>
          <w:noProof/>
          <w:sz w:val="22"/>
        </w:rPr>
      </w:pPr>
      <w:hyperlink w:anchor="_Toc38030565" w:history="1">
        <w:r w:rsidR="00D62C7B" w:rsidRPr="00DF75EB">
          <w:rPr>
            <w:rStyle w:val="Hyperlink"/>
            <w:noProof/>
          </w:rPr>
          <w:t>6.12.</w:t>
        </w:r>
        <w:r w:rsidR="00D62C7B">
          <w:rPr>
            <w:rFonts w:eastAsiaTheme="minorEastAsia"/>
            <w:noProof/>
            <w:sz w:val="22"/>
          </w:rPr>
          <w:tab/>
        </w:r>
        <w:r w:rsidR="00D62C7B" w:rsidRPr="00DF75EB">
          <w:rPr>
            <w:rStyle w:val="Hyperlink"/>
            <w:noProof/>
          </w:rPr>
          <w:t>Get Last Inactive Date</w:t>
        </w:r>
        <w:r w:rsidR="00D62C7B">
          <w:rPr>
            <w:noProof/>
            <w:webHidden/>
          </w:rPr>
          <w:tab/>
        </w:r>
        <w:r w:rsidR="00D62C7B">
          <w:rPr>
            <w:noProof/>
            <w:webHidden/>
          </w:rPr>
          <w:fldChar w:fldCharType="begin"/>
        </w:r>
        <w:r w:rsidR="00D62C7B">
          <w:rPr>
            <w:noProof/>
            <w:webHidden/>
          </w:rPr>
          <w:instrText xml:space="preserve"> PAGEREF _Toc38030565 \h </w:instrText>
        </w:r>
        <w:r w:rsidR="00D62C7B">
          <w:rPr>
            <w:noProof/>
            <w:webHidden/>
          </w:rPr>
        </w:r>
        <w:r w:rsidR="00D62C7B">
          <w:rPr>
            <w:noProof/>
            <w:webHidden/>
          </w:rPr>
          <w:fldChar w:fldCharType="separate"/>
        </w:r>
        <w:r w:rsidR="00D62C7B">
          <w:rPr>
            <w:noProof/>
            <w:webHidden/>
          </w:rPr>
          <w:t>88</w:t>
        </w:r>
        <w:r w:rsidR="00D62C7B">
          <w:rPr>
            <w:noProof/>
            <w:webHidden/>
          </w:rPr>
          <w:fldChar w:fldCharType="end"/>
        </w:r>
      </w:hyperlink>
    </w:p>
    <w:p w14:paraId="45BCE200" w14:textId="77777777" w:rsidR="00D62C7B" w:rsidRDefault="00722600">
      <w:pPr>
        <w:pStyle w:val="TOC2"/>
        <w:rPr>
          <w:rFonts w:eastAsiaTheme="minorEastAsia"/>
          <w:noProof/>
          <w:sz w:val="22"/>
        </w:rPr>
      </w:pPr>
      <w:hyperlink w:anchor="_Toc38030566" w:history="1">
        <w:r w:rsidR="00D62C7B" w:rsidRPr="00DF75EB">
          <w:rPr>
            <w:rStyle w:val="Hyperlink"/>
            <w:noProof/>
          </w:rPr>
          <w:t>6.13.</w:t>
        </w:r>
        <w:r w:rsidR="00D62C7B">
          <w:rPr>
            <w:rFonts w:eastAsiaTheme="minorEastAsia"/>
            <w:noProof/>
            <w:sz w:val="22"/>
          </w:rPr>
          <w:tab/>
        </w:r>
        <w:r w:rsidR="00D62C7B" w:rsidRPr="00DF75EB">
          <w:rPr>
            <w:rStyle w:val="Hyperlink"/>
            <w:noProof/>
          </w:rPr>
          <w:t>Get Dates of Other System Use (sys_Time)</w:t>
        </w:r>
        <w:r w:rsidR="00D62C7B">
          <w:rPr>
            <w:noProof/>
            <w:webHidden/>
          </w:rPr>
          <w:tab/>
        </w:r>
        <w:r w:rsidR="00D62C7B">
          <w:rPr>
            <w:noProof/>
            <w:webHidden/>
          </w:rPr>
          <w:fldChar w:fldCharType="begin"/>
        </w:r>
        <w:r w:rsidR="00D62C7B">
          <w:rPr>
            <w:noProof/>
            <w:webHidden/>
          </w:rPr>
          <w:instrText xml:space="preserve"> PAGEREF _Toc38030566 \h </w:instrText>
        </w:r>
        <w:r w:rsidR="00D62C7B">
          <w:rPr>
            <w:noProof/>
            <w:webHidden/>
          </w:rPr>
        </w:r>
        <w:r w:rsidR="00D62C7B">
          <w:rPr>
            <w:noProof/>
            <w:webHidden/>
          </w:rPr>
          <w:fldChar w:fldCharType="separate"/>
        </w:r>
        <w:r w:rsidR="00D62C7B">
          <w:rPr>
            <w:noProof/>
            <w:webHidden/>
          </w:rPr>
          <w:t>89</w:t>
        </w:r>
        <w:r w:rsidR="00D62C7B">
          <w:rPr>
            <w:noProof/>
            <w:webHidden/>
          </w:rPr>
          <w:fldChar w:fldCharType="end"/>
        </w:r>
      </w:hyperlink>
    </w:p>
    <w:p w14:paraId="7A36E2C1" w14:textId="77777777" w:rsidR="00D62C7B" w:rsidRDefault="00722600">
      <w:pPr>
        <w:pStyle w:val="TOC2"/>
        <w:rPr>
          <w:rFonts w:eastAsiaTheme="minorEastAsia"/>
          <w:noProof/>
          <w:sz w:val="22"/>
        </w:rPr>
      </w:pPr>
      <w:hyperlink w:anchor="_Toc38030567" w:history="1">
        <w:r w:rsidR="00D62C7B" w:rsidRPr="00DF75EB">
          <w:rPr>
            <w:rStyle w:val="Hyperlink"/>
            <w:noProof/>
          </w:rPr>
          <w:t>6.14.</w:t>
        </w:r>
        <w:r w:rsidR="00D62C7B">
          <w:rPr>
            <w:rFonts w:eastAsiaTheme="minorEastAsia"/>
            <w:noProof/>
            <w:sz w:val="22"/>
          </w:rPr>
          <w:tab/>
        </w:r>
        <w:r w:rsidR="00D62C7B" w:rsidRPr="00DF75EB">
          <w:rPr>
            <w:rStyle w:val="Hyperlink"/>
            <w:noProof/>
          </w:rPr>
          <w:t>Get Other Dates Homeless from 3.917A/B Living Situation</w:t>
        </w:r>
        <w:r w:rsidR="00D62C7B">
          <w:rPr>
            <w:noProof/>
            <w:webHidden/>
          </w:rPr>
          <w:tab/>
        </w:r>
        <w:r w:rsidR="00D62C7B">
          <w:rPr>
            <w:noProof/>
            <w:webHidden/>
          </w:rPr>
          <w:fldChar w:fldCharType="begin"/>
        </w:r>
        <w:r w:rsidR="00D62C7B">
          <w:rPr>
            <w:noProof/>
            <w:webHidden/>
          </w:rPr>
          <w:instrText xml:space="preserve"> PAGEREF _Toc38030567 \h </w:instrText>
        </w:r>
        <w:r w:rsidR="00D62C7B">
          <w:rPr>
            <w:noProof/>
            <w:webHidden/>
          </w:rPr>
        </w:r>
        <w:r w:rsidR="00D62C7B">
          <w:rPr>
            <w:noProof/>
            <w:webHidden/>
          </w:rPr>
          <w:fldChar w:fldCharType="separate"/>
        </w:r>
        <w:r w:rsidR="00D62C7B">
          <w:rPr>
            <w:noProof/>
            <w:webHidden/>
          </w:rPr>
          <w:t>90</w:t>
        </w:r>
        <w:r w:rsidR="00D62C7B">
          <w:rPr>
            <w:noProof/>
            <w:webHidden/>
          </w:rPr>
          <w:fldChar w:fldCharType="end"/>
        </w:r>
      </w:hyperlink>
    </w:p>
    <w:p w14:paraId="26A5EE44" w14:textId="77777777" w:rsidR="00D62C7B" w:rsidRDefault="00722600">
      <w:pPr>
        <w:pStyle w:val="TOC2"/>
        <w:rPr>
          <w:rFonts w:eastAsiaTheme="minorEastAsia"/>
          <w:noProof/>
          <w:sz w:val="22"/>
        </w:rPr>
      </w:pPr>
      <w:hyperlink w:anchor="_Toc38030568" w:history="1">
        <w:r w:rsidR="00D62C7B" w:rsidRPr="00DF75EB">
          <w:rPr>
            <w:rStyle w:val="Hyperlink"/>
            <w:noProof/>
          </w:rPr>
          <w:t>6.15.</w:t>
        </w:r>
        <w:r w:rsidR="00D62C7B">
          <w:rPr>
            <w:rFonts w:eastAsiaTheme="minorEastAsia"/>
            <w:noProof/>
            <w:sz w:val="22"/>
          </w:rPr>
          <w:tab/>
        </w:r>
        <w:r w:rsidR="00D62C7B" w:rsidRPr="00DF75EB">
          <w:rPr>
            <w:rStyle w:val="Hyperlink"/>
            <w:noProof/>
          </w:rPr>
          <w:t>Set System Use Days for LSAHousehold</w:t>
        </w:r>
        <w:r w:rsidR="00D62C7B">
          <w:rPr>
            <w:noProof/>
            <w:webHidden/>
          </w:rPr>
          <w:tab/>
        </w:r>
        <w:r w:rsidR="00D62C7B">
          <w:rPr>
            <w:noProof/>
            <w:webHidden/>
          </w:rPr>
          <w:fldChar w:fldCharType="begin"/>
        </w:r>
        <w:r w:rsidR="00D62C7B">
          <w:rPr>
            <w:noProof/>
            <w:webHidden/>
          </w:rPr>
          <w:instrText xml:space="preserve"> PAGEREF _Toc38030568 \h </w:instrText>
        </w:r>
        <w:r w:rsidR="00D62C7B">
          <w:rPr>
            <w:noProof/>
            <w:webHidden/>
          </w:rPr>
        </w:r>
        <w:r w:rsidR="00D62C7B">
          <w:rPr>
            <w:noProof/>
            <w:webHidden/>
          </w:rPr>
          <w:fldChar w:fldCharType="separate"/>
        </w:r>
        <w:r w:rsidR="00D62C7B">
          <w:rPr>
            <w:noProof/>
            <w:webHidden/>
          </w:rPr>
          <w:t>91</w:t>
        </w:r>
        <w:r w:rsidR="00D62C7B">
          <w:rPr>
            <w:noProof/>
            <w:webHidden/>
          </w:rPr>
          <w:fldChar w:fldCharType="end"/>
        </w:r>
      </w:hyperlink>
    </w:p>
    <w:p w14:paraId="46B26CC3" w14:textId="77777777" w:rsidR="00D62C7B" w:rsidRDefault="00722600">
      <w:pPr>
        <w:pStyle w:val="TOC2"/>
        <w:rPr>
          <w:rFonts w:eastAsiaTheme="minorEastAsia"/>
          <w:noProof/>
          <w:sz w:val="22"/>
        </w:rPr>
      </w:pPr>
      <w:hyperlink w:anchor="_Toc38030569" w:history="1">
        <w:r w:rsidR="00D62C7B" w:rsidRPr="00DF75EB">
          <w:rPr>
            <w:rStyle w:val="Hyperlink"/>
            <w:noProof/>
          </w:rPr>
          <w:t>6.16.</w:t>
        </w:r>
        <w:r w:rsidR="00D62C7B">
          <w:rPr>
            <w:rFonts w:eastAsiaTheme="minorEastAsia"/>
            <w:noProof/>
            <w:sz w:val="22"/>
          </w:rPr>
          <w:tab/>
        </w:r>
        <w:r w:rsidR="00D62C7B" w:rsidRPr="00DF75EB">
          <w:rPr>
            <w:rStyle w:val="Hyperlink"/>
            <w:noProof/>
          </w:rPr>
          <w:t>Update EST/RRH/PSHStatus</w:t>
        </w:r>
        <w:r w:rsidR="00D62C7B">
          <w:rPr>
            <w:noProof/>
            <w:webHidden/>
          </w:rPr>
          <w:tab/>
        </w:r>
        <w:r w:rsidR="00D62C7B">
          <w:rPr>
            <w:noProof/>
            <w:webHidden/>
          </w:rPr>
          <w:fldChar w:fldCharType="begin"/>
        </w:r>
        <w:r w:rsidR="00D62C7B">
          <w:rPr>
            <w:noProof/>
            <w:webHidden/>
          </w:rPr>
          <w:instrText xml:space="preserve"> PAGEREF _Toc38030569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4603484F" w14:textId="77777777" w:rsidR="00D62C7B" w:rsidRDefault="00722600">
      <w:pPr>
        <w:pStyle w:val="TOC2"/>
        <w:rPr>
          <w:rFonts w:eastAsiaTheme="minorEastAsia"/>
          <w:noProof/>
          <w:sz w:val="22"/>
        </w:rPr>
      </w:pPr>
      <w:hyperlink w:anchor="_Toc38030570" w:history="1">
        <w:r w:rsidR="00D62C7B" w:rsidRPr="00DF75EB">
          <w:rPr>
            <w:rStyle w:val="Hyperlink"/>
            <w:noProof/>
          </w:rPr>
          <w:t>6.17.</w:t>
        </w:r>
        <w:r w:rsidR="00D62C7B">
          <w:rPr>
            <w:rFonts w:eastAsiaTheme="minorEastAsia"/>
            <w:noProof/>
            <w:sz w:val="22"/>
          </w:rPr>
          <w:tab/>
        </w:r>
        <w:r w:rsidR="00D62C7B" w:rsidRPr="00DF75EB">
          <w:rPr>
            <w:rStyle w:val="Hyperlink"/>
            <w:noProof/>
          </w:rPr>
          <w:t>Set EST/RRH/PSHAHAR</w:t>
        </w:r>
        <w:r w:rsidR="00D62C7B">
          <w:rPr>
            <w:noProof/>
            <w:webHidden/>
          </w:rPr>
          <w:tab/>
        </w:r>
        <w:r w:rsidR="00D62C7B">
          <w:rPr>
            <w:noProof/>
            <w:webHidden/>
          </w:rPr>
          <w:fldChar w:fldCharType="begin"/>
        </w:r>
        <w:r w:rsidR="00D62C7B">
          <w:rPr>
            <w:noProof/>
            <w:webHidden/>
          </w:rPr>
          <w:instrText xml:space="preserve"> PAGEREF _Toc38030570 \h </w:instrText>
        </w:r>
        <w:r w:rsidR="00D62C7B">
          <w:rPr>
            <w:noProof/>
            <w:webHidden/>
          </w:rPr>
        </w:r>
        <w:r w:rsidR="00D62C7B">
          <w:rPr>
            <w:noProof/>
            <w:webHidden/>
          </w:rPr>
          <w:fldChar w:fldCharType="separate"/>
        </w:r>
        <w:r w:rsidR="00D62C7B">
          <w:rPr>
            <w:noProof/>
            <w:webHidden/>
          </w:rPr>
          <w:t>94</w:t>
        </w:r>
        <w:r w:rsidR="00D62C7B">
          <w:rPr>
            <w:noProof/>
            <w:webHidden/>
          </w:rPr>
          <w:fldChar w:fldCharType="end"/>
        </w:r>
      </w:hyperlink>
    </w:p>
    <w:p w14:paraId="06F9E5E1" w14:textId="77777777" w:rsidR="00D62C7B" w:rsidRDefault="00722600">
      <w:pPr>
        <w:pStyle w:val="TOC2"/>
        <w:rPr>
          <w:rFonts w:eastAsiaTheme="minorEastAsia"/>
          <w:noProof/>
          <w:sz w:val="22"/>
        </w:rPr>
      </w:pPr>
      <w:hyperlink w:anchor="_Toc38030571" w:history="1">
        <w:r w:rsidR="00D62C7B" w:rsidRPr="00DF75EB">
          <w:rPr>
            <w:rStyle w:val="Hyperlink"/>
            <w:noProof/>
          </w:rPr>
          <w:t>6.18.</w:t>
        </w:r>
        <w:r w:rsidR="00D62C7B">
          <w:rPr>
            <w:rFonts w:eastAsiaTheme="minorEastAsia"/>
            <w:noProof/>
            <w:sz w:val="22"/>
          </w:rPr>
          <w:tab/>
        </w:r>
        <w:r w:rsidR="00D62C7B" w:rsidRPr="00DF75EB">
          <w:rPr>
            <w:rStyle w:val="Hyperlink"/>
            <w:noProof/>
          </w:rPr>
          <w:t>Set SystemPath for LSAHousehold</w:t>
        </w:r>
        <w:r w:rsidR="00D62C7B">
          <w:rPr>
            <w:noProof/>
            <w:webHidden/>
          </w:rPr>
          <w:tab/>
        </w:r>
        <w:r w:rsidR="00D62C7B">
          <w:rPr>
            <w:noProof/>
            <w:webHidden/>
          </w:rPr>
          <w:fldChar w:fldCharType="begin"/>
        </w:r>
        <w:r w:rsidR="00D62C7B">
          <w:rPr>
            <w:noProof/>
            <w:webHidden/>
          </w:rPr>
          <w:instrText xml:space="preserve"> PAGEREF _Toc38030571 \h </w:instrText>
        </w:r>
        <w:r w:rsidR="00D62C7B">
          <w:rPr>
            <w:noProof/>
            <w:webHidden/>
          </w:rPr>
        </w:r>
        <w:r w:rsidR="00D62C7B">
          <w:rPr>
            <w:noProof/>
            <w:webHidden/>
          </w:rPr>
          <w:fldChar w:fldCharType="separate"/>
        </w:r>
        <w:r w:rsidR="00D62C7B">
          <w:rPr>
            <w:noProof/>
            <w:webHidden/>
          </w:rPr>
          <w:t>95</w:t>
        </w:r>
        <w:r w:rsidR="00D62C7B">
          <w:rPr>
            <w:noProof/>
            <w:webHidden/>
          </w:rPr>
          <w:fldChar w:fldCharType="end"/>
        </w:r>
      </w:hyperlink>
    </w:p>
    <w:p w14:paraId="3BF4A0C9" w14:textId="77777777" w:rsidR="00D62C7B" w:rsidRDefault="00722600">
      <w:pPr>
        <w:pStyle w:val="TOC2"/>
        <w:rPr>
          <w:rFonts w:eastAsiaTheme="minorEastAsia"/>
          <w:noProof/>
          <w:sz w:val="22"/>
        </w:rPr>
      </w:pPr>
      <w:hyperlink w:anchor="_Toc38030572" w:history="1">
        <w:r w:rsidR="00D62C7B" w:rsidRPr="00DF75EB">
          <w:rPr>
            <w:rStyle w:val="Hyperlink"/>
            <w:noProof/>
          </w:rPr>
          <w:t>6.19.</w:t>
        </w:r>
        <w:r w:rsidR="00D62C7B">
          <w:rPr>
            <w:rFonts w:eastAsiaTheme="minorEastAsia"/>
            <w:noProof/>
            <w:sz w:val="22"/>
          </w:rPr>
          <w:tab/>
        </w:r>
        <w:r w:rsidR="00D62C7B" w:rsidRPr="00DF75EB">
          <w:rPr>
            <w:rStyle w:val="Hyperlink"/>
            <w:noProof/>
          </w:rPr>
          <w:t>LSAHousehold</w:t>
        </w:r>
        <w:r w:rsidR="00D62C7B">
          <w:rPr>
            <w:noProof/>
            <w:webHidden/>
          </w:rPr>
          <w:tab/>
        </w:r>
        <w:r w:rsidR="00D62C7B">
          <w:rPr>
            <w:noProof/>
            <w:webHidden/>
          </w:rPr>
          <w:fldChar w:fldCharType="begin"/>
        </w:r>
        <w:r w:rsidR="00D62C7B">
          <w:rPr>
            <w:noProof/>
            <w:webHidden/>
          </w:rPr>
          <w:instrText xml:space="preserve"> PAGEREF _Toc38030572 \h </w:instrText>
        </w:r>
        <w:r w:rsidR="00D62C7B">
          <w:rPr>
            <w:noProof/>
            <w:webHidden/>
          </w:rPr>
        </w:r>
        <w:r w:rsidR="00D62C7B">
          <w:rPr>
            <w:noProof/>
            <w:webHidden/>
          </w:rPr>
          <w:fldChar w:fldCharType="separate"/>
        </w:r>
        <w:r w:rsidR="00D62C7B">
          <w:rPr>
            <w:noProof/>
            <w:webHidden/>
          </w:rPr>
          <w:t>96</w:t>
        </w:r>
        <w:r w:rsidR="00D62C7B">
          <w:rPr>
            <w:noProof/>
            <w:webHidden/>
          </w:rPr>
          <w:fldChar w:fldCharType="end"/>
        </w:r>
      </w:hyperlink>
    </w:p>
    <w:p w14:paraId="32C913C4" w14:textId="4CAB1D36" w:rsidR="00D62C7B" w:rsidRDefault="00722600">
      <w:pPr>
        <w:pStyle w:val="TOC1"/>
        <w:rPr>
          <w:rFonts w:eastAsiaTheme="minorEastAsia"/>
          <w:sz w:val="22"/>
          <w:szCs w:val="22"/>
        </w:rPr>
      </w:pPr>
      <w:hyperlink w:anchor="_Toc38030573" w:history="1">
        <w:r w:rsidR="00D62C7B" w:rsidRPr="00DF75EB">
          <w:rPr>
            <w:rStyle w:val="Hyperlink"/>
          </w:rPr>
          <w:t>7.</w:t>
        </w:r>
        <w:r w:rsidR="00D62C7B">
          <w:rPr>
            <w:rFonts w:eastAsiaTheme="minorEastAsia"/>
            <w:sz w:val="22"/>
            <w:szCs w:val="22"/>
          </w:rPr>
          <w:tab/>
        </w:r>
        <w:r w:rsidR="00D62C7B" w:rsidRPr="00DF75EB">
          <w:rPr>
            <w:rStyle w:val="Hyperlink"/>
          </w:rPr>
          <w:t>HMIS Business Logic:</w:t>
        </w:r>
        <w:r w:rsidR="005A642F">
          <w:rPr>
            <w:rStyle w:val="Hyperlink"/>
          </w:rPr>
          <w:t xml:space="preserve"> </w:t>
        </w:r>
        <w:r w:rsidR="00D62C7B" w:rsidRPr="00DF75EB">
          <w:rPr>
            <w:rStyle w:val="Hyperlink"/>
          </w:rPr>
          <w:t>LSAExit</w:t>
        </w:r>
        <w:r w:rsidR="00D62C7B">
          <w:rPr>
            <w:webHidden/>
          </w:rPr>
          <w:tab/>
        </w:r>
        <w:r w:rsidR="00D62C7B">
          <w:rPr>
            <w:webHidden/>
          </w:rPr>
          <w:fldChar w:fldCharType="begin"/>
        </w:r>
        <w:r w:rsidR="00D62C7B">
          <w:rPr>
            <w:webHidden/>
          </w:rPr>
          <w:instrText xml:space="preserve"> PAGEREF _Toc38030573 \h </w:instrText>
        </w:r>
        <w:r w:rsidR="00D62C7B">
          <w:rPr>
            <w:webHidden/>
          </w:rPr>
        </w:r>
        <w:r w:rsidR="00D62C7B">
          <w:rPr>
            <w:webHidden/>
          </w:rPr>
          <w:fldChar w:fldCharType="separate"/>
        </w:r>
        <w:r w:rsidR="00D62C7B">
          <w:rPr>
            <w:webHidden/>
          </w:rPr>
          <w:t>99</w:t>
        </w:r>
        <w:r w:rsidR="00D62C7B">
          <w:rPr>
            <w:webHidden/>
          </w:rPr>
          <w:fldChar w:fldCharType="end"/>
        </w:r>
      </w:hyperlink>
    </w:p>
    <w:p w14:paraId="67080A63" w14:textId="77777777" w:rsidR="00D62C7B" w:rsidRDefault="00722600">
      <w:pPr>
        <w:pStyle w:val="TOC2"/>
        <w:rPr>
          <w:rFonts w:eastAsiaTheme="minorEastAsia"/>
          <w:noProof/>
          <w:sz w:val="22"/>
        </w:rPr>
      </w:pPr>
      <w:hyperlink w:anchor="_Toc38030574" w:history="1">
        <w:r w:rsidR="00D62C7B" w:rsidRPr="00DF75EB">
          <w:rPr>
            <w:rStyle w:val="Hyperlink"/>
            <w:noProof/>
          </w:rPr>
          <w:t>7.1.</w:t>
        </w:r>
        <w:r w:rsidR="00D62C7B">
          <w:rPr>
            <w:rFonts w:eastAsiaTheme="minorEastAsia"/>
            <w:noProof/>
            <w:sz w:val="22"/>
          </w:rPr>
          <w:tab/>
        </w:r>
        <w:r w:rsidR="00D62C7B" w:rsidRPr="00DF75EB">
          <w:rPr>
            <w:rStyle w:val="Hyperlink"/>
            <w:noProof/>
          </w:rPr>
          <w:t>Identify Qualifying Exits in Exit Cohort Periods</w:t>
        </w:r>
        <w:r w:rsidR="00D62C7B">
          <w:rPr>
            <w:noProof/>
            <w:webHidden/>
          </w:rPr>
          <w:tab/>
        </w:r>
        <w:r w:rsidR="00D62C7B">
          <w:rPr>
            <w:noProof/>
            <w:webHidden/>
          </w:rPr>
          <w:fldChar w:fldCharType="begin"/>
        </w:r>
        <w:r w:rsidR="00D62C7B">
          <w:rPr>
            <w:noProof/>
            <w:webHidden/>
          </w:rPr>
          <w:instrText xml:space="preserve"> PAGEREF _Toc38030574 \h </w:instrText>
        </w:r>
        <w:r w:rsidR="00D62C7B">
          <w:rPr>
            <w:noProof/>
            <w:webHidden/>
          </w:rPr>
        </w:r>
        <w:r w:rsidR="00D62C7B">
          <w:rPr>
            <w:noProof/>
            <w:webHidden/>
          </w:rPr>
          <w:fldChar w:fldCharType="separate"/>
        </w:r>
        <w:r w:rsidR="00D62C7B">
          <w:rPr>
            <w:noProof/>
            <w:webHidden/>
          </w:rPr>
          <w:t>99</w:t>
        </w:r>
        <w:r w:rsidR="00D62C7B">
          <w:rPr>
            <w:noProof/>
            <w:webHidden/>
          </w:rPr>
          <w:fldChar w:fldCharType="end"/>
        </w:r>
      </w:hyperlink>
    </w:p>
    <w:p w14:paraId="3A835D0B" w14:textId="77777777" w:rsidR="00D62C7B" w:rsidRDefault="00722600">
      <w:pPr>
        <w:pStyle w:val="TOC2"/>
        <w:rPr>
          <w:rFonts w:eastAsiaTheme="minorEastAsia"/>
          <w:noProof/>
          <w:sz w:val="22"/>
        </w:rPr>
      </w:pPr>
      <w:hyperlink w:anchor="_Toc38030575" w:history="1">
        <w:r w:rsidR="00D62C7B" w:rsidRPr="00DF75EB">
          <w:rPr>
            <w:rStyle w:val="Hyperlink"/>
            <w:noProof/>
          </w:rPr>
          <w:t>7.2.</w:t>
        </w:r>
        <w:r w:rsidR="00D62C7B">
          <w:rPr>
            <w:rFonts w:eastAsiaTheme="minorEastAsia"/>
            <w:noProof/>
            <w:sz w:val="22"/>
          </w:rPr>
          <w:tab/>
        </w:r>
        <w:r w:rsidR="00D62C7B" w:rsidRPr="00DF75EB">
          <w:rPr>
            <w:rStyle w:val="Hyperlink"/>
            <w:noProof/>
          </w:rPr>
          <w:t>Select Reportable Exits</w:t>
        </w:r>
        <w:r w:rsidR="00D62C7B">
          <w:rPr>
            <w:noProof/>
            <w:webHidden/>
          </w:rPr>
          <w:tab/>
        </w:r>
        <w:r w:rsidR="00D62C7B">
          <w:rPr>
            <w:noProof/>
            <w:webHidden/>
          </w:rPr>
          <w:fldChar w:fldCharType="begin"/>
        </w:r>
        <w:r w:rsidR="00D62C7B">
          <w:rPr>
            <w:noProof/>
            <w:webHidden/>
          </w:rPr>
          <w:instrText xml:space="preserve"> PAGEREF _Toc38030575 \h </w:instrText>
        </w:r>
        <w:r w:rsidR="00D62C7B">
          <w:rPr>
            <w:noProof/>
            <w:webHidden/>
          </w:rPr>
        </w:r>
        <w:r w:rsidR="00D62C7B">
          <w:rPr>
            <w:noProof/>
            <w:webHidden/>
          </w:rPr>
          <w:fldChar w:fldCharType="separate"/>
        </w:r>
        <w:r w:rsidR="00D62C7B">
          <w:rPr>
            <w:noProof/>
            <w:webHidden/>
          </w:rPr>
          <w:t>100</w:t>
        </w:r>
        <w:r w:rsidR="00D62C7B">
          <w:rPr>
            <w:noProof/>
            <w:webHidden/>
          </w:rPr>
          <w:fldChar w:fldCharType="end"/>
        </w:r>
      </w:hyperlink>
    </w:p>
    <w:p w14:paraId="5C954A1C" w14:textId="77777777" w:rsidR="00D62C7B" w:rsidRDefault="00722600">
      <w:pPr>
        <w:pStyle w:val="TOC2"/>
        <w:rPr>
          <w:rFonts w:eastAsiaTheme="minorEastAsia"/>
          <w:noProof/>
          <w:sz w:val="22"/>
        </w:rPr>
      </w:pPr>
      <w:hyperlink w:anchor="_Toc38030576" w:history="1">
        <w:r w:rsidR="00D62C7B" w:rsidRPr="00DF75EB">
          <w:rPr>
            <w:rStyle w:val="Hyperlink"/>
            <w:noProof/>
          </w:rPr>
          <w:t>7.3.</w:t>
        </w:r>
        <w:r w:rsidR="00D62C7B">
          <w:rPr>
            <w:rFonts w:eastAsiaTheme="minorEastAsia"/>
            <w:noProof/>
            <w:sz w:val="22"/>
          </w:rPr>
          <w:tab/>
        </w:r>
        <w:r w:rsidR="00D62C7B" w:rsidRPr="00DF75EB">
          <w:rPr>
            <w:rStyle w:val="Hyperlink"/>
            <w:noProof/>
          </w:rPr>
          <w:t>Set ReturnTime for Exit Cohort Households</w:t>
        </w:r>
        <w:r w:rsidR="00D62C7B">
          <w:rPr>
            <w:noProof/>
            <w:webHidden/>
          </w:rPr>
          <w:tab/>
        </w:r>
        <w:r w:rsidR="00D62C7B">
          <w:rPr>
            <w:noProof/>
            <w:webHidden/>
          </w:rPr>
          <w:fldChar w:fldCharType="begin"/>
        </w:r>
        <w:r w:rsidR="00D62C7B">
          <w:rPr>
            <w:noProof/>
            <w:webHidden/>
          </w:rPr>
          <w:instrText xml:space="preserve"> PAGEREF _Toc38030576 \h </w:instrText>
        </w:r>
        <w:r w:rsidR="00D62C7B">
          <w:rPr>
            <w:noProof/>
            <w:webHidden/>
          </w:rPr>
        </w:r>
        <w:r w:rsidR="00D62C7B">
          <w:rPr>
            <w:noProof/>
            <w:webHidden/>
          </w:rPr>
          <w:fldChar w:fldCharType="separate"/>
        </w:r>
        <w:r w:rsidR="00D62C7B">
          <w:rPr>
            <w:noProof/>
            <w:webHidden/>
          </w:rPr>
          <w:t>103</w:t>
        </w:r>
        <w:r w:rsidR="00D62C7B">
          <w:rPr>
            <w:noProof/>
            <w:webHidden/>
          </w:rPr>
          <w:fldChar w:fldCharType="end"/>
        </w:r>
      </w:hyperlink>
    </w:p>
    <w:p w14:paraId="6648E937" w14:textId="77777777" w:rsidR="00D62C7B" w:rsidRDefault="00722600">
      <w:pPr>
        <w:pStyle w:val="TOC2"/>
        <w:rPr>
          <w:rFonts w:eastAsiaTheme="minorEastAsia"/>
          <w:noProof/>
          <w:sz w:val="22"/>
        </w:rPr>
      </w:pPr>
      <w:hyperlink w:anchor="_Toc38030577" w:history="1">
        <w:r w:rsidR="00D62C7B" w:rsidRPr="00DF75EB">
          <w:rPr>
            <w:rStyle w:val="Hyperlink"/>
            <w:noProof/>
          </w:rPr>
          <w:t>7.4.</w:t>
        </w:r>
        <w:r w:rsidR="00D62C7B">
          <w:rPr>
            <w:rFonts w:eastAsiaTheme="minorEastAsia"/>
            <w:noProof/>
            <w:sz w:val="22"/>
          </w:rPr>
          <w:tab/>
        </w:r>
        <w:r w:rsidR="00D62C7B" w:rsidRPr="00DF75EB">
          <w:rPr>
            <w:rStyle w:val="Hyperlink"/>
            <w:noProof/>
          </w:rPr>
          <w:t>Set Population Identifiers for Exit Cohort Households</w:t>
        </w:r>
        <w:r w:rsidR="00D62C7B">
          <w:rPr>
            <w:noProof/>
            <w:webHidden/>
          </w:rPr>
          <w:tab/>
        </w:r>
        <w:r w:rsidR="00D62C7B">
          <w:rPr>
            <w:noProof/>
            <w:webHidden/>
          </w:rPr>
          <w:fldChar w:fldCharType="begin"/>
        </w:r>
        <w:r w:rsidR="00D62C7B">
          <w:rPr>
            <w:noProof/>
            <w:webHidden/>
          </w:rPr>
          <w:instrText xml:space="preserve"> PAGEREF _Toc38030577 \h </w:instrText>
        </w:r>
        <w:r w:rsidR="00D62C7B">
          <w:rPr>
            <w:noProof/>
            <w:webHidden/>
          </w:rPr>
        </w:r>
        <w:r w:rsidR="00D62C7B">
          <w:rPr>
            <w:noProof/>
            <w:webHidden/>
          </w:rPr>
          <w:fldChar w:fldCharType="separate"/>
        </w:r>
        <w:r w:rsidR="00D62C7B">
          <w:rPr>
            <w:noProof/>
            <w:webHidden/>
          </w:rPr>
          <w:t>104</w:t>
        </w:r>
        <w:r w:rsidR="00D62C7B">
          <w:rPr>
            <w:noProof/>
            <w:webHidden/>
          </w:rPr>
          <w:fldChar w:fldCharType="end"/>
        </w:r>
      </w:hyperlink>
    </w:p>
    <w:p w14:paraId="1627C30B" w14:textId="77777777" w:rsidR="00D62C7B" w:rsidRDefault="00722600">
      <w:pPr>
        <w:pStyle w:val="TOC2"/>
        <w:rPr>
          <w:rFonts w:eastAsiaTheme="minorEastAsia"/>
          <w:noProof/>
          <w:sz w:val="22"/>
        </w:rPr>
      </w:pPr>
      <w:hyperlink w:anchor="_Toc38030578" w:history="1">
        <w:r w:rsidR="00D62C7B" w:rsidRPr="00DF75EB">
          <w:rPr>
            <w:rStyle w:val="Hyperlink"/>
            <w:noProof/>
          </w:rPr>
          <w:t>7.5.</w:t>
        </w:r>
        <w:r w:rsidR="00D62C7B">
          <w:rPr>
            <w:rFonts w:eastAsiaTheme="minorEastAsia"/>
            <w:noProof/>
            <w:sz w:val="22"/>
          </w:rPr>
          <w:tab/>
        </w:r>
        <w:r w:rsidR="00D62C7B" w:rsidRPr="00DF75EB">
          <w:rPr>
            <w:rStyle w:val="Hyperlink"/>
            <w:noProof/>
          </w:rPr>
          <w:t>Set System Engagement Status for Exit Cohort Households</w:t>
        </w:r>
        <w:r w:rsidR="00D62C7B">
          <w:rPr>
            <w:noProof/>
            <w:webHidden/>
          </w:rPr>
          <w:tab/>
        </w:r>
        <w:r w:rsidR="00D62C7B">
          <w:rPr>
            <w:noProof/>
            <w:webHidden/>
          </w:rPr>
          <w:fldChar w:fldCharType="begin"/>
        </w:r>
        <w:r w:rsidR="00D62C7B">
          <w:rPr>
            <w:noProof/>
            <w:webHidden/>
          </w:rPr>
          <w:instrText xml:space="preserve"> PAGEREF _Toc38030578 \h </w:instrText>
        </w:r>
        <w:r w:rsidR="00D62C7B">
          <w:rPr>
            <w:noProof/>
            <w:webHidden/>
          </w:rPr>
        </w:r>
        <w:r w:rsidR="00D62C7B">
          <w:rPr>
            <w:noProof/>
            <w:webHidden/>
          </w:rPr>
          <w:fldChar w:fldCharType="separate"/>
        </w:r>
        <w:r w:rsidR="00D62C7B">
          <w:rPr>
            <w:noProof/>
            <w:webHidden/>
          </w:rPr>
          <w:t>106</w:t>
        </w:r>
        <w:r w:rsidR="00D62C7B">
          <w:rPr>
            <w:noProof/>
            <w:webHidden/>
          </w:rPr>
          <w:fldChar w:fldCharType="end"/>
        </w:r>
      </w:hyperlink>
    </w:p>
    <w:p w14:paraId="0E722B3B" w14:textId="77777777" w:rsidR="00D62C7B" w:rsidRDefault="00722600">
      <w:pPr>
        <w:pStyle w:val="TOC2"/>
        <w:rPr>
          <w:rFonts w:eastAsiaTheme="minorEastAsia"/>
          <w:noProof/>
          <w:sz w:val="22"/>
        </w:rPr>
      </w:pPr>
      <w:hyperlink w:anchor="_Toc38030579" w:history="1">
        <w:r w:rsidR="00D62C7B" w:rsidRPr="00DF75EB">
          <w:rPr>
            <w:rStyle w:val="Hyperlink"/>
            <w:noProof/>
          </w:rPr>
          <w:t>7.6.</w:t>
        </w:r>
        <w:r w:rsidR="00D62C7B">
          <w:rPr>
            <w:rFonts w:eastAsiaTheme="minorEastAsia"/>
            <w:noProof/>
            <w:sz w:val="22"/>
          </w:rPr>
          <w:tab/>
        </w:r>
        <w:r w:rsidR="00D62C7B" w:rsidRPr="00DF75EB">
          <w:rPr>
            <w:rStyle w:val="Hyperlink"/>
            <w:noProof/>
          </w:rPr>
          <w:t>Last Inactive Date for Exit Cohorts</w:t>
        </w:r>
        <w:r w:rsidR="00D62C7B">
          <w:rPr>
            <w:noProof/>
            <w:webHidden/>
          </w:rPr>
          <w:tab/>
        </w:r>
        <w:r w:rsidR="00D62C7B">
          <w:rPr>
            <w:noProof/>
            <w:webHidden/>
          </w:rPr>
          <w:fldChar w:fldCharType="begin"/>
        </w:r>
        <w:r w:rsidR="00D62C7B">
          <w:rPr>
            <w:noProof/>
            <w:webHidden/>
          </w:rPr>
          <w:instrText xml:space="preserve"> PAGEREF _Toc38030579 \h </w:instrText>
        </w:r>
        <w:r w:rsidR="00D62C7B">
          <w:rPr>
            <w:noProof/>
            <w:webHidden/>
          </w:rPr>
        </w:r>
        <w:r w:rsidR="00D62C7B">
          <w:rPr>
            <w:noProof/>
            <w:webHidden/>
          </w:rPr>
          <w:fldChar w:fldCharType="separate"/>
        </w:r>
        <w:r w:rsidR="00D62C7B">
          <w:rPr>
            <w:noProof/>
            <w:webHidden/>
          </w:rPr>
          <w:t>108</w:t>
        </w:r>
        <w:r w:rsidR="00D62C7B">
          <w:rPr>
            <w:noProof/>
            <w:webHidden/>
          </w:rPr>
          <w:fldChar w:fldCharType="end"/>
        </w:r>
      </w:hyperlink>
    </w:p>
    <w:p w14:paraId="4CF12CAE" w14:textId="77777777" w:rsidR="00D62C7B" w:rsidRDefault="00722600">
      <w:pPr>
        <w:pStyle w:val="TOC2"/>
        <w:rPr>
          <w:rFonts w:eastAsiaTheme="minorEastAsia"/>
          <w:noProof/>
          <w:sz w:val="22"/>
        </w:rPr>
      </w:pPr>
      <w:hyperlink w:anchor="_Toc38030580" w:history="1">
        <w:r w:rsidR="00D62C7B" w:rsidRPr="00DF75EB">
          <w:rPr>
            <w:rStyle w:val="Hyperlink"/>
            <w:noProof/>
          </w:rPr>
          <w:t>7.7.</w:t>
        </w:r>
        <w:r w:rsidR="00D62C7B">
          <w:rPr>
            <w:rFonts w:eastAsiaTheme="minorEastAsia"/>
            <w:noProof/>
            <w:sz w:val="22"/>
          </w:rPr>
          <w:tab/>
        </w:r>
        <w:r w:rsidR="00D62C7B" w:rsidRPr="00DF75EB">
          <w:rPr>
            <w:rStyle w:val="Hyperlink"/>
            <w:noProof/>
          </w:rPr>
          <w:t>Set SystemPath for LSAExit</w:t>
        </w:r>
        <w:r w:rsidR="00D62C7B">
          <w:rPr>
            <w:noProof/>
            <w:webHidden/>
          </w:rPr>
          <w:tab/>
        </w:r>
        <w:r w:rsidR="00D62C7B">
          <w:rPr>
            <w:noProof/>
            <w:webHidden/>
          </w:rPr>
          <w:fldChar w:fldCharType="begin"/>
        </w:r>
        <w:r w:rsidR="00D62C7B">
          <w:rPr>
            <w:noProof/>
            <w:webHidden/>
          </w:rPr>
          <w:instrText xml:space="preserve"> PAGEREF _Toc38030580 \h </w:instrText>
        </w:r>
        <w:r w:rsidR="00D62C7B">
          <w:rPr>
            <w:noProof/>
            <w:webHidden/>
          </w:rPr>
        </w:r>
        <w:r w:rsidR="00D62C7B">
          <w:rPr>
            <w:noProof/>
            <w:webHidden/>
          </w:rPr>
          <w:fldChar w:fldCharType="separate"/>
        </w:r>
        <w:r w:rsidR="00D62C7B">
          <w:rPr>
            <w:noProof/>
            <w:webHidden/>
          </w:rPr>
          <w:t>109</w:t>
        </w:r>
        <w:r w:rsidR="00D62C7B">
          <w:rPr>
            <w:noProof/>
            <w:webHidden/>
          </w:rPr>
          <w:fldChar w:fldCharType="end"/>
        </w:r>
      </w:hyperlink>
    </w:p>
    <w:p w14:paraId="5B4BFC88" w14:textId="77777777" w:rsidR="00D62C7B" w:rsidRDefault="00722600">
      <w:pPr>
        <w:pStyle w:val="TOC2"/>
        <w:rPr>
          <w:rFonts w:eastAsiaTheme="minorEastAsia"/>
          <w:noProof/>
          <w:sz w:val="22"/>
        </w:rPr>
      </w:pPr>
      <w:hyperlink w:anchor="_Toc38030581" w:history="1">
        <w:r w:rsidR="00D62C7B" w:rsidRPr="00DF75EB">
          <w:rPr>
            <w:rStyle w:val="Hyperlink"/>
            <w:noProof/>
          </w:rPr>
          <w:t>7.8.</w:t>
        </w:r>
        <w:r w:rsidR="00D62C7B">
          <w:rPr>
            <w:rFonts w:eastAsiaTheme="minorEastAsia"/>
            <w:noProof/>
            <w:sz w:val="22"/>
          </w:rPr>
          <w:tab/>
        </w:r>
        <w:r w:rsidR="00D62C7B" w:rsidRPr="00DF75EB">
          <w:rPr>
            <w:rStyle w:val="Hyperlink"/>
            <w:noProof/>
          </w:rPr>
          <w:t>LSAExit</w:t>
        </w:r>
        <w:r w:rsidR="00D62C7B">
          <w:rPr>
            <w:noProof/>
            <w:webHidden/>
          </w:rPr>
          <w:tab/>
        </w:r>
        <w:r w:rsidR="00D62C7B">
          <w:rPr>
            <w:noProof/>
            <w:webHidden/>
          </w:rPr>
          <w:fldChar w:fldCharType="begin"/>
        </w:r>
        <w:r w:rsidR="00D62C7B">
          <w:rPr>
            <w:noProof/>
            <w:webHidden/>
          </w:rPr>
          <w:instrText xml:space="preserve"> PAGEREF _Toc38030581 \h </w:instrText>
        </w:r>
        <w:r w:rsidR="00D62C7B">
          <w:rPr>
            <w:noProof/>
            <w:webHidden/>
          </w:rPr>
        </w:r>
        <w:r w:rsidR="00D62C7B">
          <w:rPr>
            <w:noProof/>
            <w:webHidden/>
          </w:rPr>
          <w:fldChar w:fldCharType="separate"/>
        </w:r>
        <w:r w:rsidR="00D62C7B">
          <w:rPr>
            <w:noProof/>
            <w:webHidden/>
          </w:rPr>
          <w:t>110</w:t>
        </w:r>
        <w:r w:rsidR="00D62C7B">
          <w:rPr>
            <w:noProof/>
            <w:webHidden/>
          </w:rPr>
          <w:fldChar w:fldCharType="end"/>
        </w:r>
      </w:hyperlink>
    </w:p>
    <w:p w14:paraId="0D23C7C6" w14:textId="77777777" w:rsidR="00D62C7B" w:rsidRDefault="00722600">
      <w:pPr>
        <w:pStyle w:val="TOC1"/>
        <w:rPr>
          <w:rFonts w:eastAsiaTheme="minorEastAsia"/>
          <w:sz w:val="22"/>
          <w:szCs w:val="22"/>
        </w:rPr>
      </w:pPr>
      <w:hyperlink w:anchor="_Toc38030582" w:history="1">
        <w:r w:rsidR="00D62C7B" w:rsidRPr="00DF75EB">
          <w:rPr>
            <w:rStyle w:val="Hyperlink"/>
          </w:rPr>
          <w:t>8.</w:t>
        </w:r>
        <w:r w:rsidR="00D62C7B">
          <w:rPr>
            <w:rFonts w:eastAsiaTheme="minorEastAsia"/>
            <w:sz w:val="22"/>
            <w:szCs w:val="22"/>
          </w:rPr>
          <w:tab/>
        </w:r>
        <w:r w:rsidR="00D62C7B" w:rsidRPr="00DF75EB">
          <w:rPr>
            <w:rStyle w:val="Hyperlink"/>
          </w:rPr>
          <w:t>HMIS Business Logic: LSACalculated</w:t>
        </w:r>
        <w:r w:rsidR="00D62C7B">
          <w:rPr>
            <w:webHidden/>
          </w:rPr>
          <w:tab/>
        </w:r>
        <w:r w:rsidR="00D62C7B">
          <w:rPr>
            <w:webHidden/>
          </w:rPr>
          <w:fldChar w:fldCharType="begin"/>
        </w:r>
        <w:r w:rsidR="00D62C7B">
          <w:rPr>
            <w:webHidden/>
          </w:rPr>
          <w:instrText xml:space="preserve"> PAGEREF _Toc38030582 \h </w:instrText>
        </w:r>
        <w:r w:rsidR="00D62C7B">
          <w:rPr>
            <w:webHidden/>
          </w:rPr>
        </w:r>
        <w:r w:rsidR="00D62C7B">
          <w:rPr>
            <w:webHidden/>
          </w:rPr>
          <w:fldChar w:fldCharType="separate"/>
        </w:r>
        <w:r w:rsidR="00D62C7B">
          <w:rPr>
            <w:webHidden/>
          </w:rPr>
          <w:t>112</w:t>
        </w:r>
        <w:r w:rsidR="00D62C7B">
          <w:rPr>
            <w:webHidden/>
          </w:rPr>
          <w:fldChar w:fldCharType="end"/>
        </w:r>
      </w:hyperlink>
    </w:p>
    <w:p w14:paraId="30B3ACA8" w14:textId="77777777" w:rsidR="00D62C7B" w:rsidRDefault="00722600">
      <w:pPr>
        <w:pStyle w:val="TOC2"/>
        <w:rPr>
          <w:rFonts w:eastAsiaTheme="minorEastAsia"/>
          <w:noProof/>
          <w:sz w:val="22"/>
        </w:rPr>
      </w:pPr>
      <w:hyperlink w:anchor="_Toc38030583" w:history="1">
        <w:r w:rsidR="00D62C7B" w:rsidRPr="00DF75EB">
          <w:rPr>
            <w:rStyle w:val="Hyperlink"/>
            <w:noProof/>
          </w:rPr>
          <w:t>8.1.</w:t>
        </w:r>
        <w:r w:rsidR="00D62C7B">
          <w:rPr>
            <w:rFonts w:eastAsiaTheme="minorEastAsia"/>
            <w:noProof/>
            <w:sz w:val="22"/>
          </w:rPr>
          <w:tab/>
        </w:r>
        <w:r w:rsidR="00D62C7B" w:rsidRPr="00DF75EB">
          <w:rPr>
            <w:rStyle w:val="Hyperlink"/>
            <w:noProof/>
          </w:rPr>
          <w:t>Get Average Days for Length of Time Homeless</w:t>
        </w:r>
        <w:r w:rsidR="00D62C7B">
          <w:rPr>
            <w:noProof/>
            <w:webHidden/>
          </w:rPr>
          <w:tab/>
        </w:r>
        <w:r w:rsidR="00D62C7B">
          <w:rPr>
            <w:noProof/>
            <w:webHidden/>
          </w:rPr>
          <w:fldChar w:fldCharType="begin"/>
        </w:r>
        <w:r w:rsidR="00D62C7B">
          <w:rPr>
            <w:noProof/>
            <w:webHidden/>
          </w:rPr>
          <w:instrText xml:space="preserve"> PAGEREF _Toc38030583 \h </w:instrText>
        </w:r>
        <w:r w:rsidR="00D62C7B">
          <w:rPr>
            <w:noProof/>
            <w:webHidden/>
          </w:rPr>
        </w:r>
        <w:r w:rsidR="00D62C7B">
          <w:rPr>
            <w:noProof/>
            <w:webHidden/>
          </w:rPr>
          <w:fldChar w:fldCharType="separate"/>
        </w:r>
        <w:r w:rsidR="00D62C7B">
          <w:rPr>
            <w:noProof/>
            <w:webHidden/>
          </w:rPr>
          <w:t>112</w:t>
        </w:r>
        <w:r w:rsidR="00D62C7B">
          <w:rPr>
            <w:noProof/>
            <w:webHidden/>
          </w:rPr>
          <w:fldChar w:fldCharType="end"/>
        </w:r>
      </w:hyperlink>
    </w:p>
    <w:p w14:paraId="77F36592" w14:textId="77777777" w:rsidR="00D62C7B" w:rsidRDefault="00722600">
      <w:pPr>
        <w:pStyle w:val="TOC2"/>
        <w:rPr>
          <w:rFonts w:eastAsiaTheme="minorEastAsia"/>
          <w:noProof/>
          <w:sz w:val="22"/>
        </w:rPr>
      </w:pPr>
      <w:hyperlink w:anchor="_Toc38030584" w:history="1">
        <w:r w:rsidR="00D62C7B" w:rsidRPr="00DF75EB">
          <w:rPr>
            <w:rStyle w:val="Hyperlink"/>
            <w:noProof/>
          </w:rPr>
          <w:t>8.2.</w:t>
        </w:r>
        <w:r w:rsidR="00D62C7B">
          <w:rPr>
            <w:rFonts w:eastAsiaTheme="minorEastAsia"/>
            <w:noProof/>
            <w:sz w:val="22"/>
          </w:rPr>
          <w:tab/>
        </w:r>
        <w:r w:rsidR="00D62C7B" w:rsidRPr="00DF75EB">
          <w:rPr>
            <w:rStyle w:val="Hyperlink"/>
            <w:noProof/>
          </w:rPr>
          <w:t>Get Average Days for Length of Time Homeless by System Path</w:t>
        </w:r>
        <w:r w:rsidR="00D62C7B">
          <w:rPr>
            <w:noProof/>
            <w:webHidden/>
          </w:rPr>
          <w:tab/>
        </w:r>
        <w:r w:rsidR="00D62C7B">
          <w:rPr>
            <w:noProof/>
            <w:webHidden/>
          </w:rPr>
          <w:fldChar w:fldCharType="begin"/>
        </w:r>
        <w:r w:rsidR="00D62C7B">
          <w:rPr>
            <w:noProof/>
            <w:webHidden/>
          </w:rPr>
          <w:instrText xml:space="preserve"> PAGEREF _Toc38030584 \h </w:instrText>
        </w:r>
        <w:r w:rsidR="00D62C7B">
          <w:rPr>
            <w:noProof/>
            <w:webHidden/>
          </w:rPr>
        </w:r>
        <w:r w:rsidR="00D62C7B">
          <w:rPr>
            <w:noProof/>
            <w:webHidden/>
          </w:rPr>
          <w:fldChar w:fldCharType="separate"/>
        </w:r>
        <w:r w:rsidR="00D62C7B">
          <w:rPr>
            <w:noProof/>
            <w:webHidden/>
          </w:rPr>
          <w:t>115</w:t>
        </w:r>
        <w:r w:rsidR="00D62C7B">
          <w:rPr>
            <w:noProof/>
            <w:webHidden/>
          </w:rPr>
          <w:fldChar w:fldCharType="end"/>
        </w:r>
      </w:hyperlink>
    </w:p>
    <w:p w14:paraId="4F8C8940" w14:textId="77777777" w:rsidR="00D62C7B" w:rsidRDefault="00722600">
      <w:pPr>
        <w:pStyle w:val="TOC2"/>
        <w:rPr>
          <w:rFonts w:eastAsiaTheme="minorEastAsia"/>
          <w:noProof/>
          <w:sz w:val="22"/>
        </w:rPr>
      </w:pPr>
      <w:hyperlink w:anchor="_Toc38030585" w:history="1">
        <w:r w:rsidR="00D62C7B" w:rsidRPr="00DF75EB">
          <w:rPr>
            <w:rStyle w:val="Hyperlink"/>
            <w:noProof/>
          </w:rPr>
          <w:t>8.3.</w:t>
        </w:r>
        <w:r w:rsidR="00D62C7B">
          <w:rPr>
            <w:rFonts w:eastAsiaTheme="minorEastAsia"/>
            <w:noProof/>
            <w:sz w:val="22"/>
          </w:rPr>
          <w:tab/>
        </w:r>
        <w:r w:rsidR="00D62C7B" w:rsidRPr="00DF75EB">
          <w:rPr>
            <w:rStyle w:val="Hyperlink"/>
            <w:noProof/>
          </w:rPr>
          <w:t>Get Average Days for Cumulative Length of Time Housed in PSH</w:t>
        </w:r>
        <w:r w:rsidR="00D62C7B">
          <w:rPr>
            <w:noProof/>
            <w:webHidden/>
          </w:rPr>
          <w:tab/>
        </w:r>
        <w:r w:rsidR="00D62C7B">
          <w:rPr>
            <w:noProof/>
            <w:webHidden/>
          </w:rPr>
          <w:fldChar w:fldCharType="begin"/>
        </w:r>
        <w:r w:rsidR="00D62C7B">
          <w:rPr>
            <w:noProof/>
            <w:webHidden/>
          </w:rPr>
          <w:instrText xml:space="preserve"> PAGEREF _Toc38030585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5D7A35CA" w14:textId="77777777" w:rsidR="00D62C7B" w:rsidRDefault="00722600">
      <w:pPr>
        <w:pStyle w:val="TOC2"/>
        <w:rPr>
          <w:rFonts w:eastAsiaTheme="minorEastAsia"/>
          <w:noProof/>
          <w:sz w:val="22"/>
        </w:rPr>
      </w:pPr>
      <w:hyperlink w:anchor="_Toc38030586" w:history="1">
        <w:r w:rsidR="00D62C7B" w:rsidRPr="00DF75EB">
          <w:rPr>
            <w:rStyle w:val="Hyperlink"/>
            <w:noProof/>
          </w:rPr>
          <w:t>8.4.</w:t>
        </w:r>
        <w:r w:rsidR="00D62C7B">
          <w:rPr>
            <w:rFonts w:eastAsiaTheme="minorEastAsia"/>
            <w:noProof/>
            <w:sz w:val="22"/>
          </w:rPr>
          <w:tab/>
        </w:r>
        <w:r w:rsidR="00D62C7B" w:rsidRPr="00DF75EB">
          <w:rPr>
            <w:rStyle w:val="Hyperlink"/>
            <w:noProof/>
          </w:rPr>
          <w:t>Get Average Days for Length of Time in RRH Projects</w:t>
        </w:r>
        <w:r w:rsidR="00D62C7B">
          <w:rPr>
            <w:noProof/>
            <w:webHidden/>
          </w:rPr>
          <w:tab/>
        </w:r>
        <w:r w:rsidR="00D62C7B">
          <w:rPr>
            <w:noProof/>
            <w:webHidden/>
          </w:rPr>
          <w:fldChar w:fldCharType="begin"/>
        </w:r>
        <w:r w:rsidR="00D62C7B">
          <w:rPr>
            <w:noProof/>
            <w:webHidden/>
          </w:rPr>
          <w:instrText xml:space="preserve"> PAGEREF _Toc38030586 \h </w:instrText>
        </w:r>
        <w:r w:rsidR="00D62C7B">
          <w:rPr>
            <w:noProof/>
            <w:webHidden/>
          </w:rPr>
        </w:r>
        <w:r w:rsidR="00D62C7B">
          <w:rPr>
            <w:noProof/>
            <w:webHidden/>
          </w:rPr>
          <w:fldChar w:fldCharType="separate"/>
        </w:r>
        <w:r w:rsidR="00D62C7B">
          <w:rPr>
            <w:noProof/>
            <w:webHidden/>
          </w:rPr>
          <w:t>116</w:t>
        </w:r>
        <w:r w:rsidR="00D62C7B">
          <w:rPr>
            <w:noProof/>
            <w:webHidden/>
          </w:rPr>
          <w:fldChar w:fldCharType="end"/>
        </w:r>
      </w:hyperlink>
    </w:p>
    <w:p w14:paraId="346E628C" w14:textId="77777777" w:rsidR="00D62C7B" w:rsidRDefault="00722600">
      <w:pPr>
        <w:pStyle w:val="TOC2"/>
        <w:rPr>
          <w:rFonts w:eastAsiaTheme="minorEastAsia"/>
          <w:noProof/>
          <w:sz w:val="22"/>
        </w:rPr>
      </w:pPr>
      <w:hyperlink w:anchor="_Toc38030587" w:history="1">
        <w:r w:rsidR="00D62C7B" w:rsidRPr="00DF75EB">
          <w:rPr>
            <w:rStyle w:val="Hyperlink"/>
            <w:noProof/>
          </w:rPr>
          <w:t>8.5.</w:t>
        </w:r>
        <w:r w:rsidR="00D62C7B">
          <w:rPr>
            <w:rFonts w:eastAsiaTheme="minorEastAsia"/>
            <w:noProof/>
            <w:sz w:val="22"/>
          </w:rPr>
          <w:tab/>
        </w:r>
        <w:r w:rsidR="00D62C7B" w:rsidRPr="00DF75EB">
          <w:rPr>
            <w:rStyle w:val="Hyperlink"/>
            <w:noProof/>
          </w:rPr>
          <w:t>Get Average Days to Return/Re-engage by Last Project Type</w:t>
        </w:r>
        <w:r w:rsidR="00D62C7B">
          <w:rPr>
            <w:noProof/>
            <w:webHidden/>
          </w:rPr>
          <w:tab/>
        </w:r>
        <w:r w:rsidR="00D62C7B">
          <w:rPr>
            <w:noProof/>
            <w:webHidden/>
          </w:rPr>
          <w:fldChar w:fldCharType="begin"/>
        </w:r>
        <w:r w:rsidR="00D62C7B">
          <w:rPr>
            <w:noProof/>
            <w:webHidden/>
          </w:rPr>
          <w:instrText xml:space="preserve"> PAGEREF _Toc38030587 \h </w:instrText>
        </w:r>
        <w:r w:rsidR="00D62C7B">
          <w:rPr>
            <w:noProof/>
            <w:webHidden/>
          </w:rPr>
        </w:r>
        <w:r w:rsidR="00D62C7B">
          <w:rPr>
            <w:noProof/>
            <w:webHidden/>
          </w:rPr>
          <w:fldChar w:fldCharType="separate"/>
        </w:r>
        <w:r w:rsidR="00D62C7B">
          <w:rPr>
            <w:noProof/>
            <w:webHidden/>
          </w:rPr>
          <w:t>117</w:t>
        </w:r>
        <w:r w:rsidR="00D62C7B">
          <w:rPr>
            <w:noProof/>
            <w:webHidden/>
          </w:rPr>
          <w:fldChar w:fldCharType="end"/>
        </w:r>
      </w:hyperlink>
    </w:p>
    <w:p w14:paraId="09C75860" w14:textId="77777777" w:rsidR="00D62C7B" w:rsidRDefault="00722600">
      <w:pPr>
        <w:pStyle w:val="TOC2"/>
        <w:rPr>
          <w:rFonts w:eastAsiaTheme="minorEastAsia"/>
          <w:noProof/>
          <w:sz w:val="22"/>
        </w:rPr>
      </w:pPr>
      <w:hyperlink w:anchor="_Toc38030588" w:history="1">
        <w:r w:rsidR="00D62C7B" w:rsidRPr="00DF75EB">
          <w:rPr>
            <w:rStyle w:val="Hyperlink"/>
            <w:noProof/>
          </w:rPr>
          <w:t>8.6.</w:t>
        </w:r>
        <w:r w:rsidR="00D62C7B">
          <w:rPr>
            <w:rFonts w:eastAsiaTheme="minorEastAsia"/>
            <w:noProof/>
            <w:sz w:val="22"/>
          </w:rPr>
          <w:tab/>
        </w:r>
        <w:r w:rsidR="00D62C7B" w:rsidRPr="00DF75EB">
          <w:rPr>
            <w:rStyle w:val="Hyperlink"/>
            <w:noProof/>
          </w:rPr>
          <w:t>Get Average Days to Return/Re-engage by Population</w:t>
        </w:r>
        <w:r w:rsidR="00D62C7B">
          <w:rPr>
            <w:noProof/>
            <w:webHidden/>
          </w:rPr>
          <w:tab/>
        </w:r>
        <w:r w:rsidR="00D62C7B">
          <w:rPr>
            <w:noProof/>
            <w:webHidden/>
          </w:rPr>
          <w:fldChar w:fldCharType="begin"/>
        </w:r>
        <w:r w:rsidR="00D62C7B">
          <w:rPr>
            <w:noProof/>
            <w:webHidden/>
          </w:rPr>
          <w:instrText xml:space="preserve"> PAGEREF _Toc38030588 \h </w:instrText>
        </w:r>
        <w:r w:rsidR="00D62C7B">
          <w:rPr>
            <w:noProof/>
            <w:webHidden/>
          </w:rPr>
        </w:r>
        <w:r w:rsidR="00D62C7B">
          <w:rPr>
            <w:noProof/>
            <w:webHidden/>
          </w:rPr>
          <w:fldChar w:fldCharType="separate"/>
        </w:r>
        <w:r w:rsidR="00D62C7B">
          <w:rPr>
            <w:noProof/>
            <w:webHidden/>
          </w:rPr>
          <w:t>118</w:t>
        </w:r>
        <w:r w:rsidR="00D62C7B">
          <w:rPr>
            <w:noProof/>
            <w:webHidden/>
          </w:rPr>
          <w:fldChar w:fldCharType="end"/>
        </w:r>
      </w:hyperlink>
    </w:p>
    <w:p w14:paraId="3F96013D" w14:textId="77777777" w:rsidR="00D62C7B" w:rsidRDefault="00722600">
      <w:pPr>
        <w:pStyle w:val="TOC2"/>
        <w:rPr>
          <w:rFonts w:eastAsiaTheme="minorEastAsia"/>
          <w:noProof/>
          <w:sz w:val="22"/>
        </w:rPr>
      </w:pPr>
      <w:hyperlink w:anchor="_Toc38030589" w:history="1">
        <w:r w:rsidR="00D62C7B" w:rsidRPr="00DF75EB">
          <w:rPr>
            <w:rStyle w:val="Hyperlink"/>
            <w:noProof/>
          </w:rPr>
          <w:t>8.7.</w:t>
        </w:r>
        <w:r w:rsidR="00D62C7B">
          <w:rPr>
            <w:rFonts w:eastAsiaTheme="minorEastAsia"/>
            <w:noProof/>
            <w:sz w:val="22"/>
          </w:rPr>
          <w:tab/>
        </w:r>
        <w:r w:rsidR="00D62C7B" w:rsidRPr="00DF75EB">
          <w:rPr>
            <w:rStyle w:val="Hyperlink"/>
            <w:noProof/>
          </w:rPr>
          <w:t>Get Average Days to Return/Re-engage by System Path</w:t>
        </w:r>
        <w:r w:rsidR="00D62C7B">
          <w:rPr>
            <w:noProof/>
            <w:webHidden/>
          </w:rPr>
          <w:tab/>
        </w:r>
        <w:r w:rsidR="00D62C7B">
          <w:rPr>
            <w:noProof/>
            <w:webHidden/>
          </w:rPr>
          <w:fldChar w:fldCharType="begin"/>
        </w:r>
        <w:r w:rsidR="00D62C7B">
          <w:rPr>
            <w:noProof/>
            <w:webHidden/>
          </w:rPr>
          <w:instrText xml:space="preserve"> PAGEREF _Toc38030589 \h </w:instrText>
        </w:r>
        <w:r w:rsidR="00D62C7B">
          <w:rPr>
            <w:noProof/>
            <w:webHidden/>
          </w:rPr>
        </w:r>
        <w:r w:rsidR="00D62C7B">
          <w:rPr>
            <w:noProof/>
            <w:webHidden/>
          </w:rPr>
          <w:fldChar w:fldCharType="separate"/>
        </w:r>
        <w:r w:rsidR="00D62C7B">
          <w:rPr>
            <w:noProof/>
            <w:webHidden/>
          </w:rPr>
          <w:t>121</w:t>
        </w:r>
        <w:r w:rsidR="00D62C7B">
          <w:rPr>
            <w:noProof/>
            <w:webHidden/>
          </w:rPr>
          <w:fldChar w:fldCharType="end"/>
        </w:r>
      </w:hyperlink>
    </w:p>
    <w:p w14:paraId="78BA5AFF" w14:textId="77777777" w:rsidR="00D62C7B" w:rsidRDefault="00722600">
      <w:pPr>
        <w:pStyle w:val="TOC2"/>
        <w:rPr>
          <w:rFonts w:eastAsiaTheme="minorEastAsia"/>
          <w:noProof/>
          <w:sz w:val="22"/>
        </w:rPr>
      </w:pPr>
      <w:hyperlink w:anchor="_Toc38030590" w:history="1">
        <w:r w:rsidR="00D62C7B" w:rsidRPr="00DF75EB">
          <w:rPr>
            <w:rStyle w:val="Hyperlink"/>
            <w:noProof/>
          </w:rPr>
          <w:t>8.8.</w:t>
        </w:r>
        <w:r w:rsidR="00D62C7B">
          <w:rPr>
            <w:rFonts w:eastAsiaTheme="minorEastAsia"/>
            <w:noProof/>
            <w:sz w:val="22"/>
          </w:rPr>
          <w:tab/>
        </w:r>
        <w:r w:rsidR="00D62C7B" w:rsidRPr="00DF75EB">
          <w:rPr>
            <w:rStyle w:val="Hyperlink"/>
            <w:noProof/>
          </w:rPr>
          <w:t>Get Average Days to Return/Re-engage by Exit Destination</w:t>
        </w:r>
        <w:r w:rsidR="00D62C7B">
          <w:rPr>
            <w:noProof/>
            <w:webHidden/>
          </w:rPr>
          <w:tab/>
        </w:r>
        <w:r w:rsidR="00D62C7B">
          <w:rPr>
            <w:noProof/>
            <w:webHidden/>
          </w:rPr>
          <w:fldChar w:fldCharType="begin"/>
        </w:r>
        <w:r w:rsidR="00D62C7B">
          <w:rPr>
            <w:noProof/>
            <w:webHidden/>
          </w:rPr>
          <w:instrText xml:space="preserve"> PAGEREF _Toc38030590 \h </w:instrText>
        </w:r>
        <w:r w:rsidR="00D62C7B">
          <w:rPr>
            <w:noProof/>
            <w:webHidden/>
          </w:rPr>
        </w:r>
        <w:r w:rsidR="00D62C7B">
          <w:rPr>
            <w:noProof/>
            <w:webHidden/>
          </w:rPr>
          <w:fldChar w:fldCharType="separate"/>
        </w:r>
        <w:r w:rsidR="00D62C7B">
          <w:rPr>
            <w:noProof/>
            <w:webHidden/>
          </w:rPr>
          <w:t>122</w:t>
        </w:r>
        <w:r w:rsidR="00D62C7B">
          <w:rPr>
            <w:noProof/>
            <w:webHidden/>
          </w:rPr>
          <w:fldChar w:fldCharType="end"/>
        </w:r>
      </w:hyperlink>
    </w:p>
    <w:p w14:paraId="2041E0AD" w14:textId="77777777" w:rsidR="00D62C7B" w:rsidRDefault="00722600">
      <w:pPr>
        <w:pStyle w:val="TOC2"/>
        <w:rPr>
          <w:rFonts w:eastAsiaTheme="minorEastAsia"/>
          <w:noProof/>
          <w:sz w:val="22"/>
        </w:rPr>
      </w:pPr>
      <w:hyperlink w:anchor="_Toc38030591" w:history="1">
        <w:r w:rsidR="00D62C7B" w:rsidRPr="00DF75EB">
          <w:rPr>
            <w:rStyle w:val="Hyperlink"/>
            <w:noProof/>
          </w:rPr>
          <w:t>8.9.</w:t>
        </w:r>
        <w:r w:rsidR="00D62C7B">
          <w:rPr>
            <w:rFonts w:eastAsiaTheme="minorEastAsia"/>
            <w:noProof/>
            <w:sz w:val="22"/>
          </w:rPr>
          <w:tab/>
        </w:r>
        <w:r w:rsidR="00D62C7B" w:rsidRPr="00DF75EB">
          <w:rPr>
            <w:rStyle w:val="Hyperlink"/>
            <w:noProof/>
          </w:rPr>
          <w:t>Get Counts of People by Project and Household Characteristics</w:t>
        </w:r>
        <w:r w:rsidR="00D62C7B">
          <w:rPr>
            <w:noProof/>
            <w:webHidden/>
          </w:rPr>
          <w:tab/>
        </w:r>
        <w:r w:rsidR="00D62C7B">
          <w:rPr>
            <w:noProof/>
            <w:webHidden/>
          </w:rPr>
          <w:fldChar w:fldCharType="begin"/>
        </w:r>
        <w:r w:rsidR="00D62C7B">
          <w:rPr>
            <w:noProof/>
            <w:webHidden/>
          </w:rPr>
          <w:instrText xml:space="preserve"> PAGEREF _Toc38030591 \h </w:instrText>
        </w:r>
        <w:r w:rsidR="00D62C7B">
          <w:rPr>
            <w:noProof/>
            <w:webHidden/>
          </w:rPr>
        </w:r>
        <w:r w:rsidR="00D62C7B">
          <w:rPr>
            <w:noProof/>
            <w:webHidden/>
          </w:rPr>
          <w:fldChar w:fldCharType="separate"/>
        </w:r>
        <w:r w:rsidR="00D62C7B">
          <w:rPr>
            <w:noProof/>
            <w:webHidden/>
          </w:rPr>
          <w:t>123</w:t>
        </w:r>
        <w:r w:rsidR="00D62C7B">
          <w:rPr>
            <w:noProof/>
            <w:webHidden/>
          </w:rPr>
          <w:fldChar w:fldCharType="end"/>
        </w:r>
      </w:hyperlink>
    </w:p>
    <w:p w14:paraId="1A550007" w14:textId="77777777" w:rsidR="00D62C7B" w:rsidRDefault="00722600">
      <w:pPr>
        <w:pStyle w:val="TOC2"/>
        <w:rPr>
          <w:rFonts w:eastAsiaTheme="minorEastAsia"/>
          <w:noProof/>
          <w:sz w:val="22"/>
        </w:rPr>
      </w:pPr>
      <w:hyperlink w:anchor="_Toc38030592" w:history="1">
        <w:r w:rsidR="00D62C7B" w:rsidRPr="00DF75EB">
          <w:rPr>
            <w:rStyle w:val="Hyperlink"/>
            <w:noProof/>
          </w:rPr>
          <w:t>8.10.</w:t>
        </w:r>
        <w:r w:rsidR="00D62C7B">
          <w:rPr>
            <w:rFonts w:eastAsiaTheme="minorEastAsia"/>
            <w:noProof/>
            <w:sz w:val="22"/>
          </w:rPr>
          <w:tab/>
        </w:r>
        <w:r w:rsidR="00D62C7B" w:rsidRPr="00DF75EB">
          <w:rPr>
            <w:rStyle w:val="Hyperlink"/>
            <w:noProof/>
          </w:rPr>
          <w:t>Get Counts of People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_Toc38030592 \h </w:instrText>
        </w:r>
        <w:r w:rsidR="00D62C7B">
          <w:rPr>
            <w:noProof/>
            <w:webHidden/>
          </w:rPr>
        </w:r>
        <w:r w:rsidR="00D62C7B">
          <w:rPr>
            <w:noProof/>
            <w:webHidden/>
          </w:rPr>
          <w:fldChar w:fldCharType="separate"/>
        </w:r>
        <w:r w:rsidR="00D62C7B">
          <w:rPr>
            <w:noProof/>
            <w:webHidden/>
          </w:rPr>
          <w:t>124</w:t>
        </w:r>
        <w:r w:rsidR="00D62C7B">
          <w:rPr>
            <w:noProof/>
            <w:webHidden/>
          </w:rPr>
          <w:fldChar w:fldCharType="end"/>
        </w:r>
      </w:hyperlink>
    </w:p>
    <w:p w14:paraId="49EEC257" w14:textId="77777777" w:rsidR="00D62C7B" w:rsidRDefault="00722600">
      <w:pPr>
        <w:pStyle w:val="TOC2"/>
        <w:rPr>
          <w:rFonts w:eastAsiaTheme="minorEastAsia"/>
          <w:noProof/>
          <w:sz w:val="22"/>
        </w:rPr>
      </w:pPr>
      <w:hyperlink w:anchor="_Toc38030593" w:history="1">
        <w:r w:rsidR="00D62C7B" w:rsidRPr="00DF75EB">
          <w:rPr>
            <w:rStyle w:val="Hyperlink"/>
            <w:noProof/>
          </w:rPr>
          <w:t>8.11.</w:t>
        </w:r>
        <w:r w:rsidR="00D62C7B">
          <w:rPr>
            <w:rFonts w:eastAsiaTheme="minorEastAsia"/>
            <w:noProof/>
            <w:sz w:val="22"/>
          </w:rPr>
          <w:tab/>
        </w:r>
        <w:r w:rsidR="00D62C7B" w:rsidRPr="00DF75EB">
          <w:rPr>
            <w:rStyle w:val="Hyperlink"/>
            <w:noProof/>
          </w:rPr>
          <w:t>Get Counts of Households by Project</w:t>
        </w:r>
        <w:r w:rsidR="00D62C7B">
          <w:rPr>
            <w:noProof/>
            <w:webHidden/>
          </w:rPr>
          <w:tab/>
        </w:r>
        <w:r w:rsidR="00D62C7B">
          <w:rPr>
            <w:noProof/>
            <w:webHidden/>
          </w:rPr>
          <w:fldChar w:fldCharType="begin"/>
        </w:r>
        <w:r w:rsidR="00D62C7B">
          <w:rPr>
            <w:noProof/>
            <w:webHidden/>
          </w:rPr>
          <w:instrText xml:space="preserve"> PAGEREF _Toc38030593 \h </w:instrText>
        </w:r>
        <w:r w:rsidR="00D62C7B">
          <w:rPr>
            <w:noProof/>
            <w:webHidden/>
          </w:rPr>
        </w:r>
        <w:r w:rsidR="00D62C7B">
          <w:rPr>
            <w:noProof/>
            <w:webHidden/>
          </w:rPr>
          <w:fldChar w:fldCharType="separate"/>
        </w:r>
        <w:r w:rsidR="00D62C7B">
          <w:rPr>
            <w:noProof/>
            <w:webHidden/>
          </w:rPr>
          <w:t>125</w:t>
        </w:r>
        <w:r w:rsidR="00D62C7B">
          <w:rPr>
            <w:noProof/>
            <w:webHidden/>
          </w:rPr>
          <w:fldChar w:fldCharType="end"/>
        </w:r>
      </w:hyperlink>
    </w:p>
    <w:p w14:paraId="67A26D7A" w14:textId="77777777" w:rsidR="00D62C7B" w:rsidRDefault="00722600">
      <w:pPr>
        <w:pStyle w:val="TOC2"/>
        <w:rPr>
          <w:rFonts w:eastAsiaTheme="minorEastAsia"/>
          <w:noProof/>
          <w:sz w:val="22"/>
        </w:rPr>
      </w:pPr>
      <w:hyperlink w:anchor="_Toc38030594" w:history="1">
        <w:r w:rsidR="00D62C7B" w:rsidRPr="00DF75EB">
          <w:rPr>
            <w:rStyle w:val="Hyperlink"/>
            <w:noProof/>
          </w:rPr>
          <w:t>8.12.</w:t>
        </w:r>
        <w:r w:rsidR="00D62C7B">
          <w:rPr>
            <w:rFonts w:eastAsiaTheme="minorEastAsia"/>
            <w:noProof/>
            <w:sz w:val="22"/>
          </w:rPr>
          <w:tab/>
        </w:r>
        <w:r w:rsidR="00D62C7B" w:rsidRPr="00DF75EB">
          <w:rPr>
            <w:rStyle w:val="Hyperlink"/>
            <w:noProof/>
          </w:rPr>
          <w:t>Get Counts of Households by Project Type</w:t>
        </w:r>
        <w:r w:rsidR="00D62C7B">
          <w:rPr>
            <w:noProof/>
            <w:webHidden/>
          </w:rPr>
          <w:tab/>
        </w:r>
        <w:r w:rsidR="00D62C7B">
          <w:rPr>
            <w:noProof/>
            <w:webHidden/>
          </w:rPr>
          <w:fldChar w:fldCharType="begin"/>
        </w:r>
        <w:r w:rsidR="00D62C7B">
          <w:rPr>
            <w:noProof/>
            <w:webHidden/>
          </w:rPr>
          <w:instrText xml:space="preserve"> PAGEREF _Toc38030594 \h </w:instrText>
        </w:r>
        <w:r w:rsidR="00D62C7B">
          <w:rPr>
            <w:noProof/>
            <w:webHidden/>
          </w:rPr>
        </w:r>
        <w:r w:rsidR="00D62C7B">
          <w:rPr>
            <w:noProof/>
            <w:webHidden/>
          </w:rPr>
          <w:fldChar w:fldCharType="separate"/>
        </w:r>
        <w:r w:rsidR="00D62C7B">
          <w:rPr>
            <w:noProof/>
            <w:webHidden/>
          </w:rPr>
          <w:t>127</w:t>
        </w:r>
        <w:r w:rsidR="00D62C7B">
          <w:rPr>
            <w:noProof/>
            <w:webHidden/>
          </w:rPr>
          <w:fldChar w:fldCharType="end"/>
        </w:r>
      </w:hyperlink>
    </w:p>
    <w:p w14:paraId="5D4ED469" w14:textId="77777777" w:rsidR="00D62C7B" w:rsidRDefault="00722600">
      <w:pPr>
        <w:pStyle w:val="TOC2"/>
        <w:rPr>
          <w:rFonts w:eastAsiaTheme="minorEastAsia"/>
          <w:noProof/>
          <w:sz w:val="22"/>
        </w:rPr>
      </w:pPr>
      <w:hyperlink w:anchor="_Toc38030595" w:history="1">
        <w:r w:rsidR="00D62C7B" w:rsidRPr="00DF75EB">
          <w:rPr>
            <w:rStyle w:val="Hyperlink"/>
            <w:noProof/>
          </w:rPr>
          <w:t>8.13.</w:t>
        </w:r>
        <w:r w:rsidR="00D62C7B">
          <w:rPr>
            <w:rFonts w:eastAsiaTheme="minorEastAsia"/>
            <w:noProof/>
            <w:sz w:val="22"/>
          </w:rPr>
          <w:tab/>
        </w:r>
        <w:r w:rsidR="00D62C7B" w:rsidRPr="00DF75EB">
          <w:rPr>
            <w:rStyle w:val="Hyperlink"/>
            <w:noProof/>
          </w:rPr>
          <w:t>Get Counts of People by Project and Personal Characteristics</w:t>
        </w:r>
        <w:r w:rsidR="00D62C7B">
          <w:rPr>
            <w:noProof/>
            <w:webHidden/>
          </w:rPr>
          <w:tab/>
        </w:r>
        <w:r w:rsidR="00D62C7B">
          <w:rPr>
            <w:noProof/>
            <w:webHidden/>
          </w:rPr>
          <w:fldChar w:fldCharType="begin"/>
        </w:r>
        <w:r w:rsidR="00D62C7B">
          <w:rPr>
            <w:noProof/>
            <w:webHidden/>
          </w:rPr>
          <w:instrText xml:space="preserve"> PAGEREF _Toc38030595 \h </w:instrText>
        </w:r>
        <w:r w:rsidR="00D62C7B">
          <w:rPr>
            <w:noProof/>
            <w:webHidden/>
          </w:rPr>
        </w:r>
        <w:r w:rsidR="00D62C7B">
          <w:rPr>
            <w:noProof/>
            <w:webHidden/>
          </w:rPr>
          <w:fldChar w:fldCharType="separate"/>
        </w:r>
        <w:r w:rsidR="00D62C7B">
          <w:rPr>
            <w:noProof/>
            <w:webHidden/>
          </w:rPr>
          <w:t>128</w:t>
        </w:r>
        <w:r w:rsidR="00D62C7B">
          <w:rPr>
            <w:noProof/>
            <w:webHidden/>
          </w:rPr>
          <w:fldChar w:fldCharType="end"/>
        </w:r>
      </w:hyperlink>
    </w:p>
    <w:p w14:paraId="343799FC" w14:textId="77777777" w:rsidR="00D62C7B" w:rsidRDefault="00722600">
      <w:pPr>
        <w:pStyle w:val="TOC2"/>
        <w:rPr>
          <w:rFonts w:eastAsiaTheme="minorEastAsia"/>
          <w:noProof/>
          <w:sz w:val="22"/>
        </w:rPr>
      </w:pPr>
      <w:hyperlink w:anchor="_Toc38030596" w:history="1">
        <w:r w:rsidR="00D62C7B" w:rsidRPr="00DF75EB">
          <w:rPr>
            <w:rStyle w:val="Hyperlink"/>
            <w:noProof/>
          </w:rPr>
          <w:t>8.14.</w:t>
        </w:r>
        <w:r w:rsidR="00D62C7B">
          <w:rPr>
            <w:rFonts w:eastAsiaTheme="minorEastAsia"/>
            <w:noProof/>
            <w:sz w:val="22"/>
          </w:rPr>
          <w:tab/>
        </w:r>
        <w:r w:rsidR="00D62C7B" w:rsidRPr="00DF75EB">
          <w:rPr>
            <w:rStyle w:val="Hyperlink"/>
            <w:noProof/>
          </w:rPr>
          <w:t>Get Counts of People by Project Type and Personal Characteristics</w:t>
        </w:r>
        <w:r w:rsidR="00D62C7B">
          <w:rPr>
            <w:noProof/>
            <w:webHidden/>
          </w:rPr>
          <w:tab/>
        </w:r>
        <w:r w:rsidR="00D62C7B">
          <w:rPr>
            <w:noProof/>
            <w:webHidden/>
          </w:rPr>
          <w:fldChar w:fldCharType="begin"/>
        </w:r>
        <w:r w:rsidR="00D62C7B">
          <w:rPr>
            <w:noProof/>
            <w:webHidden/>
          </w:rPr>
          <w:instrText xml:space="preserve"> PAGEREF _Toc38030596 \h </w:instrText>
        </w:r>
        <w:r w:rsidR="00D62C7B">
          <w:rPr>
            <w:noProof/>
            <w:webHidden/>
          </w:rPr>
        </w:r>
        <w:r w:rsidR="00D62C7B">
          <w:rPr>
            <w:noProof/>
            <w:webHidden/>
          </w:rPr>
          <w:fldChar w:fldCharType="separate"/>
        </w:r>
        <w:r w:rsidR="00D62C7B">
          <w:rPr>
            <w:noProof/>
            <w:webHidden/>
          </w:rPr>
          <w:t>129</w:t>
        </w:r>
        <w:r w:rsidR="00D62C7B">
          <w:rPr>
            <w:noProof/>
            <w:webHidden/>
          </w:rPr>
          <w:fldChar w:fldCharType="end"/>
        </w:r>
      </w:hyperlink>
    </w:p>
    <w:p w14:paraId="541B2A38" w14:textId="77777777" w:rsidR="00D62C7B" w:rsidRDefault="00722600">
      <w:pPr>
        <w:pStyle w:val="TOC2"/>
        <w:rPr>
          <w:rFonts w:eastAsiaTheme="minorEastAsia"/>
          <w:noProof/>
          <w:sz w:val="22"/>
        </w:rPr>
      </w:pPr>
      <w:hyperlink w:anchor="_Toc38030597" w:history="1">
        <w:r w:rsidR="00D62C7B" w:rsidRPr="00DF75EB">
          <w:rPr>
            <w:rStyle w:val="Hyperlink"/>
            <w:noProof/>
          </w:rPr>
          <w:t>8.15.</w:t>
        </w:r>
        <w:r w:rsidR="00D62C7B">
          <w:rPr>
            <w:rFonts w:eastAsiaTheme="minorEastAsia"/>
            <w:noProof/>
            <w:sz w:val="22"/>
          </w:rPr>
          <w:tab/>
        </w:r>
        <w:r w:rsidR="00D62C7B" w:rsidRPr="00DF75EB">
          <w:rPr>
            <w:rStyle w:val="Hyperlink"/>
            <w:noProof/>
          </w:rPr>
          <w:t>Get Counts of Bednights by Project and Household Characteristics</w:t>
        </w:r>
        <w:r w:rsidR="00D62C7B">
          <w:rPr>
            <w:noProof/>
            <w:webHidden/>
          </w:rPr>
          <w:tab/>
        </w:r>
        <w:r w:rsidR="00D62C7B">
          <w:rPr>
            <w:noProof/>
            <w:webHidden/>
          </w:rPr>
          <w:fldChar w:fldCharType="begin"/>
        </w:r>
        <w:r w:rsidR="00D62C7B">
          <w:rPr>
            <w:noProof/>
            <w:webHidden/>
          </w:rPr>
          <w:instrText xml:space="preserve"> PAGEREF _Toc38030597 \h </w:instrText>
        </w:r>
        <w:r w:rsidR="00D62C7B">
          <w:rPr>
            <w:noProof/>
            <w:webHidden/>
          </w:rPr>
        </w:r>
        <w:r w:rsidR="00D62C7B">
          <w:rPr>
            <w:noProof/>
            <w:webHidden/>
          </w:rPr>
          <w:fldChar w:fldCharType="separate"/>
        </w:r>
        <w:r w:rsidR="00D62C7B">
          <w:rPr>
            <w:noProof/>
            <w:webHidden/>
          </w:rPr>
          <w:t>135</w:t>
        </w:r>
        <w:r w:rsidR="00D62C7B">
          <w:rPr>
            <w:noProof/>
            <w:webHidden/>
          </w:rPr>
          <w:fldChar w:fldCharType="end"/>
        </w:r>
      </w:hyperlink>
    </w:p>
    <w:p w14:paraId="312F7FBC" w14:textId="77777777" w:rsidR="00D62C7B" w:rsidRDefault="00722600">
      <w:pPr>
        <w:pStyle w:val="TOC2"/>
        <w:rPr>
          <w:rFonts w:eastAsiaTheme="minorEastAsia"/>
          <w:noProof/>
          <w:sz w:val="22"/>
        </w:rPr>
      </w:pPr>
      <w:hyperlink w:anchor="_Toc38030598" w:history="1">
        <w:r w:rsidR="00D62C7B" w:rsidRPr="00DF75EB">
          <w:rPr>
            <w:rStyle w:val="Hyperlink"/>
            <w:noProof/>
          </w:rPr>
          <w:t>8.16.</w:t>
        </w:r>
        <w:r w:rsidR="00D62C7B">
          <w:rPr>
            <w:rFonts w:eastAsiaTheme="minorEastAsia"/>
            <w:noProof/>
            <w:sz w:val="22"/>
          </w:rPr>
          <w:tab/>
        </w:r>
        <w:r w:rsidR="00D62C7B" w:rsidRPr="00DF75EB">
          <w:rPr>
            <w:rStyle w:val="Hyperlink"/>
            <w:noProof/>
          </w:rPr>
          <w:t>Get Counts of Bednights by Project Type and Household Characteristics</w:t>
        </w:r>
        <w:r w:rsidR="00D62C7B">
          <w:rPr>
            <w:noProof/>
            <w:webHidden/>
          </w:rPr>
          <w:tab/>
        </w:r>
        <w:r w:rsidR="00D62C7B">
          <w:rPr>
            <w:noProof/>
            <w:webHidden/>
          </w:rPr>
          <w:fldChar w:fldCharType="begin"/>
        </w:r>
        <w:r w:rsidR="00D62C7B">
          <w:rPr>
            <w:noProof/>
            <w:webHidden/>
          </w:rPr>
          <w:instrText xml:space="preserve"> PAGEREF _Toc38030598 \h </w:instrText>
        </w:r>
        <w:r w:rsidR="00D62C7B">
          <w:rPr>
            <w:noProof/>
            <w:webHidden/>
          </w:rPr>
        </w:r>
        <w:r w:rsidR="00D62C7B">
          <w:rPr>
            <w:noProof/>
            <w:webHidden/>
          </w:rPr>
          <w:fldChar w:fldCharType="separate"/>
        </w:r>
        <w:r w:rsidR="00D62C7B">
          <w:rPr>
            <w:noProof/>
            <w:webHidden/>
          </w:rPr>
          <w:t>136</w:t>
        </w:r>
        <w:r w:rsidR="00D62C7B">
          <w:rPr>
            <w:noProof/>
            <w:webHidden/>
          </w:rPr>
          <w:fldChar w:fldCharType="end"/>
        </w:r>
      </w:hyperlink>
    </w:p>
    <w:p w14:paraId="06441D87" w14:textId="77777777" w:rsidR="00D62C7B" w:rsidRDefault="00722600">
      <w:pPr>
        <w:pStyle w:val="TOC2"/>
        <w:rPr>
          <w:rFonts w:eastAsiaTheme="minorEastAsia"/>
          <w:noProof/>
          <w:sz w:val="22"/>
        </w:rPr>
      </w:pPr>
      <w:hyperlink w:anchor="_Toc38030599" w:history="1">
        <w:r w:rsidR="00D62C7B" w:rsidRPr="00DF75EB">
          <w:rPr>
            <w:rStyle w:val="Hyperlink"/>
            <w:noProof/>
          </w:rPr>
          <w:t>8.17.</w:t>
        </w:r>
        <w:r w:rsidR="00D62C7B">
          <w:rPr>
            <w:rFonts w:eastAsiaTheme="minorEastAsia"/>
            <w:noProof/>
            <w:sz w:val="22"/>
          </w:rPr>
          <w:tab/>
        </w:r>
        <w:r w:rsidR="00D62C7B" w:rsidRPr="00DF75EB">
          <w:rPr>
            <w:rStyle w:val="Hyperlink"/>
            <w:noProof/>
          </w:rPr>
          <w:t>Get Counts of Bednights by Project and Personal Characteristics</w:t>
        </w:r>
        <w:r w:rsidR="00D62C7B">
          <w:rPr>
            <w:noProof/>
            <w:webHidden/>
          </w:rPr>
          <w:tab/>
        </w:r>
        <w:r w:rsidR="00D62C7B">
          <w:rPr>
            <w:noProof/>
            <w:webHidden/>
          </w:rPr>
          <w:fldChar w:fldCharType="begin"/>
        </w:r>
        <w:r w:rsidR="00D62C7B">
          <w:rPr>
            <w:noProof/>
            <w:webHidden/>
          </w:rPr>
          <w:instrText xml:space="preserve"> PAGEREF _Toc38030599 \h </w:instrText>
        </w:r>
        <w:r w:rsidR="00D62C7B">
          <w:rPr>
            <w:noProof/>
            <w:webHidden/>
          </w:rPr>
        </w:r>
        <w:r w:rsidR="00D62C7B">
          <w:rPr>
            <w:noProof/>
            <w:webHidden/>
          </w:rPr>
          <w:fldChar w:fldCharType="separate"/>
        </w:r>
        <w:r w:rsidR="00D62C7B">
          <w:rPr>
            <w:noProof/>
            <w:webHidden/>
          </w:rPr>
          <w:t>137</w:t>
        </w:r>
        <w:r w:rsidR="00D62C7B">
          <w:rPr>
            <w:noProof/>
            <w:webHidden/>
          </w:rPr>
          <w:fldChar w:fldCharType="end"/>
        </w:r>
      </w:hyperlink>
    </w:p>
    <w:p w14:paraId="7E2D696E" w14:textId="77777777" w:rsidR="00D62C7B" w:rsidRDefault="00722600">
      <w:pPr>
        <w:pStyle w:val="TOC2"/>
        <w:rPr>
          <w:rFonts w:eastAsiaTheme="minorEastAsia"/>
          <w:noProof/>
          <w:sz w:val="22"/>
        </w:rPr>
      </w:pPr>
      <w:hyperlink w:anchor="_Toc38030600" w:history="1">
        <w:r w:rsidR="00D62C7B" w:rsidRPr="00DF75EB">
          <w:rPr>
            <w:rStyle w:val="Hyperlink"/>
            <w:noProof/>
          </w:rPr>
          <w:t>8.18.</w:t>
        </w:r>
        <w:r w:rsidR="00D62C7B">
          <w:rPr>
            <w:rFonts w:eastAsiaTheme="minorEastAsia"/>
            <w:noProof/>
            <w:sz w:val="22"/>
          </w:rPr>
          <w:tab/>
        </w:r>
        <w:r w:rsidR="00D62C7B" w:rsidRPr="00DF75EB">
          <w:rPr>
            <w:rStyle w:val="Hyperlink"/>
            <w:noProof/>
          </w:rPr>
          <w:t>Get Counts of Bednights by Project Type and Personal Characteristics</w:t>
        </w:r>
        <w:r w:rsidR="00D62C7B">
          <w:rPr>
            <w:noProof/>
            <w:webHidden/>
          </w:rPr>
          <w:tab/>
        </w:r>
        <w:r w:rsidR="00D62C7B">
          <w:rPr>
            <w:noProof/>
            <w:webHidden/>
          </w:rPr>
          <w:fldChar w:fldCharType="begin"/>
        </w:r>
        <w:r w:rsidR="00D62C7B">
          <w:rPr>
            <w:noProof/>
            <w:webHidden/>
          </w:rPr>
          <w:instrText xml:space="preserve"> PAGEREF _Toc38030600 \h </w:instrText>
        </w:r>
        <w:r w:rsidR="00D62C7B">
          <w:rPr>
            <w:noProof/>
            <w:webHidden/>
          </w:rPr>
        </w:r>
        <w:r w:rsidR="00D62C7B">
          <w:rPr>
            <w:noProof/>
            <w:webHidden/>
          </w:rPr>
          <w:fldChar w:fldCharType="separate"/>
        </w:r>
        <w:r w:rsidR="00D62C7B">
          <w:rPr>
            <w:noProof/>
            <w:webHidden/>
          </w:rPr>
          <w:t>138</w:t>
        </w:r>
        <w:r w:rsidR="00D62C7B">
          <w:rPr>
            <w:noProof/>
            <w:webHidden/>
          </w:rPr>
          <w:fldChar w:fldCharType="end"/>
        </w:r>
      </w:hyperlink>
    </w:p>
    <w:p w14:paraId="2F32934E" w14:textId="77777777" w:rsidR="00D62C7B" w:rsidRDefault="00722600">
      <w:pPr>
        <w:pStyle w:val="TOC2"/>
        <w:rPr>
          <w:rFonts w:eastAsiaTheme="minorEastAsia"/>
          <w:noProof/>
          <w:sz w:val="22"/>
        </w:rPr>
      </w:pPr>
      <w:hyperlink w:anchor="_Toc38030601" w:history="1">
        <w:r w:rsidR="00D62C7B" w:rsidRPr="00DF75EB">
          <w:rPr>
            <w:rStyle w:val="Hyperlink"/>
            <w:noProof/>
          </w:rPr>
          <w:t>8.19.</w:t>
        </w:r>
        <w:r w:rsidR="00D62C7B">
          <w:rPr>
            <w:rFonts w:eastAsiaTheme="minorEastAsia"/>
            <w:noProof/>
            <w:sz w:val="22"/>
          </w:rPr>
          <w:tab/>
        </w:r>
        <w:r w:rsidR="00D62C7B" w:rsidRPr="00DF75EB">
          <w:rPr>
            <w:rStyle w:val="Hyperlink"/>
            <w:noProof/>
          </w:rPr>
          <w:t>Data Quality – Get Counts of Enrollments Active After Project Operating End Date by Project</w:t>
        </w:r>
        <w:r w:rsidR="00D62C7B">
          <w:rPr>
            <w:noProof/>
            <w:webHidden/>
          </w:rPr>
          <w:tab/>
        </w:r>
        <w:r w:rsidR="00D62C7B">
          <w:rPr>
            <w:noProof/>
            <w:webHidden/>
          </w:rPr>
          <w:fldChar w:fldCharType="begin"/>
        </w:r>
        <w:r w:rsidR="00D62C7B">
          <w:rPr>
            <w:noProof/>
            <w:webHidden/>
          </w:rPr>
          <w:instrText xml:space="preserve"> PAGEREF _Toc38030601 \h </w:instrText>
        </w:r>
        <w:r w:rsidR="00D62C7B">
          <w:rPr>
            <w:noProof/>
            <w:webHidden/>
          </w:rPr>
        </w:r>
        <w:r w:rsidR="00D62C7B">
          <w:rPr>
            <w:noProof/>
            <w:webHidden/>
          </w:rPr>
          <w:fldChar w:fldCharType="separate"/>
        </w:r>
        <w:r w:rsidR="00D62C7B">
          <w:rPr>
            <w:noProof/>
            <w:webHidden/>
          </w:rPr>
          <w:t>139</w:t>
        </w:r>
        <w:r w:rsidR="00D62C7B">
          <w:rPr>
            <w:noProof/>
            <w:webHidden/>
          </w:rPr>
          <w:fldChar w:fldCharType="end"/>
        </w:r>
      </w:hyperlink>
    </w:p>
    <w:p w14:paraId="4249D201" w14:textId="77777777" w:rsidR="00D62C7B" w:rsidRDefault="00722600">
      <w:pPr>
        <w:pStyle w:val="TOC2"/>
        <w:rPr>
          <w:rFonts w:eastAsiaTheme="minorEastAsia"/>
          <w:noProof/>
          <w:sz w:val="22"/>
        </w:rPr>
      </w:pPr>
      <w:hyperlink w:anchor="_Toc38030602" w:history="1">
        <w:r w:rsidR="00D62C7B" w:rsidRPr="00DF75EB">
          <w:rPr>
            <w:rStyle w:val="Hyperlink"/>
            <w:noProof/>
          </w:rPr>
          <w:t>8.20.</w:t>
        </w:r>
        <w:r w:rsidR="00D62C7B">
          <w:rPr>
            <w:rFonts w:eastAsiaTheme="minorEastAsia"/>
            <w:noProof/>
            <w:sz w:val="22"/>
          </w:rPr>
          <w:tab/>
        </w:r>
        <w:r w:rsidR="00D62C7B" w:rsidRPr="00DF75EB">
          <w:rPr>
            <w:rStyle w:val="Hyperlink"/>
            <w:noProof/>
          </w:rPr>
          <w:t>Data Quality – Get Counts of Night-by-Night Enrollments with Exit Date Discrepancies by Project</w:t>
        </w:r>
        <w:r w:rsidR="00D62C7B">
          <w:rPr>
            <w:noProof/>
            <w:webHidden/>
          </w:rPr>
          <w:tab/>
        </w:r>
        <w:r w:rsidR="00D62C7B">
          <w:rPr>
            <w:noProof/>
            <w:webHidden/>
          </w:rPr>
          <w:fldChar w:fldCharType="begin"/>
        </w:r>
        <w:r w:rsidR="00D62C7B">
          <w:rPr>
            <w:noProof/>
            <w:webHidden/>
          </w:rPr>
          <w:instrText xml:space="preserve"> PAGEREF _Toc38030602 \h </w:instrText>
        </w:r>
        <w:r w:rsidR="00D62C7B">
          <w:rPr>
            <w:noProof/>
            <w:webHidden/>
          </w:rPr>
        </w:r>
        <w:r w:rsidR="00D62C7B">
          <w:rPr>
            <w:noProof/>
            <w:webHidden/>
          </w:rPr>
          <w:fldChar w:fldCharType="separate"/>
        </w:r>
        <w:r w:rsidR="00D62C7B">
          <w:rPr>
            <w:noProof/>
            <w:webHidden/>
          </w:rPr>
          <w:t>140</w:t>
        </w:r>
        <w:r w:rsidR="00D62C7B">
          <w:rPr>
            <w:noProof/>
            <w:webHidden/>
          </w:rPr>
          <w:fldChar w:fldCharType="end"/>
        </w:r>
      </w:hyperlink>
    </w:p>
    <w:p w14:paraId="250A52D2" w14:textId="77777777" w:rsidR="00D62C7B" w:rsidRDefault="00722600">
      <w:pPr>
        <w:pStyle w:val="TOC2"/>
        <w:rPr>
          <w:rFonts w:eastAsiaTheme="minorEastAsia"/>
          <w:noProof/>
          <w:sz w:val="22"/>
        </w:rPr>
      </w:pPr>
      <w:hyperlink w:anchor="_Toc38030603" w:history="1">
        <w:r w:rsidR="00D62C7B" w:rsidRPr="00DF75EB">
          <w:rPr>
            <w:rStyle w:val="Hyperlink"/>
            <w:noProof/>
          </w:rPr>
          <w:t>8.21.</w:t>
        </w:r>
        <w:r w:rsidR="00D62C7B">
          <w:rPr>
            <w:rFonts w:eastAsiaTheme="minorEastAsia"/>
            <w:noProof/>
            <w:sz w:val="22"/>
          </w:rPr>
          <w:tab/>
        </w:r>
        <w:r w:rsidR="00D62C7B" w:rsidRPr="00DF75EB">
          <w:rPr>
            <w:rStyle w:val="Hyperlink"/>
            <w:noProof/>
          </w:rPr>
          <w:t>Data Quality – Get Counts of Enrollments with no Enrollment CoC Record by Project</w:t>
        </w:r>
        <w:r w:rsidR="00D62C7B">
          <w:rPr>
            <w:noProof/>
            <w:webHidden/>
          </w:rPr>
          <w:tab/>
        </w:r>
        <w:r w:rsidR="00D62C7B">
          <w:rPr>
            <w:noProof/>
            <w:webHidden/>
          </w:rPr>
          <w:fldChar w:fldCharType="begin"/>
        </w:r>
        <w:r w:rsidR="00D62C7B">
          <w:rPr>
            <w:noProof/>
            <w:webHidden/>
          </w:rPr>
          <w:instrText xml:space="preserve"> PAGEREF _Toc38030603 \h </w:instrText>
        </w:r>
        <w:r w:rsidR="00D62C7B">
          <w:rPr>
            <w:noProof/>
            <w:webHidden/>
          </w:rPr>
        </w:r>
        <w:r w:rsidR="00D62C7B">
          <w:rPr>
            <w:noProof/>
            <w:webHidden/>
          </w:rPr>
          <w:fldChar w:fldCharType="separate"/>
        </w:r>
        <w:r w:rsidR="00D62C7B">
          <w:rPr>
            <w:noProof/>
            <w:webHidden/>
          </w:rPr>
          <w:t>141</w:t>
        </w:r>
        <w:r w:rsidR="00D62C7B">
          <w:rPr>
            <w:noProof/>
            <w:webHidden/>
          </w:rPr>
          <w:fldChar w:fldCharType="end"/>
        </w:r>
      </w:hyperlink>
    </w:p>
    <w:p w14:paraId="18180FB1" w14:textId="77777777" w:rsidR="00D62C7B" w:rsidRDefault="00722600">
      <w:pPr>
        <w:pStyle w:val="TOC2"/>
        <w:rPr>
          <w:rFonts w:eastAsiaTheme="minorEastAsia"/>
          <w:noProof/>
          <w:sz w:val="22"/>
        </w:rPr>
      </w:pPr>
      <w:hyperlink w:anchor="_Toc38030604" w:history="1">
        <w:r w:rsidR="00D62C7B" w:rsidRPr="00DF75EB">
          <w:rPr>
            <w:rStyle w:val="Hyperlink"/>
            <w:noProof/>
          </w:rPr>
          <w:t>8.22.</w:t>
        </w:r>
        <w:r w:rsidR="00D62C7B">
          <w:rPr>
            <w:rFonts w:eastAsiaTheme="minorEastAsia"/>
            <w:noProof/>
            <w:sz w:val="22"/>
          </w:rPr>
          <w:tab/>
        </w:r>
        <w:r w:rsidR="00D62C7B" w:rsidRPr="00DF75EB">
          <w:rPr>
            <w:rStyle w:val="Hyperlink"/>
            <w:noProof/>
          </w:rPr>
          <w:t>LSACalculated</w:t>
        </w:r>
        <w:r w:rsidR="00D62C7B">
          <w:rPr>
            <w:noProof/>
            <w:webHidden/>
          </w:rPr>
          <w:tab/>
        </w:r>
        <w:r w:rsidR="00D62C7B">
          <w:rPr>
            <w:noProof/>
            <w:webHidden/>
          </w:rPr>
          <w:fldChar w:fldCharType="begin"/>
        </w:r>
        <w:r w:rsidR="00D62C7B">
          <w:rPr>
            <w:noProof/>
            <w:webHidden/>
          </w:rPr>
          <w:instrText xml:space="preserve"> PAGEREF _Toc38030604 \h </w:instrText>
        </w:r>
        <w:r w:rsidR="00D62C7B">
          <w:rPr>
            <w:noProof/>
            <w:webHidden/>
          </w:rPr>
        </w:r>
        <w:r w:rsidR="00D62C7B">
          <w:rPr>
            <w:noProof/>
            <w:webHidden/>
          </w:rPr>
          <w:fldChar w:fldCharType="separate"/>
        </w:r>
        <w:r w:rsidR="00D62C7B">
          <w:rPr>
            <w:noProof/>
            <w:webHidden/>
          </w:rPr>
          <w:t>142</w:t>
        </w:r>
        <w:r w:rsidR="00D62C7B">
          <w:rPr>
            <w:noProof/>
            <w:webHidden/>
          </w:rPr>
          <w:fldChar w:fldCharType="end"/>
        </w:r>
      </w:hyperlink>
    </w:p>
    <w:p w14:paraId="6E1EC520" w14:textId="77777777" w:rsidR="00D62C7B" w:rsidRDefault="00722600">
      <w:pPr>
        <w:pStyle w:val="TOC1"/>
        <w:rPr>
          <w:rFonts w:eastAsiaTheme="minorEastAsia"/>
          <w:sz w:val="22"/>
          <w:szCs w:val="22"/>
        </w:rPr>
      </w:pPr>
      <w:hyperlink w:anchor="_Toc38030605" w:history="1">
        <w:r w:rsidR="00D62C7B" w:rsidRPr="00DF75EB">
          <w:rPr>
            <w:rStyle w:val="Hyperlink"/>
          </w:rPr>
          <w:t>9.</w:t>
        </w:r>
        <w:r w:rsidR="00D62C7B">
          <w:rPr>
            <w:rFonts w:eastAsiaTheme="minorEastAsia"/>
            <w:sz w:val="22"/>
            <w:szCs w:val="22"/>
          </w:rPr>
          <w:tab/>
        </w:r>
        <w:r w:rsidR="00D62C7B" w:rsidRPr="00DF75EB">
          <w:rPr>
            <w:rStyle w:val="Hyperlink"/>
          </w:rPr>
          <w:t>HMIS Business Logic: LSAReport Data Quality and ReportDate</w:t>
        </w:r>
        <w:r w:rsidR="00D62C7B">
          <w:rPr>
            <w:webHidden/>
          </w:rPr>
          <w:tab/>
        </w:r>
        <w:r w:rsidR="00D62C7B">
          <w:rPr>
            <w:webHidden/>
          </w:rPr>
          <w:fldChar w:fldCharType="begin"/>
        </w:r>
        <w:r w:rsidR="00D62C7B">
          <w:rPr>
            <w:webHidden/>
          </w:rPr>
          <w:instrText xml:space="preserve"> PAGEREF _Toc38030605 \h </w:instrText>
        </w:r>
        <w:r w:rsidR="00D62C7B">
          <w:rPr>
            <w:webHidden/>
          </w:rPr>
        </w:r>
        <w:r w:rsidR="00D62C7B">
          <w:rPr>
            <w:webHidden/>
          </w:rPr>
          <w:fldChar w:fldCharType="separate"/>
        </w:r>
        <w:r w:rsidR="00D62C7B">
          <w:rPr>
            <w:webHidden/>
          </w:rPr>
          <w:t>143</w:t>
        </w:r>
        <w:r w:rsidR="00D62C7B">
          <w:rPr>
            <w:webHidden/>
          </w:rPr>
          <w:fldChar w:fldCharType="end"/>
        </w:r>
      </w:hyperlink>
    </w:p>
    <w:p w14:paraId="2D7D55EF" w14:textId="77777777" w:rsidR="00D62C7B" w:rsidRDefault="00722600">
      <w:pPr>
        <w:pStyle w:val="TOC2"/>
        <w:rPr>
          <w:rFonts w:eastAsiaTheme="minorEastAsia"/>
          <w:noProof/>
          <w:sz w:val="22"/>
        </w:rPr>
      </w:pPr>
      <w:hyperlink w:anchor="_Toc38030606" w:history="1">
        <w:r w:rsidR="00D62C7B" w:rsidRPr="00DF75EB">
          <w:rPr>
            <w:rStyle w:val="Hyperlink"/>
            <w:noProof/>
          </w:rPr>
          <w:t>9.1.</w:t>
        </w:r>
        <w:r w:rsidR="00D62C7B">
          <w:rPr>
            <w:rFonts w:eastAsiaTheme="minorEastAsia"/>
            <w:noProof/>
            <w:sz w:val="22"/>
          </w:rPr>
          <w:tab/>
        </w:r>
        <w:r w:rsidR="00D62C7B" w:rsidRPr="00DF75EB">
          <w:rPr>
            <w:rStyle w:val="Hyperlink"/>
            <w:noProof/>
          </w:rPr>
          <w:t>Get HMIS Enrollments Active in the Three-Year Data Quality Report Period</w:t>
        </w:r>
        <w:r w:rsidR="00D62C7B">
          <w:rPr>
            <w:noProof/>
            <w:webHidden/>
          </w:rPr>
          <w:tab/>
        </w:r>
        <w:r w:rsidR="00D62C7B">
          <w:rPr>
            <w:noProof/>
            <w:webHidden/>
          </w:rPr>
          <w:fldChar w:fldCharType="begin"/>
        </w:r>
        <w:r w:rsidR="00D62C7B">
          <w:rPr>
            <w:noProof/>
            <w:webHidden/>
          </w:rPr>
          <w:instrText xml:space="preserve"> PAGEREF _Toc38030606 \h </w:instrText>
        </w:r>
        <w:r w:rsidR="00D62C7B">
          <w:rPr>
            <w:noProof/>
            <w:webHidden/>
          </w:rPr>
        </w:r>
        <w:r w:rsidR="00D62C7B">
          <w:rPr>
            <w:noProof/>
            <w:webHidden/>
          </w:rPr>
          <w:fldChar w:fldCharType="separate"/>
        </w:r>
        <w:r w:rsidR="00D62C7B">
          <w:rPr>
            <w:noProof/>
            <w:webHidden/>
          </w:rPr>
          <w:t>143</w:t>
        </w:r>
        <w:r w:rsidR="00D62C7B">
          <w:rPr>
            <w:noProof/>
            <w:webHidden/>
          </w:rPr>
          <w:fldChar w:fldCharType="end"/>
        </w:r>
      </w:hyperlink>
    </w:p>
    <w:p w14:paraId="3C568EA9" w14:textId="77777777" w:rsidR="00D62C7B" w:rsidRDefault="00722600">
      <w:pPr>
        <w:pStyle w:val="TOC2"/>
        <w:rPr>
          <w:rFonts w:eastAsiaTheme="minorEastAsia"/>
          <w:noProof/>
          <w:sz w:val="22"/>
        </w:rPr>
      </w:pPr>
      <w:hyperlink w:anchor="_Toc38030607" w:history="1">
        <w:r w:rsidR="00D62C7B" w:rsidRPr="00DF75EB">
          <w:rPr>
            <w:rStyle w:val="Hyperlink"/>
            <w:noProof/>
          </w:rPr>
          <w:t>9.2.</w:t>
        </w:r>
        <w:r w:rsidR="00D62C7B">
          <w:rPr>
            <w:rFonts w:eastAsiaTheme="minorEastAsia"/>
            <w:noProof/>
            <w:sz w:val="22"/>
          </w:rPr>
          <w:tab/>
        </w:r>
        <w:r w:rsidR="00D62C7B" w:rsidRPr="00DF75EB">
          <w:rPr>
            <w:rStyle w:val="Hyperlink"/>
            <w:noProof/>
          </w:rPr>
          <w:t xml:space="preserve">Set LSAReport Data Quality Values </w:t>
        </w:r>
        <w:r w:rsidR="00D62C7B">
          <w:rPr>
            <w:noProof/>
            <w:webHidden/>
          </w:rPr>
          <w:tab/>
        </w:r>
        <w:r w:rsidR="00D62C7B">
          <w:rPr>
            <w:noProof/>
            <w:webHidden/>
          </w:rPr>
          <w:fldChar w:fldCharType="begin"/>
        </w:r>
        <w:r w:rsidR="00D62C7B">
          <w:rPr>
            <w:noProof/>
            <w:webHidden/>
          </w:rPr>
          <w:instrText xml:space="preserve"> PAGEREF _Toc38030607 \h </w:instrText>
        </w:r>
        <w:r w:rsidR="00D62C7B">
          <w:rPr>
            <w:noProof/>
            <w:webHidden/>
          </w:rPr>
        </w:r>
        <w:r w:rsidR="00D62C7B">
          <w:rPr>
            <w:noProof/>
            <w:webHidden/>
          </w:rPr>
          <w:fldChar w:fldCharType="separate"/>
        </w:r>
        <w:r w:rsidR="00D62C7B">
          <w:rPr>
            <w:noProof/>
            <w:webHidden/>
          </w:rPr>
          <w:t>145</w:t>
        </w:r>
        <w:r w:rsidR="00D62C7B">
          <w:rPr>
            <w:noProof/>
            <w:webHidden/>
          </w:rPr>
          <w:fldChar w:fldCharType="end"/>
        </w:r>
      </w:hyperlink>
    </w:p>
    <w:p w14:paraId="5FABC541" w14:textId="77777777" w:rsidR="00D62C7B" w:rsidRDefault="00722600">
      <w:pPr>
        <w:pStyle w:val="TOC2"/>
        <w:rPr>
          <w:rFonts w:eastAsiaTheme="minorEastAsia"/>
          <w:noProof/>
          <w:sz w:val="22"/>
        </w:rPr>
      </w:pPr>
      <w:hyperlink w:anchor="_Toc38030608" w:history="1">
        <w:r w:rsidR="00D62C7B" w:rsidRPr="00DF75EB">
          <w:rPr>
            <w:rStyle w:val="Hyperlink"/>
            <w:noProof/>
          </w:rPr>
          <w:t>9.3.</w:t>
        </w:r>
        <w:r w:rsidR="00D62C7B">
          <w:rPr>
            <w:rFonts w:eastAsiaTheme="minorEastAsia"/>
            <w:noProof/>
            <w:sz w:val="22"/>
          </w:rPr>
          <w:tab/>
        </w:r>
        <w:r w:rsidR="00D62C7B" w:rsidRPr="00DF75EB">
          <w:rPr>
            <w:rStyle w:val="Hyperlink"/>
            <w:noProof/>
          </w:rPr>
          <w:t>Set LSAReport ReportDate</w:t>
        </w:r>
        <w:r w:rsidR="00D62C7B">
          <w:rPr>
            <w:noProof/>
            <w:webHidden/>
          </w:rPr>
          <w:tab/>
        </w:r>
        <w:r w:rsidR="00D62C7B">
          <w:rPr>
            <w:noProof/>
            <w:webHidden/>
          </w:rPr>
          <w:fldChar w:fldCharType="begin"/>
        </w:r>
        <w:r w:rsidR="00D62C7B">
          <w:rPr>
            <w:noProof/>
            <w:webHidden/>
          </w:rPr>
          <w:instrText xml:space="preserve"> PAGEREF _Toc38030608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5BBB42FA" w14:textId="77777777" w:rsidR="00D62C7B" w:rsidRDefault="00722600">
      <w:pPr>
        <w:pStyle w:val="TOC2"/>
        <w:rPr>
          <w:rFonts w:eastAsiaTheme="minorEastAsia"/>
          <w:noProof/>
          <w:sz w:val="22"/>
        </w:rPr>
      </w:pPr>
      <w:hyperlink w:anchor="_Toc38030609" w:history="1">
        <w:r w:rsidR="00D62C7B" w:rsidRPr="00DF75EB">
          <w:rPr>
            <w:rStyle w:val="Hyperlink"/>
            <w:noProof/>
          </w:rPr>
          <w:t>9.4.</w:t>
        </w:r>
        <w:r w:rsidR="00D62C7B">
          <w:rPr>
            <w:rFonts w:eastAsiaTheme="minorEastAsia"/>
            <w:noProof/>
            <w:sz w:val="22"/>
          </w:rPr>
          <w:tab/>
        </w:r>
        <w:r w:rsidR="00D62C7B" w:rsidRPr="00DF75EB">
          <w:rPr>
            <w:rStyle w:val="Hyperlink"/>
            <w:noProof/>
          </w:rPr>
          <w:t>LSAReport</w:t>
        </w:r>
        <w:r w:rsidR="00D62C7B">
          <w:rPr>
            <w:noProof/>
            <w:webHidden/>
          </w:rPr>
          <w:tab/>
        </w:r>
        <w:r w:rsidR="00D62C7B">
          <w:rPr>
            <w:noProof/>
            <w:webHidden/>
          </w:rPr>
          <w:fldChar w:fldCharType="begin"/>
        </w:r>
        <w:r w:rsidR="00D62C7B">
          <w:rPr>
            <w:noProof/>
            <w:webHidden/>
          </w:rPr>
          <w:instrText xml:space="preserve"> PAGEREF _Toc38030609 \h </w:instrText>
        </w:r>
        <w:r w:rsidR="00D62C7B">
          <w:rPr>
            <w:noProof/>
            <w:webHidden/>
          </w:rPr>
        </w:r>
        <w:r w:rsidR="00D62C7B">
          <w:rPr>
            <w:noProof/>
            <w:webHidden/>
          </w:rPr>
          <w:fldChar w:fldCharType="separate"/>
        </w:r>
        <w:r w:rsidR="00D62C7B">
          <w:rPr>
            <w:noProof/>
            <w:webHidden/>
          </w:rPr>
          <w:t>152</w:t>
        </w:r>
        <w:r w:rsidR="00D62C7B">
          <w:rPr>
            <w:noProof/>
            <w:webHidden/>
          </w:rPr>
          <w:fldChar w:fldCharType="end"/>
        </w:r>
      </w:hyperlink>
    </w:p>
    <w:p w14:paraId="6CE2E028" w14:textId="32AB5305"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5FECD889" w:rsidR="00933154" w:rsidRPr="008D0578" w:rsidRDefault="00933154" w:rsidP="007F4F13">
      <w:pPr>
        <w:pStyle w:val="H2NoNumbers"/>
      </w:pPr>
      <w:del w:id="6" w:author="Molly McEvilley" w:date="2020-08-11T12:09:00Z">
        <w:r w:rsidRPr="008D0578" w:rsidDel="007F4F13">
          <w:lastRenderedPageBreak/>
          <w:delText xml:space="preserve">Version </w:delText>
        </w:r>
      </w:del>
      <w:ins w:id="7" w:author="Molly McEvilley" w:date="2020-08-11T12:09:00Z">
        <w:r w:rsidR="007F4F13">
          <w:t>Revision</w:t>
        </w:r>
        <w:r w:rsidR="007F4F13" w:rsidRPr="008D0578">
          <w:t xml:space="preserve"> </w:t>
        </w:r>
      </w:ins>
      <w:r w:rsidRPr="008D0578">
        <w:t>History</w:t>
      </w:r>
    </w:p>
    <w:tbl>
      <w:tblPr>
        <w:tblStyle w:val="TableGrid"/>
        <w:tblW w:w="0" w:type="auto"/>
        <w:tblLook w:val="04A0" w:firstRow="1" w:lastRow="0" w:firstColumn="1" w:lastColumn="0" w:noHBand="0" w:noVBand="1"/>
        <w:tblPrChange w:id="8" w:author="Molly McEvilley" w:date="2020-08-28T05:56:00Z">
          <w:tblPr>
            <w:tblStyle w:val="TableGrid"/>
            <w:tblW w:w="0" w:type="auto"/>
            <w:tblLook w:val="04A0" w:firstRow="1" w:lastRow="0" w:firstColumn="1" w:lastColumn="0" w:noHBand="0" w:noVBand="1"/>
          </w:tblPr>
        </w:tblPrChange>
      </w:tblPr>
      <w:tblGrid>
        <w:gridCol w:w="999"/>
        <w:gridCol w:w="1512"/>
        <w:gridCol w:w="6839"/>
        <w:tblGridChange w:id="9">
          <w:tblGrid>
            <w:gridCol w:w="999"/>
            <w:gridCol w:w="1512"/>
            <w:gridCol w:w="6839"/>
          </w:tblGrid>
        </w:tblGridChange>
      </w:tblGrid>
      <w:tr w:rsidR="00933154" w14:paraId="0DAE939C" w14:textId="77777777" w:rsidTr="00E028AF">
        <w:trPr>
          <w:tblHeader/>
          <w:trPrChange w:id="10" w:author="Molly McEvilley" w:date="2020-08-28T05:56:00Z">
            <w:trPr>
              <w:cantSplit/>
              <w:tblHeader/>
            </w:trPr>
          </w:trPrChange>
        </w:trPr>
        <w:tc>
          <w:tcPr>
            <w:tcW w:w="999" w:type="dxa"/>
            <w:tcPrChange w:id="11" w:author="Molly McEvilley" w:date="2020-08-28T05:56:00Z">
              <w:tcPr>
                <w:tcW w:w="999" w:type="dxa"/>
              </w:tcPr>
            </w:tcPrChange>
          </w:tcPr>
          <w:p w14:paraId="02F6E4EF" w14:textId="77777777" w:rsidR="00933154" w:rsidRDefault="00933154" w:rsidP="004402C9">
            <w:pPr>
              <w:spacing w:before="0" w:after="0" w:line="240" w:lineRule="auto"/>
            </w:pPr>
            <w:r>
              <w:lastRenderedPageBreak/>
              <w:t>Version</w:t>
            </w:r>
          </w:p>
        </w:tc>
        <w:tc>
          <w:tcPr>
            <w:tcW w:w="1512" w:type="dxa"/>
            <w:tcPrChange w:id="12" w:author="Molly McEvilley" w:date="2020-08-28T05:56:00Z">
              <w:tcPr>
                <w:tcW w:w="1512" w:type="dxa"/>
              </w:tcPr>
            </w:tcPrChange>
          </w:tcPr>
          <w:p w14:paraId="54B9688F" w14:textId="77777777" w:rsidR="00933154" w:rsidRDefault="00933154" w:rsidP="004402C9">
            <w:pPr>
              <w:spacing w:before="0" w:after="0" w:line="240" w:lineRule="auto"/>
            </w:pPr>
            <w:r>
              <w:t>Date</w:t>
            </w:r>
          </w:p>
        </w:tc>
        <w:tc>
          <w:tcPr>
            <w:tcW w:w="6839" w:type="dxa"/>
            <w:tcPrChange w:id="13" w:author="Molly McEvilley" w:date="2020-08-28T05:56:00Z">
              <w:tcPr>
                <w:tcW w:w="6839" w:type="dxa"/>
              </w:tcPr>
            </w:tcPrChange>
          </w:tcPr>
          <w:p w14:paraId="67ED1795" w14:textId="10B93AB5" w:rsidR="00933154" w:rsidRDefault="00E70837" w:rsidP="004402C9">
            <w:pPr>
              <w:spacing w:before="0" w:after="0" w:line="240" w:lineRule="auto"/>
            </w:pPr>
            <w:r>
              <w:t>Revisions</w:t>
            </w:r>
          </w:p>
        </w:tc>
      </w:tr>
      <w:tr w:rsidR="002A0263" w14:paraId="0A48D008" w14:textId="77777777" w:rsidTr="00E028AF">
        <w:trPr>
          <w:tblHeader/>
          <w:trPrChange w:id="14" w:author="Molly McEvilley" w:date="2020-08-28T05:56:00Z">
            <w:trPr>
              <w:cantSplit/>
              <w:tblHeader/>
            </w:trPr>
          </w:trPrChange>
        </w:trPr>
        <w:tc>
          <w:tcPr>
            <w:tcW w:w="999" w:type="dxa"/>
            <w:tcPrChange w:id="15" w:author="Molly McEvilley" w:date="2020-08-28T05:56:00Z">
              <w:tcPr>
                <w:tcW w:w="999" w:type="dxa"/>
              </w:tcPr>
            </w:tcPrChange>
          </w:tcPr>
          <w:p w14:paraId="62AD51C6" w14:textId="368E0D1B" w:rsidR="002A0263" w:rsidRDefault="00260D97" w:rsidP="004402C9">
            <w:pPr>
              <w:spacing w:before="0" w:after="0" w:line="240" w:lineRule="auto"/>
            </w:pPr>
            <w:r>
              <w:t>1.0</w:t>
            </w:r>
          </w:p>
        </w:tc>
        <w:tc>
          <w:tcPr>
            <w:tcW w:w="1512" w:type="dxa"/>
            <w:tcPrChange w:id="16" w:author="Molly McEvilley" w:date="2020-08-28T05:56:00Z">
              <w:tcPr>
                <w:tcW w:w="1512" w:type="dxa"/>
              </w:tcPr>
            </w:tcPrChange>
          </w:tcPr>
          <w:p w14:paraId="2E270235" w14:textId="0299A5B2" w:rsidR="002A0263" w:rsidRDefault="00260D97" w:rsidP="004402C9">
            <w:pPr>
              <w:spacing w:before="0" w:after="0" w:line="240" w:lineRule="auto"/>
            </w:pPr>
            <w:r>
              <w:t>7/14/2020</w:t>
            </w:r>
          </w:p>
        </w:tc>
        <w:tc>
          <w:tcPr>
            <w:tcW w:w="6839" w:type="dxa"/>
            <w:tcPrChange w:id="17" w:author="Molly McEvilley" w:date="2020-08-28T05:56:00Z">
              <w:tcPr>
                <w:tcW w:w="6839" w:type="dxa"/>
              </w:tcPr>
            </w:tcPrChange>
          </w:tcPr>
          <w:p w14:paraId="298C6699" w14:textId="1D86DC3F" w:rsidR="00A16272" w:rsidRDefault="00260D97" w:rsidP="004402C9">
            <w:pPr>
              <w:spacing w:before="0" w:after="0" w:line="240" w:lineRule="auto"/>
            </w:pPr>
            <w:r>
              <w:t>Revisions to entire document to apply FY2019 edits</w:t>
            </w:r>
          </w:p>
        </w:tc>
      </w:tr>
      <w:tr w:rsidR="00A16272" w14:paraId="3C25D262" w14:textId="77777777" w:rsidTr="00E028AF">
        <w:trPr>
          <w:tblHeader/>
          <w:ins w:id="18" w:author="Molly McEvilley" w:date="2020-08-06T05:38:00Z"/>
          <w:trPrChange w:id="19" w:author="Molly McEvilley" w:date="2020-08-28T05:56:00Z">
            <w:trPr>
              <w:cantSplit/>
              <w:tblHeader/>
            </w:trPr>
          </w:trPrChange>
        </w:trPr>
        <w:tc>
          <w:tcPr>
            <w:tcW w:w="999" w:type="dxa"/>
            <w:tcPrChange w:id="20" w:author="Molly McEvilley" w:date="2020-08-28T05:56:00Z">
              <w:tcPr>
                <w:tcW w:w="999" w:type="dxa"/>
              </w:tcPr>
            </w:tcPrChange>
          </w:tcPr>
          <w:p w14:paraId="1E1440D0" w14:textId="512577D3" w:rsidR="00A16272" w:rsidRDefault="00A16272" w:rsidP="004402C9">
            <w:pPr>
              <w:spacing w:before="0" w:after="0" w:line="240" w:lineRule="auto"/>
              <w:rPr>
                <w:ins w:id="21" w:author="Molly McEvilley" w:date="2020-08-06T05:38:00Z"/>
              </w:rPr>
            </w:pPr>
            <w:ins w:id="22" w:author="Molly McEvilley" w:date="2020-08-06T05:38:00Z">
              <w:r>
                <w:lastRenderedPageBreak/>
                <w:t>1.1</w:t>
              </w:r>
            </w:ins>
          </w:p>
        </w:tc>
        <w:tc>
          <w:tcPr>
            <w:tcW w:w="1512" w:type="dxa"/>
            <w:tcPrChange w:id="23" w:author="Molly McEvilley" w:date="2020-08-28T05:56:00Z">
              <w:tcPr>
                <w:tcW w:w="1512" w:type="dxa"/>
              </w:tcPr>
            </w:tcPrChange>
          </w:tcPr>
          <w:p w14:paraId="0A071E98" w14:textId="2D0256EE" w:rsidR="00A16272" w:rsidRDefault="00A16272" w:rsidP="004402C9">
            <w:pPr>
              <w:spacing w:before="0" w:after="0" w:line="240" w:lineRule="auto"/>
              <w:rPr>
                <w:ins w:id="24" w:author="Molly McEvilley" w:date="2020-08-06T05:38:00Z"/>
              </w:rPr>
            </w:pPr>
            <w:ins w:id="25" w:author="Molly McEvilley" w:date="2020-08-06T05:38:00Z">
              <w:r>
                <w:t>TBD</w:t>
              </w:r>
            </w:ins>
          </w:p>
        </w:tc>
        <w:tc>
          <w:tcPr>
            <w:tcW w:w="6839" w:type="dxa"/>
            <w:tcPrChange w:id="26" w:author="Molly McEvilley" w:date="2020-08-28T05:56:00Z">
              <w:tcPr>
                <w:tcW w:w="6839" w:type="dxa"/>
              </w:tcPr>
            </w:tcPrChange>
          </w:tcPr>
          <w:p w14:paraId="51E0C589" w14:textId="4DE2029A" w:rsidR="007F4F13" w:rsidRDefault="007F4F13" w:rsidP="0030608E">
            <w:pPr>
              <w:spacing w:before="0" w:after="0" w:line="240" w:lineRule="auto"/>
              <w:ind w:left="288" w:hanging="288"/>
              <w:rPr>
                <w:ins w:id="27" w:author="Molly McEvilley" w:date="2020-08-11T12:10:00Z"/>
              </w:rPr>
            </w:pPr>
            <w:ins w:id="28" w:author="Molly McEvilley" w:date="2020-08-11T12:10:00Z">
              <w:r>
                <w:t>Throughout – correction of typographical errors</w:t>
              </w:r>
            </w:ins>
            <w:ins w:id="29" w:author="Molly McEvilley" w:date="2020-08-13T06:53:00Z">
              <w:r w:rsidR="00EB1C9F">
                <w:t xml:space="preserve">, graphics, and listed </w:t>
              </w:r>
            </w:ins>
            <w:ins w:id="30" w:author="Molly McEvilley" w:date="2020-08-13T06:54:00Z">
              <w:r w:rsidR="00EB1C9F">
                <w:t>source and target relevant data for each section</w:t>
              </w:r>
            </w:ins>
          </w:p>
          <w:p w14:paraId="37844D29" w14:textId="5FED8AAF" w:rsidR="007F4F13" w:rsidRDefault="007F4F13" w:rsidP="0030608E">
            <w:pPr>
              <w:spacing w:before="0" w:after="0" w:line="240" w:lineRule="auto"/>
              <w:ind w:left="288" w:hanging="288"/>
              <w:rPr>
                <w:ins w:id="31" w:author="Molly McEvilley" w:date="2020-08-20T06:29:00Z"/>
              </w:rPr>
            </w:pPr>
            <w:ins w:id="32" w:author="Molly McEvilley" w:date="2020-08-11T11:41:00Z">
              <w:r>
                <w:t xml:space="preserve">Section 1.2 – add link </w:t>
              </w:r>
            </w:ins>
            <w:ins w:id="33" w:author="Molly McEvilley" w:date="2020-08-11T11:42:00Z">
              <w:r>
                <w:t>to GitHub repository</w:t>
              </w:r>
            </w:ins>
          </w:p>
          <w:p w14:paraId="36EE3DCE" w14:textId="0FE43E69" w:rsidR="00A431CC" w:rsidRDefault="00A431CC" w:rsidP="0030608E">
            <w:pPr>
              <w:spacing w:before="0" w:after="0" w:line="240" w:lineRule="auto"/>
              <w:ind w:left="288" w:hanging="288"/>
              <w:rPr>
                <w:ins w:id="34" w:author="Molly McEvilley" w:date="2020-08-11T11:42:00Z"/>
              </w:rPr>
            </w:pPr>
            <w:ins w:id="35" w:author="Molly McEvilley" w:date="2020-08-20T06:29:00Z">
              <w:r>
                <w:t>Section</w:t>
              </w:r>
            </w:ins>
            <w:ins w:id="36" w:author="Molly McEvilley" w:date="2020-08-20T08:07:00Z">
              <w:r w:rsidR="00E5055B">
                <w:t>s</w:t>
              </w:r>
            </w:ins>
            <w:ins w:id="37" w:author="Molly McEvilley" w:date="2020-08-20T06:29:00Z">
              <w:r>
                <w:t xml:space="preserve"> 2.10</w:t>
              </w:r>
            </w:ins>
            <w:ins w:id="38" w:author="Molly McEvilley" w:date="2020-08-20T08:07:00Z">
              <w:r w:rsidR="00E5055B">
                <w:t xml:space="preserve"> an</w:t>
              </w:r>
            </w:ins>
            <w:ins w:id="39" w:author="Molly McEvilley" w:date="2020-08-20T08:08:00Z">
              <w:r w:rsidR="00E5055B">
                <w:t>d 8.1-</w:t>
              </w:r>
            </w:ins>
            <w:ins w:id="40" w:author="Molly McEvilley" w:date="2020-08-20T08:11:00Z">
              <w:r w:rsidR="00E5055B">
                <w:t>8.22</w:t>
              </w:r>
            </w:ins>
            <w:ins w:id="41" w:author="Molly McEvilley" w:date="2020-08-20T06:29:00Z">
              <w:r>
                <w:t xml:space="preserve"> – clarify t</w:t>
              </w:r>
            </w:ins>
            <w:ins w:id="42" w:author="Molly McEvilley" w:date="2020-08-20T08:11:00Z">
              <w:r w:rsidR="00E5055B">
                <w:t xml:space="preserve">hat </w:t>
              </w:r>
              <w:commentRangeStart w:id="43"/>
              <w:r w:rsidR="00E5055B">
                <w:t>records in</w:t>
              </w:r>
            </w:ins>
            <w:ins w:id="44" w:author="Molly McEvilley" w:date="2020-08-20T08:12:00Z">
              <w:r w:rsidR="00E5055B">
                <w:t xml:space="preserve"> </w:t>
              </w:r>
              <w:proofErr w:type="spellStart"/>
              <w:r w:rsidR="00E5055B">
                <w:t>LSACalculated</w:t>
              </w:r>
              <w:proofErr w:type="spellEnd"/>
              <w:r w:rsidR="00E5055B">
                <w:t xml:space="preserve"> are only generated when </w:t>
              </w:r>
              <w:r w:rsidR="006F7BD7" w:rsidRPr="001109FB">
                <w:rPr>
                  <w:b/>
                  <w:bCs/>
                </w:rPr>
                <w:t>Value</w:t>
              </w:r>
              <w:r w:rsidR="006F7BD7">
                <w:t xml:space="preserve"> &gt; 0.</w:t>
              </w:r>
              <w:commentRangeEnd w:id="43"/>
              <w:r w:rsidR="006F7BD7">
                <w:rPr>
                  <w:rStyle w:val="CommentReference"/>
                </w:rPr>
                <w:commentReference w:id="43"/>
              </w:r>
            </w:ins>
          </w:p>
          <w:p w14:paraId="0225BDBF" w14:textId="7F7A9E76" w:rsidR="0029362C" w:rsidRDefault="0029362C" w:rsidP="0030608E">
            <w:pPr>
              <w:spacing w:before="0" w:after="0" w:line="240" w:lineRule="auto"/>
              <w:ind w:left="288" w:hanging="288"/>
              <w:rPr>
                <w:ins w:id="45" w:author="Molly McEvilley" w:date="2020-08-13T10:48:00Z"/>
              </w:rPr>
            </w:pPr>
            <w:ins w:id="46" w:author="Molly McEvilley" w:date="2020-08-06T05:54:00Z">
              <w:r>
                <w:t xml:space="preserve">Section 3.3 – </w:t>
              </w:r>
              <w:commentRangeStart w:id="47"/>
              <w:r>
                <w:t>note that reporting procedures must exclude data which i</w:t>
              </w:r>
            </w:ins>
            <w:ins w:id="48" w:author="Molly McEvilley" w:date="2020-08-11T11:57:00Z">
              <w:r w:rsidR="007F4F13">
                <w:t>s</w:t>
              </w:r>
            </w:ins>
            <w:ins w:id="49" w:author="Molly McEvilley" w:date="2020-08-06T05:54:00Z">
              <w:r>
                <w:t xml:space="preserve"> inconsistent with HMIS Data Standards and/or HMIS CSV </w:t>
              </w:r>
            </w:ins>
            <w:ins w:id="50" w:author="Molly McEvilley" w:date="2020-08-06T05:55:00Z">
              <w:r>
                <w:t>specifications</w:t>
              </w:r>
            </w:ins>
            <w:commentRangeEnd w:id="47"/>
            <w:ins w:id="51" w:author="Molly McEvilley" w:date="2020-08-11T11:57:00Z">
              <w:r w:rsidR="007F4F13">
                <w:rPr>
                  <w:rStyle w:val="CommentReference"/>
                </w:rPr>
                <w:commentReference w:id="47"/>
              </w:r>
            </w:ins>
          </w:p>
          <w:p w14:paraId="1E1E2422" w14:textId="154EA486" w:rsidR="00FF46B8" w:rsidRDefault="00FF46B8" w:rsidP="005D3903">
            <w:pPr>
              <w:spacing w:before="0" w:after="0" w:line="240" w:lineRule="auto"/>
              <w:ind w:left="576" w:hanging="288"/>
              <w:rPr>
                <w:ins w:id="52" w:author="Molly McEvilley" w:date="2020-08-13T10:29:00Z"/>
              </w:rPr>
            </w:pPr>
            <w:ins w:id="53" w:author="Molly McEvilley" w:date="2020-08-13T10:48:00Z">
              <w:r>
                <w:t>If a project has an operating end date, it must be greater than the operating start date</w:t>
              </w:r>
            </w:ins>
            <w:ins w:id="54" w:author="Molly McEvilley" w:date="2020-08-13T10:52:00Z">
              <w:r>
                <w:t xml:space="preserve"> </w:t>
              </w:r>
              <w:proofErr w:type="gramStart"/>
              <w:r>
                <w:t>in order to</w:t>
              </w:r>
              <w:proofErr w:type="gramEnd"/>
              <w:r>
                <w:t xml:space="preserve"> include in LSA reporting</w:t>
              </w:r>
            </w:ins>
            <w:ins w:id="55" w:author="Molly McEvilley" w:date="2020-08-13T10:48:00Z">
              <w:r>
                <w:t>.</w:t>
              </w:r>
            </w:ins>
          </w:p>
          <w:p w14:paraId="5A2EC336" w14:textId="75FAEBA8" w:rsidR="00CD6954" w:rsidRDefault="00CD6954" w:rsidP="0030608E">
            <w:pPr>
              <w:spacing w:before="0" w:after="0" w:line="240" w:lineRule="auto"/>
              <w:ind w:left="288" w:hanging="288"/>
              <w:rPr>
                <w:ins w:id="56" w:author="Molly McEvilley" w:date="2020-09-10T10:05:00Z"/>
              </w:rPr>
            </w:pPr>
            <w:commentRangeStart w:id="57"/>
            <w:ins w:id="58" w:author="Molly McEvilley" w:date="2020-08-13T10:29:00Z">
              <w:r>
                <w:t>Section</w:t>
              </w:r>
            </w:ins>
            <w:ins w:id="59" w:author="Molly McEvilley" w:date="2020-08-20T08:16:00Z">
              <w:r w:rsidR="006F7BD7">
                <w:t>s</w:t>
              </w:r>
            </w:ins>
            <w:ins w:id="60" w:author="Molly McEvilley" w:date="2020-08-13T10:29:00Z">
              <w:r>
                <w:t xml:space="preserve"> 3.4</w:t>
              </w:r>
            </w:ins>
            <w:ins w:id="61" w:author="Molly McEvilley" w:date="2020-08-20T08:16:00Z">
              <w:r w:rsidR="006F7BD7">
                <w:t>-3.5</w:t>
              </w:r>
            </w:ins>
            <w:ins w:id="62" w:author="Molly McEvilley" w:date="2020-08-13T10:29:00Z">
              <w:r>
                <w:t xml:space="preserve"> </w:t>
              </w:r>
            </w:ins>
            <w:commentRangeEnd w:id="57"/>
            <w:ins w:id="63" w:author="Molly McEvilley" w:date="2020-08-20T08:15:00Z">
              <w:r w:rsidR="006F7BD7">
                <w:rPr>
                  <w:rStyle w:val="CommentReference"/>
                </w:rPr>
                <w:commentReference w:id="57"/>
              </w:r>
            </w:ins>
            <w:ins w:id="64" w:author="Molly McEvilley" w:date="2020-08-13T10:29:00Z">
              <w:r>
                <w:t>–</w:t>
              </w:r>
            </w:ins>
            <w:ins w:id="65" w:author="Molly McEvilley" w:date="2020-08-20T08:13:00Z">
              <w:r w:rsidR="006F7BD7">
                <w:t xml:space="preserve"> </w:t>
              </w:r>
            </w:ins>
            <w:ins w:id="66" w:author="Molly McEvilley" w:date="2020-08-13T10:30:00Z">
              <w:r>
                <w:t xml:space="preserve">if a household member’s entry date is prior to that of the HoH, use the HoH </w:t>
              </w:r>
            </w:ins>
            <w:ins w:id="67" w:author="Molly McEvilley" w:date="2020-08-13T10:31:00Z">
              <w:r>
                <w:t xml:space="preserve">value as the effective </w:t>
              </w:r>
            </w:ins>
            <w:ins w:id="68" w:author="Molly McEvilley" w:date="2020-08-20T08:13:00Z">
              <w:r w:rsidR="006F7BD7">
                <w:t>entry date for the household member</w:t>
              </w:r>
            </w:ins>
            <w:ins w:id="69" w:author="Molly McEvilley" w:date="2020-08-13T10:31:00Z">
              <w:r>
                <w:t xml:space="preserve"> (required to resolve inconsistency with Section 3.3)</w:t>
              </w:r>
            </w:ins>
          </w:p>
          <w:p w14:paraId="362F81E5" w14:textId="55FA248C" w:rsidR="008A4F0A" w:rsidRDefault="008A4F0A">
            <w:pPr>
              <w:spacing w:before="0" w:after="0" w:line="240" w:lineRule="auto"/>
              <w:ind w:left="288" w:hanging="288"/>
              <w:rPr>
                <w:ins w:id="70" w:author="Molly McEvilley" w:date="2020-08-11T12:56:00Z"/>
              </w:rPr>
            </w:pPr>
            <w:commentRangeStart w:id="71"/>
            <w:ins w:id="72" w:author="Molly McEvilley" w:date="2020-09-10T10:05:00Z">
              <w:r>
                <w:t xml:space="preserve">Section 3.5 </w:t>
              </w:r>
            </w:ins>
            <w:commentRangeEnd w:id="71"/>
            <w:ins w:id="73" w:author="Molly McEvilley" w:date="2020-09-10T10:09:00Z">
              <w:r w:rsidR="00D10964">
                <w:rPr>
                  <w:rStyle w:val="CommentReference"/>
                </w:rPr>
                <w:commentReference w:id="71"/>
              </w:r>
            </w:ins>
            <w:ins w:id="74" w:author="Molly McEvilley" w:date="2020-09-10T10:05:00Z">
              <w:r>
                <w:t>– if age is unknow</w:t>
              </w:r>
            </w:ins>
            <w:ins w:id="75" w:author="Molly McEvilley" w:date="2020-09-10T10:06:00Z">
              <w:r>
                <w:t>n for a given client on any enrollment, it is considered unknown for all.</w:t>
              </w:r>
            </w:ins>
          </w:p>
          <w:p w14:paraId="4017AC91" w14:textId="4E3A2E1F" w:rsidR="00FF46B8" w:rsidRDefault="00FF46B8" w:rsidP="0030608E">
            <w:pPr>
              <w:spacing w:before="0" w:after="0" w:line="240" w:lineRule="auto"/>
              <w:ind w:left="288" w:hanging="288"/>
              <w:rPr>
                <w:ins w:id="76" w:author="Molly McEvilley" w:date="2020-08-19T04:18:00Z"/>
              </w:rPr>
            </w:pPr>
            <w:commentRangeStart w:id="77"/>
            <w:ins w:id="78" w:author="Molly McEvilley" w:date="2020-08-13T10:51:00Z">
              <w:r>
                <w:t xml:space="preserve">Section 4.1 </w:t>
              </w:r>
            </w:ins>
            <w:commentRangeEnd w:id="77"/>
            <w:ins w:id="79" w:author="Molly McEvilley" w:date="2020-08-13T10:53:00Z">
              <w:r>
                <w:rPr>
                  <w:rStyle w:val="CommentReference"/>
                </w:rPr>
                <w:commentReference w:id="77"/>
              </w:r>
            </w:ins>
            <w:ins w:id="80" w:author="Molly McEvilley" w:date="2020-08-13T10:51:00Z">
              <w:r>
                <w:t xml:space="preserve">- </w:t>
              </w:r>
              <w:r w:rsidRPr="00FF46B8">
                <w:t>If a project has an operating end date, it must be greater than the operating start date</w:t>
              </w:r>
            </w:ins>
            <w:ins w:id="81" w:author="Molly McEvilley" w:date="2020-08-13T10:52:00Z">
              <w:r>
                <w:t xml:space="preserve"> </w:t>
              </w:r>
              <w:proofErr w:type="gramStart"/>
              <w:r>
                <w:t>in order to</w:t>
              </w:r>
              <w:proofErr w:type="gramEnd"/>
              <w:r>
                <w:t xml:space="preserve"> include the project record in the LSA upload</w:t>
              </w:r>
            </w:ins>
            <w:ins w:id="82" w:author="Molly McEvilley" w:date="2020-08-13T10:51:00Z">
              <w:r w:rsidRPr="00FF46B8">
                <w:t>.</w:t>
              </w:r>
            </w:ins>
          </w:p>
          <w:p w14:paraId="29083F38" w14:textId="24E5D926" w:rsidR="00493BDF" w:rsidRDefault="00493BDF" w:rsidP="0030608E">
            <w:pPr>
              <w:spacing w:before="0" w:after="0" w:line="240" w:lineRule="auto"/>
              <w:ind w:left="288" w:hanging="288"/>
              <w:rPr>
                <w:ins w:id="83" w:author="Molly McEvilley" w:date="2020-08-13T10:51:00Z"/>
              </w:rPr>
            </w:pPr>
            <w:commentRangeStart w:id="84"/>
            <w:ins w:id="85" w:author="Molly McEvilley" w:date="2020-08-19T04:18:00Z">
              <w:r>
                <w:t xml:space="preserve">Section 4.1-4.5 </w:t>
              </w:r>
            </w:ins>
            <w:commentRangeEnd w:id="84"/>
            <w:ins w:id="86" w:author="Molly McEvilley" w:date="2020-08-19T04:21:00Z">
              <w:r w:rsidR="00E70186">
                <w:rPr>
                  <w:rStyle w:val="CommentReference"/>
                </w:rPr>
                <w:commentReference w:id="84"/>
              </w:r>
            </w:ins>
            <w:ins w:id="87" w:author="Molly McEvilley" w:date="2020-08-19T04:19:00Z">
              <w:r w:rsidR="00E70186">
                <w:t>–</w:t>
              </w:r>
            </w:ins>
            <w:ins w:id="88" w:author="Molly McEvilley" w:date="2020-08-19T04:18:00Z">
              <w:r>
                <w:t xml:space="preserve"> </w:t>
              </w:r>
            </w:ins>
            <w:ins w:id="89" w:author="Molly McEvilley" w:date="2020-08-19T04:19:00Z">
              <w:r w:rsidR="00E70186">
                <w:t xml:space="preserve">clarify that notes in Column Description for PDDE </w:t>
              </w:r>
            </w:ins>
            <w:ins w:id="90" w:author="Molly McEvilley" w:date="2020-08-19T04:20:00Z">
              <w:r w:rsidR="00E70186">
                <w:t>files are related to HDX 2.0 validation</w:t>
              </w:r>
              <w:r w:rsidR="005A642F">
                <w:t xml:space="preserve"> </w:t>
              </w:r>
              <w:r w:rsidR="00E70186">
                <w:t xml:space="preserve"> </w:t>
              </w:r>
            </w:ins>
          </w:p>
          <w:p w14:paraId="4A55661D" w14:textId="55873C0D" w:rsidR="007F4F13" w:rsidRDefault="007F4F13" w:rsidP="0030608E">
            <w:pPr>
              <w:spacing w:before="0" w:after="0" w:line="240" w:lineRule="auto"/>
              <w:ind w:left="288" w:hanging="288"/>
              <w:rPr>
                <w:ins w:id="91" w:author="Molly McEvilley" w:date="2020-08-06T09:54:00Z"/>
              </w:rPr>
            </w:pPr>
            <w:ins w:id="92" w:author="Molly McEvilley" w:date="2020-08-11T12:56:00Z">
              <w:r>
                <w:t xml:space="preserve">Section 5.2 </w:t>
              </w:r>
            </w:ins>
            <w:ins w:id="93" w:author="Molly McEvilley" w:date="2020-08-11T12:57:00Z">
              <w:r>
                <w:t>–</w:t>
              </w:r>
            </w:ins>
            <w:ins w:id="94" w:author="Molly McEvilley" w:date="2020-08-11T12:56:00Z">
              <w:r>
                <w:t xml:space="preserve"> </w:t>
              </w:r>
            </w:ins>
            <w:ins w:id="95" w:author="Molly McEvilley" w:date="2020-08-11T12:57:00Z">
              <w:r>
                <w:t xml:space="preserve">specify that active enrollments should be identified in </w:t>
              </w:r>
              <w:proofErr w:type="spellStart"/>
              <w:r>
                <w:t>tlsa_Enrollment</w:t>
              </w:r>
              <w:proofErr w:type="spellEnd"/>
              <w:r>
                <w:t xml:space="preserve"> with </w:t>
              </w:r>
              <w:commentRangeStart w:id="96"/>
              <w:r w:rsidRPr="00EB1C9F">
                <w:rPr>
                  <w:b/>
                  <w:bCs/>
                </w:rPr>
                <w:t>Active</w:t>
              </w:r>
              <w:r>
                <w:t xml:space="preserve"> = 1</w:t>
              </w:r>
            </w:ins>
            <w:commentRangeEnd w:id="96"/>
            <w:ins w:id="97" w:author="Molly McEvilley" w:date="2020-08-11T12:58:00Z">
              <w:r>
                <w:rPr>
                  <w:rStyle w:val="CommentReference"/>
                </w:rPr>
                <w:commentReference w:id="96"/>
              </w:r>
            </w:ins>
          </w:p>
          <w:p w14:paraId="151CAA13" w14:textId="1C4F3C52" w:rsidR="0039058C" w:rsidRDefault="0039058C" w:rsidP="0030608E">
            <w:pPr>
              <w:spacing w:before="0" w:after="0" w:line="240" w:lineRule="auto"/>
              <w:ind w:left="288" w:hanging="288"/>
              <w:rPr>
                <w:ins w:id="98" w:author="Molly McEvilley" w:date="2020-08-19T04:48:00Z"/>
              </w:rPr>
            </w:pPr>
            <w:ins w:id="99" w:author="Molly McEvilley" w:date="2020-08-06T09:54:00Z">
              <w:r>
                <w:t xml:space="preserve">Section </w:t>
              </w:r>
              <w:commentRangeStart w:id="100"/>
              <w:r>
                <w:t xml:space="preserve">5.6 </w:t>
              </w:r>
            </w:ins>
            <w:commentRangeEnd w:id="100"/>
            <w:ins w:id="101" w:author="Molly McEvilley" w:date="2020-08-11T12:01:00Z">
              <w:r w:rsidR="007F4F13">
                <w:rPr>
                  <w:rStyle w:val="CommentReference"/>
                </w:rPr>
                <w:commentReference w:id="100"/>
              </w:r>
            </w:ins>
            <w:ins w:id="102" w:author="Molly McEvilley" w:date="2020-08-06T09:54:00Z">
              <w:r w:rsidR="00C963BA">
                <w:t>–</w:t>
              </w:r>
              <w:r>
                <w:t xml:space="preserve"> </w:t>
              </w:r>
              <w:r w:rsidR="00C963BA">
                <w:t>delete irrele</w:t>
              </w:r>
            </w:ins>
            <w:ins w:id="103" w:author="Molly McEvilley" w:date="2020-08-06T09:55:00Z">
              <w:r w:rsidR="00C963BA">
                <w:t xml:space="preserve">vant rows from Relevant Data section; </w:t>
              </w:r>
              <w:r w:rsidR="00E8615D">
                <w:t xml:space="preserve">include </w:t>
              </w:r>
              <w:r w:rsidR="00E8615D" w:rsidRPr="00EB1C9F">
                <w:rPr>
                  <w:b/>
                  <w:bCs/>
                </w:rPr>
                <w:t>HoHAdult</w:t>
              </w:r>
              <w:r w:rsidR="00E8615D">
                <w:t xml:space="preserve"> criteria in logic </w:t>
              </w:r>
            </w:ins>
          </w:p>
          <w:p w14:paraId="26C9E810" w14:textId="2AEFF2DC" w:rsidR="009135C9" w:rsidRDefault="009135C9" w:rsidP="0030608E">
            <w:pPr>
              <w:spacing w:before="0" w:after="0" w:line="240" w:lineRule="auto"/>
              <w:ind w:left="288" w:hanging="288"/>
              <w:rPr>
                <w:ins w:id="104" w:author="Molly McEvilley" w:date="2020-08-06T05:55:00Z"/>
              </w:rPr>
            </w:pPr>
            <w:ins w:id="105" w:author="Molly McEvilley" w:date="2020-08-19T04:48:00Z">
              <w:r>
                <w:t xml:space="preserve">Section </w:t>
              </w:r>
              <w:commentRangeStart w:id="106"/>
              <w:r>
                <w:t xml:space="preserve">5.7 </w:t>
              </w:r>
            </w:ins>
            <w:commentRangeEnd w:id="106"/>
            <w:ins w:id="107" w:author="Molly McEvilley" w:date="2020-08-19T04:49:00Z">
              <w:r>
                <w:rPr>
                  <w:rStyle w:val="CommentReference"/>
                </w:rPr>
                <w:commentReference w:id="106"/>
              </w:r>
            </w:ins>
            <w:ins w:id="108" w:author="Molly McEvilley" w:date="2020-08-19T04:48:00Z">
              <w:r>
                <w:t xml:space="preserve">–– </w:t>
              </w:r>
            </w:ins>
            <w:ins w:id="109" w:author="Molly McEvilley" w:date="2020-08-19T07:46:00Z">
              <w:r w:rsidR="006A46D6">
                <w:t xml:space="preserve">Add </w:t>
              </w:r>
              <w:commentRangeStart w:id="110"/>
              <w:r w:rsidR="006A46D6">
                <w:t xml:space="preserve">CH </w:t>
              </w:r>
              <w:commentRangeEnd w:id="110"/>
              <w:r w:rsidR="006A46D6">
                <w:rPr>
                  <w:rStyle w:val="CommentReference"/>
                </w:rPr>
                <w:commentReference w:id="110"/>
              </w:r>
              <w:r w:rsidR="006A46D6">
                <w:t xml:space="preserve">to list of relevant data; </w:t>
              </w:r>
            </w:ins>
            <w:ins w:id="111" w:author="Molly McEvilley" w:date="2020-08-19T04:48:00Z">
              <w:r>
                <w:t>Exi</w:t>
              </w:r>
            </w:ins>
            <w:ins w:id="112" w:author="Molly McEvilley" w:date="2020-08-19T04:49:00Z">
              <w:r>
                <w:t>t date</w:t>
              </w:r>
            </w:ins>
            <w:ins w:id="113" w:author="Molly McEvilley" w:date="2020-08-19T04:48:00Z">
              <w:r>
                <w:t xml:space="preserve"> from RRH cannot be counted as a CH day if </w:t>
              </w:r>
            </w:ins>
            <w:ins w:id="114" w:author="Molly McEvilley" w:date="2020-08-19T04:49:00Z">
              <w:r>
                <w:t>it is equal to the move-in date.</w:t>
              </w:r>
            </w:ins>
          </w:p>
          <w:p w14:paraId="14CAF4D9" w14:textId="044CF77E" w:rsidR="00A16272" w:rsidRDefault="00A16272" w:rsidP="00E8615D">
            <w:pPr>
              <w:spacing w:before="0" w:after="0" w:line="240" w:lineRule="auto"/>
              <w:ind w:left="288" w:hanging="288"/>
              <w:rPr>
                <w:ins w:id="115" w:author="Molly McEvilley" w:date="2020-08-11T11:38:00Z"/>
              </w:rPr>
            </w:pPr>
            <w:ins w:id="116" w:author="Molly McEvilley" w:date="2020-08-06T05:38:00Z">
              <w:r>
                <w:t xml:space="preserve">Section 5.8 – </w:t>
              </w:r>
            </w:ins>
            <w:ins w:id="117" w:author="Molly McEvilley" w:date="2020-08-06T08:45:00Z">
              <w:r w:rsidR="00B5597A">
                <w:t>correct and re-group criteria for c</w:t>
              </w:r>
            </w:ins>
            <w:ins w:id="118" w:author="Molly McEvilley" w:date="2020-08-06T08:46:00Z">
              <w:r w:rsidR="00B5597A">
                <w:t>ounting CH days based on 3.917</w:t>
              </w:r>
            </w:ins>
          </w:p>
          <w:p w14:paraId="0BF50CAC" w14:textId="77777777" w:rsidR="001109FB" w:rsidRDefault="001109FB" w:rsidP="001109FB">
            <w:pPr>
              <w:spacing w:before="0" w:after="0" w:line="240" w:lineRule="auto"/>
              <w:ind w:left="288" w:hanging="288"/>
              <w:rPr>
                <w:ins w:id="119" w:author="Molly McEvilley" w:date="2020-09-10T15:02:00Z"/>
              </w:rPr>
            </w:pPr>
            <w:ins w:id="120" w:author="Molly McEvilley" w:date="2020-09-10T15:02:00Z">
              <w:r>
                <w:t xml:space="preserve">Section </w:t>
              </w:r>
              <w:commentRangeStart w:id="121"/>
              <w:r>
                <w:t xml:space="preserve">5.10 </w:t>
              </w:r>
              <w:commentRangeEnd w:id="121"/>
              <w:r>
                <w:rPr>
                  <w:rStyle w:val="CommentReference"/>
                </w:rPr>
                <w:commentReference w:id="121"/>
              </w:r>
              <w:r>
                <w:t xml:space="preserve">– correction of typos/grouping in criteria for identifying clients who do not meet time criteria for CH and are missing relevant 3.917 information </w:t>
              </w:r>
            </w:ins>
          </w:p>
          <w:p w14:paraId="6D75A648" w14:textId="5293BA16" w:rsidR="001109FB" w:rsidRDefault="001109FB" w:rsidP="001109FB">
            <w:pPr>
              <w:spacing w:before="0" w:after="0" w:line="240" w:lineRule="auto"/>
              <w:ind w:left="288" w:hanging="288"/>
              <w:rPr>
                <w:ins w:id="122" w:author="Molly McEvilley" w:date="2020-09-10T15:03:00Z"/>
              </w:rPr>
            </w:pPr>
            <w:ins w:id="123" w:author="Molly McEvilley" w:date="2020-09-10T15:03:00Z">
              <w:r>
                <w:t xml:space="preserve">Section </w:t>
              </w:r>
              <w:commentRangeStart w:id="124"/>
              <w:r>
                <w:t xml:space="preserve">6.9 </w:t>
              </w:r>
            </w:ins>
            <w:commentRangeEnd w:id="124"/>
            <w:ins w:id="125" w:author="Molly McEvilley" w:date="2020-09-10T15:06:00Z">
              <w:r>
                <w:rPr>
                  <w:rStyle w:val="CommentReference"/>
                </w:rPr>
                <w:commentReference w:id="124"/>
              </w:r>
            </w:ins>
            <w:ins w:id="126" w:author="Molly McEvilley" w:date="2020-09-10T15:05:00Z">
              <w:r>
                <w:t xml:space="preserve">– correct &gt; to &gt;= in </w:t>
              </w:r>
            </w:ins>
            <w:ins w:id="127" w:author="Molly McEvilley" w:date="2020-09-10T15:06:00Z">
              <w:r>
                <w:t xml:space="preserve">criteria re: </w:t>
              </w:r>
            </w:ins>
            <w:ins w:id="128" w:author="Molly McEvilley" w:date="2020-09-10T15:05:00Z">
              <w:r w:rsidRPr="001109FB">
                <w:rPr>
                  <w:b/>
                  <w:bCs/>
                </w:rPr>
                <w:t>ExitDate</w:t>
              </w:r>
              <w:r>
                <w:t xml:space="preserve"> and </w:t>
              </w:r>
              <w:proofErr w:type="spellStart"/>
              <w:r w:rsidRPr="001109FB">
                <w:rPr>
                  <w:b/>
                  <w:bCs/>
                </w:rPr>
                <w:t>FirstEntry</w:t>
              </w:r>
            </w:ins>
            <w:proofErr w:type="spellEnd"/>
          </w:p>
          <w:p w14:paraId="359D3719" w14:textId="77777777" w:rsidR="00975B34" w:rsidRDefault="00975B34" w:rsidP="00975B34">
            <w:pPr>
              <w:spacing w:before="0" w:after="0" w:line="240" w:lineRule="auto"/>
              <w:ind w:left="288" w:hanging="288"/>
              <w:rPr>
                <w:ins w:id="129" w:author="Molly McEvilley" w:date="2020-09-04T20:39:00Z"/>
              </w:rPr>
            </w:pPr>
            <w:ins w:id="130" w:author="Molly McEvilley" w:date="2020-09-04T20:39:00Z">
              <w:r>
                <w:t xml:space="preserve">Section </w:t>
              </w:r>
              <w:commentRangeStart w:id="131"/>
              <w:r>
                <w:t xml:space="preserve">6.11 </w:t>
              </w:r>
              <w:commentRangeEnd w:id="131"/>
              <w:r>
                <w:rPr>
                  <w:rStyle w:val="CommentReference"/>
                </w:rPr>
                <w:commentReference w:id="131"/>
              </w:r>
              <w:r>
                <w:t xml:space="preserve">– count dates housed in PSH/RRH for active enrollments only (specify </w:t>
              </w:r>
              <w:proofErr w:type="spellStart"/>
              <w:r>
                <w:t>tlsa_HHID.</w:t>
              </w:r>
              <w:r w:rsidRPr="00B95883">
                <w:rPr>
                  <w:b/>
                  <w:bCs/>
                </w:rPr>
                <w:t>Active</w:t>
              </w:r>
              <w:proofErr w:type="spellEnd"/>
              <w:r>
                <w:t xml:space="preserve"> = 1)</w:t>
              </w:r>
            </w:ins>
          </w:p>
          <w:p w14:paraId="185CE739" w14:textId="2811EAA4" w:rsidR="00975B34" w:rsidRDefault="00975B34" w:rsidP="00975B34">
            <w:pPr>
              <w:spacing w:before="0" w:after="0" w:line="240" w:lineRule="auto"/>
              <w:ind w:left="288" w:hanging="288"/>
              <w:rPr>
                <w:ins w:id="132" w:author="Molly McEvilley" w:date="2020-09-04T20:39:00Z"/>
              </w:rPr>
            </w:pPr>
            <w:ins w:id="133" w:author="Molly McEvilley" w:date="2020-09-04T20:39:00Z">
              <w:r>
                <w:t xml:space="preserve">Section </w:t>
              </w:r>
              <w:commentRangeStart w:id="134"/>
              <w:r>
                <w:t xml:space="preserve">6.13 </w:t>
              </w:r>
              <w:commentRangeEnd w:id="134"/>
              <w:r>
                <w:rPr>
                  <w:rStyle w:val="CommentReference"/>
                </w:rPr>
                <w:commentReference w:id="134"/>
              </w:r>
              <w:r>
                <w:t xml:space="preserve">– correct </w:t>
              </w:r>
            </w:ins>
            <w:ins w:id="135" w:author="Molly McEvilley" w:date="2020-09-04T20:40:00Z">
              <w:r>
                <w:t xml:space="preserve">criteria for </w:t>
              </w:r>
              <w:commentRangeStart w:id="136"/>
              <w:proofErr w:type="spellStart"/>
              <w:r w:rsidRPr="001109FB">
                <w:rPr>
                  <w:b/>
                  <w:bCs/>
                </w:rPr>
                <w:t>sysStatus</w:t>
              </w:r>
              <w:commentRangeEnd w:id="136"/>
              <w:proofErr w:type="spellEnd"/>
              <w:r w:rsidRPr="001109FB">
                <w:rPr>
                  <w:rStyle w:val="CommentReference"/>
                  <w:b/>
                  <w:bCs/>
                </w:rPr>
                <w:commentReference w:id="136"/>
              </w:r>
            </w:ins>
          </w:p>
          <w:p w14:paraId="303BD307" w14:textId="2D72BD5A" w:rsidR="00822463" w:rsidRDefault="00822463" w:rsidP="00E8615D">
            <w:pPr>
              <w:spacing w:before="0" w:after="0" w:line="240" w:lineRule="auto"/>
              <w:ind w:left="288" w:hanging="288"/>
              <w:rPr>
                <w:ins w:id="137" w:author="Molly McEvilley" w:date="2020-09-17T07:35:00Z"/>
              </w:rPr>
            </w:pPr>
            <w:commentRangeStart w:id="138"/>
            <w:ins w:id="139" w:author="Molly McEvilley" w:date="2020-08-20T08:47:00Z">
              <w:r>
                <w:t xml:space="preserve">Section </w:t>
              </w:r>
              <w:commentRangeStart w:id="140"/>
              <w:r>
                <w:t xml:space="preserve">7.5 </w:t>
              </w:r>
            </w:ins>
            <w:commentRangeEnd w:id="138"/>
            <w:ins w:id="141" w:author="Molly McEvilley" w:date="2020-08-20T08:48:00Z">
              <w:r>
                <w:rPr>
                  <w:rStyle w:val="CommentReference"/>
                </w:rPr>
                <w:commentReference w:id="138"/>
              </w:r>
            </w:ins>
            <w:commentRangeEnd w:id="140"/>
            <w:ins w:id="142" w:author="Molly McEvilley" w:date="2020-08-20T09:18:00Z">
              <w:r w:rsidR="00157617">
                <w:rPr>
                  <w:rStyle w:val="CommentReference"/>
                </w:rPr>
                <w:commentReference w:id="140"/>
              </w:r>
            </w:ins>
            <w:ins w:id="143" w:author="Molly McEvilley" w:date="2020-08-20T08:47:00Z">
              <w:r>
                <w:t>– al</w:t>
              </w:r>
            </w:ins>
            <w:ins w:id="144" w:author="Molly McEvilley" w:date="2020-08-20T08:48:00Z">
              <w:r>
                <w:t xml:space="preserve">ign criteria for system engagement status in LSAExit with </w:t>
              </w:r>
            </w:ins>
            <w:proofErr w:type="spellStart"/>
            <w:ins w:id="145" w:author="Molly McEvilley" w:date="2020-08-20T08:47:00Z">
              <w:r>
                <w:t>LSAHousehold</w:t>
              </w:r>
            </w:ins>
            <w:proofErr w:type="spellEnd"/>
            <w:ins w:id="146" w:author="Molly McEvilley" w:date="2020-08-27T09:46:00Z">
              <w:r w:rsidR="005616AB">
                <w:t xml:space="preserve">; </w:t>
              </w:r>
            </w:ins>
            <w:ins w:id="147" w:author="Molly McEvilley" w:date="2020-08-27T09:47:00Z">
              <w:r w:rsidR="005616AB">
                <w:t xml:space="preserve">add criteria to </w:t>
              </w:r>
              <w:commentRangeStart w:id="148"/>
              <w:r w:rsidR="005616AB">
                <w:t xml:space="preserve">disambiguate </w:t>
              </w:r>
            </w:ins>
            <w:commentRangeEnd w:id="148"/>
            <w:ins w:id="149" w:author="Molly McEvilley" w:date="2020-08-27T10:59:00Z">
              <w:r w:rsidR="003349A5">
                <w:rPr>
                  <w:rStyle w:val="CommentReference"/>
                </w:rPr>
                <w:commentReference w:id="148"/>
              </w:r>
            </w:ins>
            <w:ins w:id="150" w:author="Molly McEvilley" w:date="2020-08-27T09:47:00Z">
              <w:r w:rsidR="005616AB">
                <w:t>when the most recent exit date is shared by more than one enrollment.</w:t>
              </w:r>
            </w:ins>
          </w:p>
          <w:p w14:paraId="25D6F891" w14:textId="5A7450E7" w:rsidR="006637F2" w:rsidRDefault="006637F2" w:rsidP="00E8615D">
            <w:pPr>
              <w:spacing w:before="0" w:after="0" w:line="240" w:lineRule="auto"/>
              <w:ind w:left="288" w:hanging="288"/>
              <w:rPr>
                <w:ins w:id="151" w:author="Molly McEvilley" w:date="2020-08-06T10:11:00Z"/>
              </w:rPr>
            </w:pPr>
            <w:ins w:id="152" w:author="Molly McEvilley" w:date="2020-09-17T07:36:00Z">
              <w:r>
                <w:t xml:space="preserve">Section </w:t>
              </w:r>
              <w:commentRangeStart w:id="153"/>
              <w:r>
                <w:t xml:space="preserve">7.6 </w:t>
              </w:r>
            </w:ins>
            <w:commentRangeEnd w:id="153"/>
            <w:ins w:id="154" w:author="Molly McEvilley" w:date="2020-09-17T07:37:00Z">
              <w:r>
                <w:rPr>
                  <w:rStyle w:val="CommentReference"/>
                </w:rPr>
                <w:commentReference w:id="153"/>
              </w:r>
            </w:ins>
            <w:ins w:id="155" w:author="Molly McEvilley" w:date="2020-09-17T07:36:00Z">
              <w:r>
                <w:t xml:space="preserve">– Use </w:t>
              </w:r>
              <w:proofErr w:type="spellStart"/>
              <w:r w:rsidRPr="006F366B">
                <w:rPr>
                  <w:b/>
                  <w:bCs/>
                </w:rPr>
                <w:t>CohortEnd</w:t>
              </w:r>
              <w:proofErr w:type="spellEnd"/>
              <w:r>
                <w:t xml:space="preserve"> vs. </w:t>
              </w:r>
              <w:r w:rsidRPr="006F366B">
                <w:rPr>
                  <w:rFonts w:cstheme="minorHAnsi"/>
                  <w:u w:val="single"/>
                </w:rPr>
                <w:t>ReportEnd</w:t>
              </w:r>
              <w:r>
                <w:t xml:space="preserve"> for LSAExit system engagement status</w:t>
              </w:r>
            </w:ins>
          </w:p>
          <w:p w14:paraId="79549506" w14:textId="4D4C7B69" w:rsidR="00D95179" w:rsidRDefault="00D95179" w:rsidP="0030608E">
            <w:pPr>
              <w:spacing w:before="0" w:after="0" w:line="240" w:lineRule="auto"/>
              <w:ind w:left="288" w:hanging="288"/>
              <w:rPr>
                <w:ins w:id="156" w:author="Molly McEvilley" w:date="2020-09-02T11:40:00Z"/>
              </w:rPr>
            </w:pPr>
            <w:ins w:id="157" w:author="Molly McEvilley" w:date="2020-08-06T10:11:00Z">
              <w:r>
                <w:t xml:space="preserve">Sections </w:t>
              </w:r>
              <w:commentRangeStart w:id="158"/>
              <w:r>
                <w:t xml:space="preserve">8.1-8.18 </w:t>
              </w:r>
            </w:ins>
            <w:commentRangeEnd w:id="158"/>
            <w:ins w:id="159" w:author="Molly McEvilley" w:date="2020-08-06T10:13:00Z">
              <w:r w:rsidR="00E042BF">
                <w:rPr>
                  <w:rStyle w:val="CommentReference"/>
                </w:rPr>
                <w:commentReference w:id="158"/>
              </w:r>
            </w:ins>
            <w:ins w:id="160" w:author="Molly McEvilley" w:date="2020-08-06T10:12:00Z">
              <w:r w:rsidR="00775C61">
                <w:t>–</w:t>
              </w:r>
              <w:r>
                <w:t xml:space="preserve"> </w:t>
              </w:r>
              <w:r w:rsidR="00775C61">
                <w:t xml:space="preserve">Explicitly state relationships between </w:t>
              </w:r>
              <w:r w:rsidR="00775C61" w:rsidRPr="0030608E">
                <w:rPr>
                  <w:b/>
                  <w:bCs/>
                </w:rPr>
                <w:t>HHType</w:t>
              </w:r>
              <w:r w:rsidR="00775C61">
                <w:t xml:space="preserve"> in </w:t>
              </w:r>
              <w:proofErr w:type="spellStart"/>
              <w:r w:rsidR="00775C61">
                <w:t>LSACalculated</w:t>
              </w:r>
            </w:ins>
            <w:proofErr w:type="spellEnd"/>
            <w:ins w:id="161" w:author="Molly McEvilley" w:date="2020-08-13T07:32:00Z">
              <w:r w:rsidR="00EB1C9F">
                <w:t xml:space="preserve"> with </w:t>
              </w:r>
              <w:proofErr w:type="spellStart"/>
              <w:r w:rsidR="00EB1C9F">
                <w:t>LSAHousehold</w:t>
              </w:r>
              <w:proofErr w:type="spellEnd"/>
              <w:r w:rsidR="00EB1C9F">
                <w:t>/</w:t>
              </w:r>
              <w:proofErr w:type="spellStart"/>
              <w:r w:rsidR="00EB1C9F">
                <w:t>LSAExit.</w:t>
              </w:r>
              <w:r w:rsidR="00EB1C9F" w:rsidRPr="00EB1C9F">
                <w:rPr>
                  <w:b/>
                  <w:bCs/>
                </w:rPr>
                <w:t>HHType</w:t>
              </w:r>
            </w:ins>
            <w:proofErr w:type="spellEnd"/>
            <w:ins w:id="162" w:author="Molly McEvilley" w:date="2020-08-06T10:12:00Z">
              <w:r w:rsidR="00775C61">
                <w:t xml:space="preserve"> and </w:t>
              </w:r>
            </w:ins>
            <w:ins w:id="163" w:author="Molly McEvilley" w:date="2020-08-13T07:32:00Z">
              <w:r w:rsidR="00EB1C9F">
                <w:t xml:space="preserve">with </w:t>
              </w:r>
            </w:ins>
            <w:ins w:id="164" w:author="Molly McEvilley" w:date="2020-08-06T10:12:00Z">
              <w:r w:rsidR="00775C61" w:rsidRPr="0030608E">
                <w:rPr>
                  <w:b/>
                  <w:bCs/>
                </w:rPr>
                <w:t>Active/Exit1/Exit2HHType</w:t>
              </w:r>
              <w:r w:rsidR="00E042BF">
                <w:t xml:space="preserve"> colu</w:t>
              </w:r>
            </w:ins>
            <w:ins w:id="165" w:author="Molly McEvilley" w:date="2020-08-06T10:13:00Z">
              <w:r w:rsidR="00E042BF">
                <w:t>mns</w:t>
              </w:r>
            </w:ins>
            <w:ins w:id="166" w:author="Molly McEvilley" w:date="2020-08-06T10:12:00Z">
              <w:r w:rsidR="00775C61">
                <w:t xml:space="preserve"> in </w:t>
              </w:r>
              <w:proofErr w:type="spellStart"/>
              <w:r w:rsidR="00775C61">
                <w:t>tlsa_HHID</w:t>
              </w:r>
              <w:proofErr w:type="spellEnd"/>
              <w:r w:rsidR="00775C61">
                <w:t>.</w:t>
              </w:r>
            </w:ins>
          </w:p>
          <w:p w14:paraId="0A2752D9" w14:textId="1E0F23D8" w:rsidR="003D1E9F" w:rsidRDefault="003D1E9F" w:rsidP="0030608E">
            <w:pPr>
              <w:spacing w:before="0" w:after="0" w:line="240" w:lineRule="auto"/>
              <w:ind w:left="288" w:hanging="288"/>
              <w:rPr>
                <w:ins w:id="167" w:author="Molly McEvilley" w:date="2020-09-02T11:14:00Z"/>
              </w:rPr>
            </w:pPr>
            <w:ins w:id="168" w:author="Molly McEvilley" w:date="2020-09-02T11:40:00Z">
              <w:r>
                <w:t>Section 8.</w:t>
              </w:r>
            </w:ins>
            <w:ins w:id="169" w:author="Molly McEvilley" w:date="2020-09-02T11:41:00Z">
              <w:r>
                <w:t xml:space="preserve">4 – </w:t>
              </w:r>
              <w:proofErr w:type="spellStart"/>
              <w:r>
                <w:t>ReportRow</w:t>
              </w:r>
              <w:proofErr w:type="spellEnd"/>
              <w:r>
                <w:t xml:space="preserve"> #14 averages only rows where </w:t>
              </w:r>
              <w:commentRangeStart w:id="170"/>
              <w:proofErr w:type="spellStart"/>
              <w:r w:rsidRPr="001109FB">
                <w:rPr>
                  <w:b/>
                  <w:bCs/>
                </w:rPr>
                <w:t>RRHStatus</w:t>
              </w:r>
              <w:proofErr w:type="spellEnd"/>
              <w:r>
                <w:t xml:space="preserve"> &gt; 2</w:t>
              </w:r>
              <w:commentRangeEnd w:id="170"/>
              <w:r>
                <w:rPr>
                  <w:rStyle w:val="CommentReference"/>
                </w:rPr>
                <w:commentReference w:id="170"/>
              </w:r>
            </w:ins>
          </w:p>
          <w:p w14:paraId="2049EB63" w14:textId="27EC3471" w:rsidR="00D037DA" w:rsidRDefault="00D037DA" w:rsidP="0030608E">
            <w:pPr>
              <w:spacing w:before="0" w:after="0" w:line="240" w:lineRule="auto"/>
              <w:ind w:left="288" w:hanging="288"/>
              <w:rPr>
                <w:ins w:id="171" w:author="Molly McEvilley" w:date="2020-08-06T05:44:00Z"/>
              </w:rPr>
            </w:pPr>
            <w:ins w:id="172" w:author="Molly McEvilley" w:date="2020-09-02T11:14:00Z">
              <w:r>
                <w:t xml:space="preserve">Section </w:t>
              </w:r>
              <w:commentRangeStart w:id="173"/>
              <w:r>
                <w:t xml:space="preserve">8.6 </w:t>
              </w:r>
            </w:ins>
            <w:commentRangeEnd w:id="173"/>
            <w:ins w:id="174" w:author="Molly McEvilley" w:date="2020-09-02T11:15:00Z">
              <w:r>
                <w:rPr>
                  <w:rStyle w:val="CommentReference"/>
                </w:rPr>
                <w:commentReference w:id="173"/>
              </w:r>
            </w:ins>
            <w:ins w:id="175" w:author="Molly McEvilley" w:date="2020-09-02T11:14:00Z">
              <w:r>
                <w:t>– Delete</w:t>
              </w:r>
            </w:ins>
            <w:ins w:id="176" w:author="Molly McEvilley" w:date="2020-09-02T11:15:00Z">
              <w:r>
                <w:t xml:space="preserve"> vestigial last three rows in list of populations</w:t>
              </w:r>
            </w:ins>
          </w:p>
          <w:p w14:paraId="34C24898" w14:textId="303D75F1" w:rsidR="007023B9" w:rsidRDefault="007023B9" w:rsidP="0030608E">
            <w:pPr>
              <w:spacing w:before="0" w:after="0" w:line="240" w:lineRule="auto"/>
              <w:ind w:left="288" w:hanging="288"/>
              <w:rPr>
                <w:ins w:id="177" w:author="Molly McEvilley" w:date="2020-08-13T09:48:00Z"/>
              </w:rPr>
            </w:pPr>
            <w:ins w:id="178" w:author="Molly McEvilley" w:date="2020-08-06T05:44:00Z">
              <w:r>
                <w:t>Section</w:t>
              </w:r>
            </w:ins>
            <w:ins w:id="179" w:author="Molly McEvilley" w:date="2020-08-11T11:53:00Z">
              <w:r w:rsidR="007F4F13">
                <w:t>s</w:t>
              </w:r>
            </w:ins>
            <w:ins w:id="180" w:author="Molly McEvilley" w:date="2020-08-06T05:44:00Z">
              <w:r>
                <w:t xml:space="preserve"> 8.6</w:t>
              </w:r>
            </w:ins>
            <w:ins w:id="181" w:author="Molly McEvilley" w:date="2020-08-11T11:53:00Z">
              <w:r w:rsidR="007F4F13">
                <w:t xml:space="preserve"> and 8.7</w:t>
              </w:r>
            </w:ins>
            <w:ins w:id="182" w:author="Molly McEvilley" w:date="2020-08-06T05:44:00Z">
              <w:r>
                <w:t xml:space="preserve"> –</w:t>
              </w:r>
            </w:ins>
            <w:ins w:id="183" w:author="Molly McEvilley" w:date="2020-08-06T05:46:00Z">
              <w:r>
                <w:t xml:space="preserve"> </w:t>
              </w:r>
            </w:ins>
            <w:ins w:id="184" w:author="Molly McEvilley" w:date="2020-08-11T11:50:00Z">
              <w:r w:rsidR="007F4F13">
                <w:t xml:space="preserve">Clarify relationship between </w:t>
              </w:r>
            </w:ins>
            <w:proofErr w:type="spellStart"/>
            <w:ins w:id="185" w:author="Molly McEvilley" w:date="2020-08-06T05:44:00Z">
              <w:r w:rsidRPr="0030608E">
                <w:rPr>
                  <w:b/>
                  <w:bCs/>
                </w:rPr>
                <w:t>SystemPath</w:t>
              </w:r>
              <w:proofErr w:type="spellEnd"/>
              <w:r>
                <w:t xml:space="preserve"> value </w:t>
              </w:r>
            </w:ins>
            <w:ins w:id="186" w:author="Molly McEvilley" w:date="2020-08-11T11:50:00Z">
              <w:r w:rsidR="007F4F13">
                <w:t xml:space="preserve">in LSAExit and </w:t>
              </w:r>
            </w:ins>
            <w:proofErr w:type="spellStart"/>
            <w:ins w:id="187" w:author="Molly McEvilley" w:date="2020-08-06T05:45:00Z">
              <w:r w:rsidRPr="0030608E">
                <w:rPr>
                  <w:b/>
                  <w:bCs/>
                </w:rPr>
                <w:t>SystemPath</w:t>
              </w:r>
              <w:proofErr w:type="spellEnd"/>
              <w:r>
                <w:t xml:space="preserve"> </w:t>
              </w:r>
            </w:ins>
            <w:ins w:id="188" w:author="Molly McEvilley" w:date="2020-08-06T05:47:00Z">
              <w:r w:rsidR="00256411">
                <w:t xml:space="preserve">value </w:t>
              </w:r>
            </w:ins>
            <w:ins w:id="189" w:author="Molly McEvilley" w:date="2020-08-06T05:45:00Z">
              <w:r>
                <w:t xml:space="preserve">in </w:t>
              </w:r>
            </w:ins>
            <w:proofErr w:type="spellStart"/>
            <w:ins w:id="190" w:author="Molly McEvilley" w:date="2020-08-11T11:51:00Z">
              <w:r w:rsidR="007F4F13">
                <w:t>LSACalculated</w:t>
              </w:r>
            </w:ins>
            <w:proofErr w:type="spellEnd"/>
            <w:ins w:id="191" w:author="Molly McEvilley" w:date="2020-08-11T11:52:00Z">
              <w:r w:rsidR="007F4F13">
                <w:t>.</w:t>
              </w:r>
            </w:ins>
          </w:p>
          <w:p w14:paraId="40E27551" w14:textId="4372573F" w:rsidR="009C7C6D" w:rsidRDefault="009C7C6D" w:rsidP="0030608E">
            <w:pPr>
              <w:spacing w:before="0" w:after="0" w:line="240" w:lineRule="auto"/>
              <w:ind w:left="288" w:hanging="288"/>
              <w:rPr>
                <w:ins w:id="192" w:author="Molly McEvilley" w:date="2020-09-17T10:44:00Z"/>
              </w:rPr>
            </w:pPr>
            <w:ins w:id="193" w:author="Molly McEvilley" w:date="2020-08-13T09:48:00Z">
              <w:r>
                <w:t xml:space="preserve">Sections 8.9 and 8.11 </w:t>
              </w:r>
            </w:ins>
            <w:ins w:id="194" w:author="Molly McEvilley" w:date="2020-08-13T09:49:00Z">
              <w:r>
                <w:t xml:space="preserve">– Include </w:t>
              </w:r>
              <w:proofErr w:type="spellStart"/>
              <w:r>
                <w:t>PopID</w:t>
              </w:r>
              <w:proofErr w:type="spellEnd"/>
              <w:r>
                <w:t xml:space="preserve"> 6 (CH) </w:t>
              </w:r>
            </w:ins>
          </w:p>
          <w:p w14:paraId="1489F1A4" w14:textId="21CF0663" w:rsidR="006D16CD" w:rsidRDefault="006D16CD" w:rsidP="0030608E">
            <w:pPr>
              <w:spacing w:before="0" w:after="0" w:line="240" w:lineRule="auto"/>
              <w:ind w:left="288" w:hanging="288"/>
              <w:rPr>
                <w:ins w:id="195" w:author="Molly McEvilley" w:date="2020-08-19T05:49:00Z"/>
              </w:rPr>
            </w:pPr>
            <w:ins w:id="196" w:author="Molly McEvilley" w:date="2020-09-17T10:44:00Z">
              <w:r>
                <w:t>Sections 8.</w:t>
              </w:r>
            </w:ins>
            <w:ins w:id="197" w:author="Molly McEvilley" w:date="2020-09-17T10:49:00Z">
              <w:r w:rsidR="006F366B">
                <w:t>9</w:t>
              </w:r>
            </w:ins>
            <w:ins w:id="198" w:author="Molly McEvilley" w:date="2020-09-17T10:44:00Z">
              <w:r>
                <w:t>-8.18 – per se</w:t>
              </w:r>
            </w:ins>
            <w:ins w:id="199" w:author="Molly McEvilley" w:date="2020-09-17T10:45:00Z">
              <w:r>
                <w:t xml:space="preserve">ction </w:t>
              </w:r>
              <w:r w:rsidR="006F366B">
                <w:t xml:space="preserve">3.3, </w:t>
              </w:r>
            </w:ins>
            <w:ins w:id="200" w:author="Molly McEvilley" w:date="2020-09-17T10:46:00Z">
              <w:r w:rsidR="006F366B">
                <w:t>consider</w:t>
              </w:r>
              <w:commentRangeStart w:id="201"/>
              <w:r w:rsidR="006F366B">
                <w:t xml:space="preserve"> RRH exit date a </w:t>
              </w:r>
              <w:proofErr w:type="spellStart"/>
              <w:r w:rsidR="006F366B">
                <w:t>bednight</w:t>
              </w:r>
              <w:proofErr w:type="spellEnd"/>
              <w:r w:rsidR="006F366B">
                <w:t xml:space="preserve"> if it is the same as the move-in date</w:t>
              </w:r>
            </w:ins>
            <w:commentRangeEnd w:id="201"/>
            <w:ins w:id="202" w:author="Molly McEvilley" w:date="2020-09-17T10:47:00Z">
              <w:r w:rsidR="006F366B">
                <w:rPr>
                  <w:rStyle w:val="CommentReference"/>
                </w:rPr>
                <w:commentReference w:id="201"/>
              </w:r>
            </w:ins>
            <w:ins w:id="203" w:author="Molly McEvilley" w:date="2020-09-17T10:46:00Z">
              <w:r w:rsidR="006F366B">
                <w:t>.</w:t>
              </w:r>
            </w:ins>
          </w:p>
          <w:p w14:paraId="447CB036" w14:textId="4264345E" w:rsidR="00186B80" w:rsidRDefault="005D3903" w:rsidP="0030608E">
            <w:pPr>
              <w:spacing w:before="0" w:after="0" w:line="240" w:lineRule="auto"/>
              <w:ind w:left="288" w:hanging="288"/>
              <w:rPr>
                <w:ins w:id="204" w:author="Molly McEvilley" w:date="2020-08-19T09:18:00Z"/>
              </w:rPr>
            </w:pPr>
            <w:ins w:id="205" w:author="Molly McEvilley" w:date="2020-08-19T05:49:00Z">
              <w:r>
                <w:t xml:space="preserve">Section </w:t>
              </w:r>
              <w:commentRangeStart w:id="206"/>
              <w:r>
                <w:t xml:space="preserve">8.13 </w:t>
              </w:r>
            </w:ins>
            <w:commentRangeEnd w:id="206"/>
            <w:ins w:id="207" w:author="Molly McEvilley" w:date="2020-08-19T05:50:00Z">
              <w:r>
                <w:rPr>
                  <w:rStyle w:val="CommentReference"/>
                </w:rPr>
                <w:commentReference w:id="206"/>
              </w:r>
              <w:r>
                <w:t>–</w:t>
              </w:r>
            </w:ins>
            <w:ins w:id="208" w:author="Molly McEvilley" w:date="2020-08-19T05:49:00Z">
              <w:r>
                <w:t xml:space="preserve"> </w:t>
              </w:r>
            </w:ins>
            <w:ins w:id="209" w:author="Molly McEvilley" w:date="2020-08-19T05:50:00Z">
              <w:r>
                <w:t xml:space="preserve">Add </w:t>
              </w:r>
              <w:proofErr w:type="spellStart"/>
              <w:r>
                <w:t>HHAdultAge</w:t>
              </w:r>
              <w:proofErr w:type="spellEnd"/>
              <w:r>
                <w:t xml:space="preserve"> criteria for populations 145-148</w:t>
              </w:r>
            </w:ins>
            <w:ins w:id="210" w:author="Molly McEvilley" w:date="2020-09-17T11:48:00Z">
              <w:r w:rsidR="000607AF">
                <w:t xml:space="preserve">; clarify that people should be counted </w:t>
              </w:r>
              <w:commentRangeStart w:id="211"/>
              <w:r w:rsidR="000607AF">
                <w:t>for one age only (the maximum age)</w:t>
              </w:r>
            </w:ins>
            <w:commentRangeEnd w:id="211"/>
            <w:ins w:id="212" w:author="Molly McEvilley" w:date="2020-09-17T11:49:00Z">
              <w:r w:rsidR="000607AF">
                <w:rPr>
                  <w:rStyle w:val="CommentReference"/>
                </w:rPr>
                <w:commentReference w:id="211"/>
              </w:r>
            </w:ins>
          </w:p>
          <w:p w14:paraId="1DE14F8C" w14:textId="7A2A875F" w:rsidR="003944F4" w:rsidRDefault="003944F4" w:rsidP="0030608E">
            <w:pPr>
              <w:spacing w:before="0" w:after="0" w:line="240" w:lineRule="auto"/>
              <w:ind w:left="288" w:hanging="288"/>
              <w:rPr>
                <w:ins w:id="213" w:author="Molly McEvilley" w:date="2020-08-20T11:19:00Z"/>
              </w:rPr>
            </w:pPr>
            <w:ins w:id="214" w:author="Molly McEvilley" w:date="2020-08-19T09:18:00Z">
              <w:r>
                <w:t xml:space="preserve">Section 8.14 – </w:t>
              </w:r>
              <w:commentRangeStart w:id="215"/>
              <w:proofErr w:type="spellStart"/>
              <w:r w:rsidRPr="003944F4">
                <w:rPr>
                  <w:b/>
                  <w:bCs/>
                </w:rPr>
                <w:t>DisabilityStatus</w:t>
              </w:r>
              <w:commentRangeEnd w:id="215"/>
              <w:proofErr w:type="spellEnd"/>
              <w:r>
                <w:rPr>
                  <w:rStyle w:val="CommentReference"/>
                </w:rPr>
                <w:commentReference w:id="215"/>
              </w:r>
              <w:r>
                <w:t xml:space="preserve"> = 1 (not 2) for </w:t>
              </w:r>
              <w:proofErr w:type="spellStart"/>
              <w:r>
                <w:t>PopIDs</w:t>
              </w:r>
              <w:proofErr w:type="spellEnd"/>
              <w:r>
                <w:t xml:space="preserve"> 111 and 143.</w:t>
              </w:r>
            </w:ins>
          </w:p>
          <w:p w14:paraId="4C985187" w14:textId="7A2F01AC" w:rsidR="00A1644F" w:rsidRDefault="00A1644F" w:rsidP="001109FB">
            <w:pPr>
              <w:spacing w:before="0" w:after="0" w:line="240" w:lineRule="auto"/>
              <w:ind w:left="576" w:hanging="288"/>
              <w:rPr>
                <w:ins w:id="216" w:author="Molly McEvilley" w:date="2020-08-19T03:59:00Z"/>
              </w:rPr>
            </w:pPr>
            <w:commentRangeStart w:id="217"/>
            <w:ins w:id="218" w:author="Molly McEvilley" w:date="2020-08-20T11:19:00Z">
              <w:r>
                <w:t>C</w:t>
              </w:r>
              <w:r w:rsidRPr="00A1644F">
                <w:t>larify that counts of parenting children/youth are limited to HoH</w:t>
              </w:r>
              <w:r>
                <w:t>, corre</w:t>
              </w:r>
            </w:ins>
            <w:ins w:id="219" w:author="Molly McEvilley" w:date="2020-08-20T11:20:00Z">
              <w:r>
                <w:t xml:space="preserve">ct criteria for </w:t>
              </w:r>
              <w:proofErr w:type="spellStart"/>
              <w:r>
                <w:t>PopIDs</w:t>
              </w:r>
              <w:proofErr w:type="spellEnd"/>
              <w:r>
                <w:t xml:space="preserve"> 113-144</w:t>
              </w:r>
              <w:commentRangeEnd w:id="217"/>
              <w:r>
                <w:rPr>
                  <w:rStyle w:val="CommentReference"/>
                </w:rPr>
                <w:commentReference w:id="217"/>
              </w:r>
            </w:ins>
          </w:p>
          <w:p w14:paraId="58B94C37" w14:textId="7324E758" w:rsidR="00B12E2B" w:rsidRDefault="00142EAC">
            <w:pPr>
              <w:spacing w:before="0" w:after="0" w:line="240" w:lineRule="auto"/>
              <w:ind w:left="288" w:hanging="288"/>
              <w:rPr>
                <w:ins w:id="220" w:author="Molly McEvilley" w:date="2020-08-13T05:47:00Z"/>
              </w:rPr>
            </w:pPr>
            <w:ins w:id="221" w:author="Molly McEvilley" w:date="2020-08-19T03:59:00Z">
              <w:r>
                <w:t xml:space="preserve">Sections </w:t>
              </w:r>
              <w:commentRangeStart w:id="222"/>
              <w:r>
                <w:t>8.14-8</w:t>
              </w:r>
            </w:ins>
            <w:ins w:id="223" w:author="Molly McEvilley" w:date="2020-08-19T04:00:00Z">
              <w:r>
                <w:t>.</w:t>
              </w:r>
            </w:ins>
            <w:ins w:id="224" w:author="Molly McEvilley" w:date="2020-08-19T03:59:00Z">
              <w:r>
                <w:t xml:space="preserve">18 </w:t>
              </w:r>
            </w:ins>
            <w:commentRangeEnd w:id="222"/>
            <w:ins w:id="225" w:author="Molly McEvilley" w:date="2020-08-19T04:01:00Z">
              <w:r w:rsidR="00F97D6A">
                <w:rPr>
                  <w:rStyle w:val="CommentReference"/>
                </w:rPr>
                <w:commentReference w:id="222"/>
              </w:r>
            </w:ins>
            <w:ins w:id="226" w:author="Molly McEvilley" w:date="2020-08-19T03:59:00Z">
              <w:r>
                <w:t>– clarify that coun</w:t>
              </w:r>
            </w:ins>
            <w:ins w:id="227" w:author="Molly McEvilley" w:date="2020-08-19T04:00:00Z">
              <w:r>
                <w:t>ts may</w:t>
              </w:r>
            </w:ins>
            <w:ins w:id="228" w:author="Molly McEvilley" w:date="2020-08-19T04:01:00Z">
              <w:r w:rsidR="00F97D6A">
                <w:t xml:space="preserve"> always</w:t>
              </w:r>
            </w:ins>
            <w:ins w:id="229" w:author="Molly McEvilley" w:date="2020-08-19T04:00:00Z">
              <w:r>
                <w:t xml:space="preserve"> be included but only required </w:t>
              </w:r>
              <w:r w:rsidR="00F97D6A">
                <w:t xml:space="preserve">when </w:t>
              </w:r>
              <w:proofErr w:type="spellStart"/>
              <w:r w:rsidR="00F97D6A" w:rsidRPr="005D3903">
                <w:rPr>
                  <w:b/>
                  <w:bCs/>
                </w:rPr>
                <w:t>LSAScope</w:t>
              </w:r>
              <w:proofErr w:type="spellEnd"/>
              <w:r w:rsidR="00F97D6A">
                <w:t xml:space="preserve"> = 1 and report period is </w:t>
              </w:r>
            </w:ins>
            <w:ins w:id="230" w:author="Molly McEvilley" w:date="2020-08-19T04:01:00Z">
              <w:r w:rsidR="00F97D6A">
                <w:t>October 1-September 30.</w:t>
              </w:r>
            </w:ins>
          </w:p>
          <w:p w14:paraId="18BC0EBA" w14:textId="388058DC" w:rsidR="00EB1C9F" w:rsidRDefault="00EB1C9F" w:rsidP="0030608E">
            <w:pPr>
              <w:spacing w:before="0" w:after="0" w:line="240" w:lineRule="auto"/>
              <w:ind w:left="288" w:hanging="288"/>
              <w:rPr>
                <w:ins w:id="231" w:author="Molly McEvilley" w:date="2020-08-28T05:48:00Z"/>
              </w:rPr>
            </w:pPr>
            <w:commentRangeStart w:id="232"/>
            <w:ins w:id="233" w:author="Molly McEvilley" w:date="2020-08-13T05:47:00Z">
              <w:r>
                <w:lastRenderedPageBreak/>
                <w:t xml:space="preserve">Section 8.21 </w:t>
              </w:r>
            </w:ins>
            <w:commentRangeEnd w:id="232"/>
            <w:ins w:id="234" w:author="Molly McEvilley" w:date="2020-08-13T11:01:00Z">
              <w:r w:rsidR="00EF1714">
                <w:rPr>
                  <w:rStyle w:val="CommentReference"/>
                </w:rPr>
                <w:commentReference w:id="232"/>
              </w:r>
            </w:ins>
            <w:ins w:id="235" w:author="Molly McEvilley" w:date="2020-08-13T05:47:00Z">
              <w:r>
                <w:t xml:space="preserve">– Clarifications related to DQ counts of households with no </w:t>
              </w:r>
              <w:proofErr w:type="spellStart"/>
              <w:r>
                <w:t>EnrollmentCo</w:t>
              </w:r>
            </w:ins>
            <w:ins w:id="236" w:author="Molly McEvilley" w:date="2020-08-13T05:48:00Z">
              <w:r>
                <w:t>C</w:t>
              </w:r>
            </w:ins>
            <w:proofErr w:type="spellEnd"/>
          </w:p>
          <w:p w14:paraId="2EDDB8AE" w14:textId="2B2AF66C" w:rsidR="00A47288" w:rsidRDefault="00A47288" w:rsidP="0030608E">
            <w:pPr>
              <w:spacing w:before="0" w:after="0" w:line="240" w:lineRule="auto"/>
              <w:ind w:left="288" w:hanging="288"/>
              <w:rPr>
                <w:ins w:id="237" w:author="Molly McEvilley" w:date="2020-08-06T05:48:00Z"/>
              </w:rPr>
            </w:pPr>
            <w:ins w:id="238" w:author="Molly McEvilley" w:date="2020-08-28T05:48:00Z">
              <w:r>
                <w:t xml:space="preserve">Section 8.22 – </w:t>
              </w:r>
            </w:ins>
            <w:ins w:id="239" w:author="Molly McEvilley" w:date="2020-08-28T05:54:00Z">
              <w:r w:rsidR="00E028AF">
                <w:t>DQ report rows</w:t>
              </w:r>
            </w:ins>
            <w:ins w:id="240" w:author="Molly McEvilley" w:date="2020-08-28T05:55:00Z">
              <w:r w:rsidR="00E028AF">
                <w:t xml:space="preserve"> 60-62 are an </w:t>
              </w:r>
              <w:commentRangeStart w:id="241"/>
              <w:r w:rsidR="00E028AF">
                <w:t xml:space="preserve">exception </w:t>
              </w:r>
            </w:ins>
            <w:commentRangeEnd w:id="241"/>
            <w:ins w:id="242" w:author="Molly McEvilley" w:date="2020-08-28T05:56:00Z">
              <w:r w:rsidR="00E028AF">
                <w:rPr>
                  <w:rStyle w:val="CommentReference"/>
                </w:rPr>
                <w:commentReference w:id="241"/>
              </w:r>
            </w:ins>
            <w:ins w:id="243" w:author="Molly McEvilley" w:date="2020-08-28T05:55:00Z">
              <w:r w:rsidR="00E028AF">
                <w:t xml:space="preserve">to the general requirement that </w:t>
              </w:r>
            </w:ins>
            <w:proofErr w:type="spellStart"/>
            <w:ins w:id="244" w:author="Molly McEvilley" w:date="2020-08-28T05:48:00Z">
              <w:r w:rsidRPr="00E028AF">
                <w:rPr>
                  <w:b/>
                  <w:bCs/>
                  <w:rPrChange w:id="245" w:author="Molly McEvilley" w:date="2020-08-28T05:56:00Z">
                    <w:rPr/>
                  </w:rPrChange>
                </w:rPr>
                <w:t>ProjectID</w:t>
              </w:r>
              <w:r>
                <w:t>s</w:t>
              </w:r>
              <w:proofErr w:type="spellEnd"/>
              <w:r>
                <w:t xml:space="preserve"> in </w:t>
              </w:r>
              <w:proofErr w:type="spellStart"/>
              <w:r>
                <w:t>LSACalculated</w:t>
              </w:r>
              <w:proofErr w:type="spellEnd"/>
              <w:r>
                <w:t xml:space="preserve"> </w:t>
              </w:r>
            </w:ins>
            <w:ins w:id="246" w:author="Molly McEvilley" w:date="2020-08-28T05:55:00Z">
              <w:r w:rsidR="00E028AF">
                <w:t>must match Project.csv</w:t>
              </w:r>
            </w:ins>
            <w:ins w:id="247" w:author="Molly McEvilley" w:date="2020-09-10T11:02:00Z">
              <w:r w:rsidR="00B12E2B">
                <w:t xml:space="preserve">.  </w:t>
              </w:r>
            </w:ins>
          </w:p>
          <w:p w14:paraId="28BFF355" w14:textId="0F447294" w:rsidR="007F4F13" w:rsidRDefault="007F4F13" w:rsidP="0030608E">
            <w:pPr>
              <w:spacing w:before="0" w:after="0" w:line="240" w:lineRule="auto"/>
              <w:ind w:left="288" w:hanging="288"/>
              <w:rPr>
                <w:ins w:id="248" w:author="Molly McEvilley" w:date="2020-08-11T11:47:00Z"/>
                <w:b/>
                <w:bCs/>
              </w:rPr>
            </w:pPr>
            <w:ins w:id="249" w:author="Molly McEvilley" w:date="2020-08-11T11:43:00Z">
              <w:r>
                <w:t xml:space="preserve">Section 9.1 </w:t>
              </w:r>
            </w:ins>
            <w:ins w:id="250" w:author="Molly McEvilley" w:date="2020-08-11T11:44:00Z">
              <w:r>
                <w:t>–</w:t>
              </w:r>
            </w:ins>
            <w:ins w:id="251" w:author="Molly McEvilley" w:date="2020-08-11T11:43:00Z">
              <w:r>
                <w:t xml:space="preserve"> </w:t>
              </w:r>
            </w:ins>
            <w:commentRangeStart w:id="252"/>
            <w:ins w:id="253" w:author="Molly McEvilley" w:date="2020-08-11T11:46:00Z">
              <w:r w:rsidRPr="007F4F13">
                <w:rPr>
                  <w:i/>
                  <w:iCs/>
                </w:rPr>
                <w:t>ExitDate</w:t>
              </w:r>
            </w:ins>
            <w:ins w:id="254" w:author="Molly McEvilley" w:date="2020-08-13T05:48:00Z">
              <w:r w:rsidR="00EB1C9F">
                <w:rPr>
                  <w:i/>
                  <w:iCs/>
                </w:rPr>
                <w:t xml:space="preserve"> </w:t>
              </w:r>
            </w:ins>
            <w:ins w:id="255" w:author="Molly McEvilley" w:date="2020-08-11T11:46:00Z">
              <w:r w:rsidRPr="007F4F13">
                <w:t>&lt;</w:t>
              </w:r>
            </w:ins>
            <w:ins w:id="256" w:author="Molly McEvilley" w:date="2020-08-13T05:48:00Z">
              <w:r w:rsidR="00EB1C9F">
                <w:t xml:space="preserve"> </w:t>
              </w:r>
            </w:ins>
            <w:proofErr w:type="spellStart"/>
            <w:ins w:id="257" w:author="Molly McEvilley" w:date="2020-08-11T11:46:00Z">
              <w:r w:rsidRPr="007F4F13">
                <w:rPr>
                  <w:b/>
                  <w:bCs/>
                </w:rPr>
                <w:t>CohortStart</w:t>
              </w:r>
            </w:ins>
            <w:proofErr w:type="spellEnd"/>
            <w:ins w:id="258" w:author="Molly McEvilley" w:date="2020-08-13T05:48:00Z">
              <w:r w:rsidR="00EB1C9F">
                <w:rPr>
                  <w:b/>
                  <w:bCs/>
                </w:rPr>
                <w:t xml:space="preserve"> </w:t>
              </w:r>
            </w:ins>
            <w:ins w:id="259" w:author="Molly McEvilley" w:date="2020-08-11T11:46:00Z">
              <w:r w:rsidRPr="007F4F13">
                <w:t>--&gt; NULL value for</w:t>
              </w:r>
            </w:ins>
            <w:ins w:id="260" w:author="Molly McEvilley" w:date="2020-08-13T05:48:00Z">
              <w:r w:rsidR="00EB1C9F">
                <w:t xml:space="preserve"> </w:t>
              </w:r>
            </w:ins>
            <w:ins w:id="261" w:author="Molly McEvilley" w:date="2020-08-11T11:46:00Z">
              <w:r w:rsidRPr="007F4F13">
                <w:rPr>
                  <w:b/>
                  <w:bCs/>
                </w:rPr>
                <w:t>Status1</w:t>
              </w:r>
            </w:ins>
          </w:p>
          <w:p w14:paraId="06577952" w14:textId="6912F5F6" w:rsidR="007F4F13" w:rsidRDefault="007F4F13" w:rsidP="007F4F13">
            <w:pPr>
              <w:spacing w:before="0" w:after="0" w:line="240" w:lineRule="auto"/>
              <w:ind w:left="576" w:hanging="288"/>
              <w:rPr>
                <w:ins w:id="262" w:author="Molly McEvilley" w:date="2020-08-11T11:47:00Z"/>
              </w:rPr>
            </w:pPr>
            <w:ins w:id="263" w:author="Molly McEvilley" w:date="2020-08-11T11:47:00Z">
              <w:r>
                <w:t>Correct/stream</w:t>
              </w:r>
            </w:ins>
            <w:ins w:id="264" w:author="Molly McEvilley" w:date="2020-08-11T11:48:00Z">
              <w:r>
                <w:t>line</w:t>
              </w:r>
            </w:ins>
            <w:ins w:id="265" w:author="Molly McEvilley" w:date="2020-08-11T11:46:00Z">
              <w:r>
                <w:t xml:space="preserve"> </w:t>
              </w:r>
              <w:proofErr w:type="spellStart"/>
              <w:r w:rsidRPr="007F4F13">
                <w:rPr>
                  <w:i/>
                  <w:iCs/>
                </w:rPr>
                <w:t>DOBDataQuality</w:t>
              </w:r>
            </w:ins>
            <w:proofErr w:type="spellEnd"/>
            <w:ins w:id="266" w:author="Molly McEvilley" w:date="2020-08-13T05:48:00Z">
              <w:r w:rsidR="00EB1C9F">
                <w:rPr>
                  <w:i/>
                  <w:iCs/>
                </w:rPr>
                <w:t xml:space="preserve"> </w:t>
              </w:r>
            </w:ins>
            <w:ins w:id="267" w:author="Molly McEvilley" w:date="2020-08-11T11:48:00Z">
              <w:r>
                <w:t>criteria</w:t>
              </w:r>
            </w:ins>
            <w:ins w:id="268" w:author="Molly McEvilley" w:date="2020-08-11T11:46:00Z">
              <w:r w:rsidRPr="007F4F13">
                <w:t xml:space="preserve"> for</w:t>
              </w:r>
            </w:ins>
            <w:ins w:id="269" w:author="Molly McEvilley" w:date="2020-08-13T05:48:00Z">
              <w:r w:rsidR="00EB1C9F">
                <w:t xml:space="preserve"> </w:t>
              </w:r>
            </w:ins>
            <w:ins w:id="270" w:author="Molly McEvilley" w:date="2020-08-11T11:46:00Z">
              <w:r w:rsidRPr="007F4F13">
                <w:rPr>
                  <w:b/>
                  <w:bCs/>
                </w:rPr>
                <w:t>Status1</w:t>
              </w:r>
            </w:ins>
            <w:ins w:id="271" w:author="Molly McEvilley" w:date="2020-08-13T05:48:00Z">
              <w:r w:rsidR="00EB1C9F">
                <w:rPr>
                  <w:b/>
                  <w:bCs/>
                </w:rPr>
                <w:t xml:space="preserve"> </w:t>
              </w:r>
            </w:ins>
            <w:ins w:id="272" w:author="Molly McEvilley" w:date="2020-08-11T11:46:00Z">
              <w:r w:rsidRPr="007F4F13">
                <w:t>and</w:t>
              </w:r>
            </w:ins>
            <w:ins w:id="273" w:author="Molly McEvilley" w:date="2020-08-13T05:48:00Z">
              <w:r w:rsidR="00EB1C9F">
                <w:t xml:space="preserve"> </w:t>
              </w:r>
            </w:ins>
            <w:ins w:id="274" w:author="Molly McEvilley" w:date="2020-08-11T11:46:00Z">
              <w:r w:rsidRPr="007F4F13">
                <w:rPr>
                  <w:b/>
                  <w:bCs/>
                </w:rPr>
                <w:t>Status3</w:t>
              </w:r>
              <w:r w:rsidRPr="007F4F13">
                <w:t>.</w:t>
              </w:r>
            </w:ins>
            <w:ins w:id="275" w:author="Molly McEvilley" w:date="2020-08-11T11:45:00Z">
              <w:r>
                <w:t xml:space="preserve"> </w:t>
              </w:r>
            </w:ins>
            <w:commentRangeEnd w:id="252"/>
            <w:ins w:id="276" w:author="Molly McEvilley" w:date="2020-08-11T11:48:00Z">
              <w:r>
                <w:rPr>
                  <w:rStyle w:val="CommentReference"/>
                </w:rPr>
                <w:commentReference w:id="252"/>
              </w:r>
            </w:ins>
          </w:p>
          <w:p w14:paraId="2839AD9B" w14:textId="77777777" w:rsidR="007F4F13" w:rsidRDefault="007F4F13" w:rsidP="007F4F13">
            <w:pPr>
              <w:spacing w:before="0" w:after="0" w:line="240" w:lineRule="auto"/>
              <w:ind w:left="576" w:hanging="288"/>
              <w:rPr>
                <w:ins w:id="277" w:author="Molly McEvilley" w:date="2020-08-13T05:49:00Z"/>
              </w:rPr>
            </w:pPr>
            <w:ins w:id="278" w:author="Molly McEvilley" w:date="2020-08-11T11:44:00Z">
              <w:r>
                <w:t>Include ‘</w:t>
              </w:r>
              <w:commentRangeStart w:id="279"/>
              <w:r>
                <w:t xml:space="preserve">123456789’ </w:t>
              </w:r>
              <w:commentRangeEnd w:id="279"/>
              <w:r>
                <w:rPr>
                  <w:rStyle w:val="CommentReference"/>
                </w:rPr>
                <w:commentReference w:id="279"/>
              </w:r>
              <w:r>
                <w:t xml:space="preserve">in list of </w:t>
              </w:r>
              <w:proofErr w:type="gramStart"/>
              <w:r>
                <w:t>commonly</w:t>
              </w:r>
            </w:ins>
            <w:ins w:id="280" w:author="Molly McEvilley" w:date="2020-08-11T13:00:00Z">
              <w:r>
                <w:t>-</w:t>
              </w:r>
            </w:ins>
            <w:ins w:id="281" w:author="Molly McEvilley" w:date="2020-08-11T11:44:00Z">
              <w:r>
                <w:t>used</w:t>
              </w:r>
              <w:proofErr w:type="gramEnd"/>
              <w:r>
                <w:t xml:space="preserve"> invalid SSNs</w:t>
              </w:r>
            </w:ins>
          </w:p>
          <w:p w14:paraId="66764E78" w14:textId="77777777" w:rsidR="00EB1C9F" w:rsidRDefault="00EB1C9F" w:rsidP="007F4F13">
            <w:pPr>
              <w:spacing w:before="0" w:after="0" w:line="240" w:lineRule="auto"/>
              <w:ind w:left="576" w:hanging="288"/>
              <w:rPr>
                <w:ins w:id="282" w:author="Molly McEvilley" w:date="2020-08-13T05:50:00Z"/>
              </w:rPr>
            </w:pPr>
            <w:ins w:id="283" w:author="Molly McEvilley" w:date="2020-08-13T05:49:00Z">
              <w:r>
                <w:t xml:space="preserve">Note that </w:t>
              </w:r>
              <w:proofErr w:type="spellStart"/>
              <w:r w:rsidRPr="00EB1C9F">
                <w:rPr>
                  <w:b/>
                  <w:bCs/>
                </w:rPr>
                <w:t>NoCoC</w:t>
              </w:r>
              <w:proofErr w:type="spellEnd"/>
              <w:r>
                <w:t xml:space="preserve"> is an exception to the general statement that DQ reporting </w:t>
              </w:r>
            </w:ins>
            <w:ins w:id="284" w:author="Molly McEvilley" w:date="2020-08-13T05:50:00Z">
              <w:r>
                <w:t xml:space="preserve">is for enrollments associated with </w:t>
              </w:r>
              <w:r w:rsidRPr="00EB1C9F">
                <w:rPr>
                  <w:u w:val="single"/>
                </w:rPr>
                <w:t>ReportCoC</w:t>
              </w:r>
              <w:r>
                <w:t>.</w:t>
              </w:r>
            </w:ins>
          </w:p>
          <w:p w14:paraId="4E2D5514" w14:textId="65946C7B" w:rsidR="00EB1C9F" w:rsidRDefault="00EB1C9F">
            <w:pPr>
              <w:spacing w:before="0" w:after="0" w:line="240" w:lineRule="auto"/>
              <w:ind w:left="360" w:hanging="360"/>
              <w:rPr>
                <w:ins w:id="285" w:author="Molly McEvilley" w:date="2020-08-06T05:38:00Z"/>
              </w:rPr>
              <w:pPrChange w:id="286" w:author="Molly McEvilley" w:date="2020-09-02T11:55:00Z">
                <w:pPr>
                  <w:spacing w:before="0" w:after="0" w:line="240" w:lineRule="auto"/>
                </w:pPr>
              </w:pPrChange>
            </w:pPr>
            <w:ins w:id="287" w:author="Molly McEvilley" w:date="2020-08-13T05:50:00Z">
              <w:r>
                <w:t xml:space="preserve">Section 9.2 </w:t>
              </w:r>
            </w:ins>
            <w:ins w:id="288" w:author="Molly McEvilley" w:date="2020-08-13T05:51:00Z">
              <w:r>
                <w:t>–</w:t>
              </w:r>
            </w:ins>
            <w:ins w:id="289" w:author="Molly McEvilley" w:date="2020-08-13T05:50:00Z">
              <w:r>
                <w:t xml:space="preserve"> </w:t>
              </w:r>
            </w:ins>
            <w:ins w:id="290" w:author="Molly McEvilley" w:date="2020-08-13T05:51:00Z">
              <w:r>
                <w:t xml:space="preserve">Clarification for logic associated with </w:t>
              </w:r>
              <w:commentRangeStart w:id="291"/>
              <w:proofErr w:type="spellStart"/>
              <w:r w:rsidRPr="00EB1C9F">
                <w:rPr>
                  <w:b/>
                  <w:bCs/>
                </w:rPr>
                <w:t>NoCoC</w:t>
              </w:r>
            </w:ins>
            <w:proofErr w:type="spellEnd"/>
            <w:ins w:id="292" w:author="Molly McEvilley" w:date="2020-09-02T11:54:00Z">
              <w:r w:rsidR="00F921F1">
                <w:rPr>
                  <w:b/>
                  <w:bCs/>
                </w:rPr>
                <w:t xml:space="preserve"> </w:t>
              </w:r>
            </w:ins>
            <w:commentRangeEnd w:id="291"/>
            <w:ins w:id="293" w:author="Molly McEvilley" w:date="2020-09-17T07:48:00Z">
              <w:r w:rsidR="00B661F1">
                <w:rPr>
                  <w:rStyle w:val="CommentReference"/>
                </w:rPr>
                <w:commentReference w:id="291"/>
              </w:r>
            </w:ins>
            <w:ins w:id="294" w:author="Molly McEvilley" w:date="2020-09-02T11:54:00Z">
              <w:r w:rsidR="00F921F1" w:rsidRPr="00913759">
                <w:rPr>
                  <w:rPrChange w:id="295" w:author="Molly McEvilley" w:date="2020-09-02T11:55:00Z">
                    <w:rPr>
                      <w:b/>
                      <w:bCs/>
                    </w:rPr>
                  </w:rPrChange>
                </w:rPr>
                <w:t>and</w:t>
              </w:r>
              <w:r w:rsidR="00F921F1">
                <w:rPr>
                  <w:b/>
                  <w:bCs/>
                </w:rPr>
                <w:t xml:space="preserve"> </w:t>
              </w:r>
              <w:commentRangeStart w:id="296"/>
              <w:r w:rsidR="00F921F1" w:rsidRPr="00913759">
                <w:rPr>
                  <w:i/>
                  <w:iCs/>
                  <w:rPrChange w:id="297" w:author="Molly McEvilley" w:date="2020-09-02T11:55:00Z">
                    <w:rPr>
                      <w:b/>
                      <w:bCs/>
                    </w:rPr>
                  </w:rPrChange>
                </w:rPr>
                <w:t>ExitDate</w:t>
              </w:r>
              <w:r w:rsidR="00F921F1">
                <w:rPr>
                  <w:b/>
                  <w:bCs/>
                </w:rPr>
                <w:t xml:space="preserve"> </w:t>
              </w:r>
              <w:r w:rsidR="00F921F1" w:rsidRPr="00913759">
                <w:rPr>
                  <w:rPrChange w:id="298" w:author="Molly McEvilley" w:date="2020-09-02T11:55:00Z">
                    <w:rPr>
                      <w:b/>
                      <w:bCs/>
                    </w:rPr>
                  </w:rPrChange>
                </w:rPr>
                <w:t>criteria</w:t>
              </w:r>
              <w:r w:rsidR="00F921F1">
                <w:rPr>
                  <w:b/>
                  <w:bCs/>
                </w:rPr>
                <w:t xml:space="preserve"> </w:t>
              </w:r>
            </w:ins>
            <w:commentRangeEnd w:id="296"/>
            <w:ins w:id="299" w:author="Molly McEvilley" w:date="2020-09-02T11:55:00Z">
              <w:r w:rsidR="00913759">
                <w:rPr>
                  <w:rStyle w:val="CommentReference"/>
                </w:rPr>
                <w:commentReference w:id="296"/>
              </w:r>
            </w:ins>
            <w:ins w:id="300" w:author="Molly McEvilley" w:date="2020-09-02T11:54:00Z">
              <w:r w:rsidR="00F921F1" w:rsidRPr="00913759">
                <w:rPr>
                  <w:rPrChange w:id="301" w:author="Molly McEvilley" w:date="2020-09-02T11:55:00Z">
                    <w:rPr>
                      <w:b/>
                      <w:bCs/>
                    </w:rPr>
                  </w:rPrChange>
                </w:rPr>
                <w:t>for</w:t>
              </w:r>
              <w:r w:rsidR="00F921F1">
                <w:rPr>
                  <w:b/>
                  <w:bCs/>
                </w:rPr>
                <w:t xml:space="preserve"> </w:t>
              </w:r>
            </w:ins>
            <w:ins w:id="302" w:author="Molly McEvilley" w:date="2020-09-02T11:55:00Z">
              <w:r w:rsidR="00F921F1">
                <w:rPr>
                  <w:b/>
                  <w:bCs/>
                </w:rPr>
                <w:t>Destination1</w:t>
              </w:r>
            </w:ins>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303" w:name="_Toc37849730"/>
      <w:bookmarkStart w:id="304" w:name="_Toc38030505"/>
      <w:r w:rsidRPr="00C52062">
        <w:lastRenderedPageBreak/>
        <w:t>Introduction</w:t>
      </w:r>
      <w:bookmarkEnd w:id="0"/>
      <w:bookmarkEnd w:id="1"/>
      <w:bookmarkEnd w:id="303"/>
      <w:bookmarkEnd w:id="304"/>
    </w:p>
    <w:p w14:paraId="5DE97F33" w14:textId="0F5B2D87" w:rsidR="007F6B46" w:rsidRPr="00416D60" w:rsidRDefault="00B014FA" w:rsidP="0088191A">
      <w:pPr>
        <w:pStyle w:val="Heading2"/>
        <w:ind w:left="900" w:hanging="900"/>
      </w:pPr>
      <w:bookmarkStart w:id="305" w:name="_Toc497116383"/>
      <w:bookmarkStart w:id="306" w:name="_Toc498527171"/>
      <w:bookmarkStart w:id="307" w:name="_Toc499292008"/>
      <w:bookmarkStart w:id="308" w:name="_Toc499543968"/>
      <w:bookmarkStart w:id="309" w:name="_Toc37849731"/>
      <w:bookmarkStart w:id="310" w:name="_Toc38030506"/>
      <w:r w:rsidRPr="00416D60">
        <w:t xml:space="preserve">Background: </w:t>
      </w:r>
      <w:r w:rsidR="007F6B46" w:rsidRPr="00416D60">
        <w:t>Ann</w:t>
      </w:r>
      <w:r w:rsidRPr="00416D60">
        <w:t>ual Homeless Assessment Report</w:t>
      </w:r>
      <w:bookmarkEnd w:id="305"/>
      <w:bookmarkEnd w:id="306"/>
      <w:bookmarkEnd w:id="307"/>
      <w:bookmarkEnd w:id="308"/>
      <w:r w:rsidRPr="00416D60">
        <w:t xml:space="preserve"> and the Longitudinal System Analysis</w:t>
      </w:r>
      <w:bookmarkEnd w:id="309"/>
      <w:bookmarkEnd w:id="310"/>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proofErr w:type="gramStart"/>
      <w:r w:rsidR="00EA1769">
        <w:rPr>
          <w:rFonts w:eastAsia="Times New Roman" w:cstheme="minorHAnsi"/>
        </w:rPr>
        <w:t>the</w:t>
      </w:r>
      <w:proofErr w:type="gramEnd"/>
      <w:r w:rsidR="00EA1769">
        <w:rPr>
          <w:rFonts w:eastAsia="Times New Roman" w:cstheme="minorHAnsi"/>
        </w:rPr>
        <w:t xml:space="preserv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11" w:name="_Toc499543972"/>
      <w:bookmarkStart w:id="312" w:name="_Toc37849732"/>
      <w:bookmarkStart w:id="313" w:name="_Toc38030507"/>
      <w:r w:rsidRPr="0036072B">
        <w:t>About This Document</w:t>
      </w:r>
      <w:bookmarkStart w:id="314" w:name="_Toc499292012"/>
      <w:bookmarkStart w:id="315" w:name="_Toc499543973"/>
      <w:bookmarkEnd w:id="311"/>
      <w:bookmarkEnd w:id="312"/>
      <w:bookmarkEnd w:id="313"/>
    </w:p>
    <w:p w14:paraId="57D1D754" w14:textId="77777777" w:rsidR="007F6B46" w:rsidRPr="0036072B" w:rsidRDefault="007F6B46" w:rsidP="009336C4">
      <w:pPr>
        <w:pStyle w:val="Heading3"/>
      </w:pPr>
      <w:r w:rsidRPr="0036072B">
        <w:t>Intended Audience</w:t>
      </w:r>
      <w:bookmarkEnd w:id="314"/>
      <w:bookmarkEnd w:id="315"/>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16"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16"/>
    </w:p>
    <w:p w14:paraId="03B12582" w14:textId="77777777" w:rsidR="007F6B46" w:rsidRPr="009336C4" w:rsidRDefault="007F6B46" w:rsidP="009336C4">
      <w:pPr>
        <w:pStyle w:val="Heading3"/>
      </w:pPr>
      <w:bookmarkStart w:id="317" w:name="_Toc497116386"/>
      <w:bookmarkStart w:id="318" w:name="_Toc498527174"/>
      <w:bookmarkStart w:id="319" w:name="_Toc499292013"/>
      <w:bookmarkStart w:id="320" w:name="_Toc499543974"/>
      <w:r w:rsidRPr="0036072B">
        <w:lastRenderedPageBreak/>
        <w:t>Purpose</w:t>
      </w:r>
      <w:bookmarkEnd w:id="317"/>
      <w:bookmarkEnd w:id="318"/>
      <w:r w:rsidRPr="0036072B">
        <w:t xml:space="preserve"> and Scope</w:t>
      </w:r>
      <w:bookmarkEnd w:id="319"/>
      <w:bookmarkEnd w:id="320"/>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321" w:name="_Toc499292014"/>
      <w:bookmarkStart w:id="322" w:name="_Toc499543975"/>
      <w:bookmarkStart w:id="323" w:name="_Toc497116389"/>
      <w:bookmarkStart w:id="324" w:name="_Toc498527177"/>
      <w:r w:rsidRPr="0036072B">
        <w:t xml:space="preserve">Structure and </w:t>
      </w:r>
      <w:r w:rsidRPr="009336C4">
        <w:t>Content</w:t>
      </w:r>
      <w:bookmarkEnd w:id="321"/>
      <w:bookmarkEnd w:id="322"/>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D2046C" w14:textId="73A46D4C" w:rsidR="00603C01" w:rsidRPr="00A6067F" w:rsidRDefault="00603C01" w:rsidP="00094BE2">
      <w:r w:rsidRPr="00655B0F">
        <w:rPr>
          <w:b/>
        </w:rPr>
        <w:t>Section 2:</w:t>
      </w:r>
      <w:r w:rsidRPr="00A6067F">
        <w:t xml:space="preserve"> </w:t>
      </w:r>
      <w:r w:rsidRPr="00655B0F">
        <w:rPr>
          <w:b/>
        </w:rPr>
        <w:t>LSA Data Universe</w:t>
      </w:r>
      <w:r w:rsidRPr="00A6067F">
        <w:t xml:space="preserve"> describes </w:t>
      </w:r>
      <w:r w:rsidR="00BF6660">
        <w:t>LSA report</w:t>
      </w:r>
      <w:r w:rsidR="00BF6660" w:rsidRPr="00A6067F">
        <w:t xml:space="preserve"> </w:t>
      </w:r>
      <w:r w:rsidRPr="00A6067F">
        <w:t xml:space="preserve">parameters, the </w:t>
      </w:r>
      <w:r w:rsidR="001E2B83">
        <w:t xml:space="preserve">HMIS </w:t>
      </w:r>
      <w:r w:rsidRPr="00A6067F">
        <w:t>data elements that are referenced in the business logic, and the four cohorts of clients that are included in the analysis.</w:t>
      </w:r>
    </w:p>
    <w:p w14:paraId="7D008D68" w14:textId="24A01F01" w:rsidR="00603C01" w:rsidRPr="00A6067F" w:rsidRDefault="00603C01" w:rsidP="00094BE2">
      <w:r w:rsidRPr="00655B0F">
        <w:rPr>
          <w:b/>
        </w:rPr>
        <w:t>Section 3: LSA CSV Upload Files</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32CCF2FE" w:rsidR="00461DD7" w:rsidRPr="00577A54" w:rsidRDefault="00603C01" w:rsidP="00461DD7">
      <w:r w:rsidRPr="00655B0F">
        <w:rPr>
          <w:b/>
        </w:rPr>
        <w:t>Section</w:t>
      </w:r>
      <w:r w:rsidR="00B731B2">
        <w:rPr>
          <w:b/>
        </w:rPr>
        <w:t>s</w:t>
      </w:r>
      <w:r w:rsidRPr="00655B0F">
        <w:rPr>
          <w:b/>
        </w:rPr>
        <w:t xml:space="preserve"> 4</w:t>
      </w:r>
      <w:r w:rsidR="00B731B2">
        <w:rPr>
          <w:b/>
        </w:rPr>
        <w:t xml:space="preserve"> through 10</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w:t>
      </w:r>
      <w:proofErr w:type="gramStart"/>
      <w:r w:rsidR="00461DD7" w:rsidRPr="00577A54">
        <w:t>in order to</w:t>
      </w:r>
      <w:proofErr w:type="gramEnd"/>
      <w:r w:rsidR="00461DD7" w:rsidRPr="00577A54">
        <w:t xml:space="preserve">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process or the constructs described here </w:t>
      </w:r>
      <w:proofErr w:type="gramStart"/>
      <w:r w:rsidRPr="00577A54">
        <w:t>as long as</w:t>
      </w:r>
      <w:proofErr w:type="gramEnd"/>
      <w:r w:rsidRPr="00577A54">
        <w:t xml:space="preserve"> output is consistent with the logic described here</w:t>
      </w:r>
      <w:r w:rsidR="004873DC">
        <w:t xml:space="preserve">. </w:t>
      </w:r>
    </w:p>
    <w:p w14:paraId="39E41010" w14:textId="6A196ACF" w:rsidR="007F6B46" w:rsidRPr="00A6067F" w:rsidRDefault="00461DD7" w:rsidP="00094BE2">
      <w:r w:rsidRPr="00577A54">
        <w:lastRenderedPageBreak/>
        <w:t xml:space="preserve">A companion document titled </w:t>
      </w:r>
      <w:r w:rsidRPr="005D0E7C">
        <w:rPr>
          <w:i/>
        </w:rPr>
        <w:t>LSA Programming Specifications:</w:t>
      </w:r>
      <w:r>
        <w:rPr>
          <w:i/>
        </w:rPr>
        <w:t xml:space="preserve"> </w:t>
      </w:r>
      <w:r w:rsidRPr="005D0E7C">
        <w:rPr>
          <w:i/>
        </w:rPr>
        <w:t>Sample Code</w:t>
      </w:r>
      <w:r w:rsidRPr="00577A54">
        <w:t xml:space="preserve"> may help clarify and illustrate the business logic described in this document</w:t>
      </w:r>
      <w:r w:rsidR="004873DC">
        <w:t xml:space="preserve">. </w:t>
      </w:r>
      <w:r w:rsidRPr="00577A54">
        <w:t>It was written during the development of these specifications and is being made available as a reference</w:t>
      </w:r>
      <w:r w:rsidR="004873DC">
        <w:t xml:space="preserve">. </w:t>
      </w:r>
      <w:r w:rsidRPr="00577A54">
        <w:t>There is no requirement to use the code.</w:t>
      </w:r>
    </w:p>
    <w:p w14:paraId="4444C909" w14:textId="77777777" w:rsidR="003A51B1" w:rsidRPr="00655B0F" w:rsidRDefault="003A51B1" w:rsidP="009336C4">
      <w:pPr>
        <w:pStyle w:val="Heading3"/>
      </w:pPr>
      <w:r w:rsidRPr="00655B0F">
        <w:t>Companion Documents</w:t>
      </w:r>
    </w:p>
    <w:p w14:paraId="1DE134D0" w14:textId="5D514D31" w:rsidR="00A77C38" w:rsidRPr="00297D25" w:rsidRDefault="118D5271" w:rsidP="118D5271">
      <w:pPr>
        <w:rPr>
          <w:b/>
          <w:bCs/>
        </w:rPr>
      </w:pPr>
      <w:r w:rsidRPr="00297D25">
        <w:rPr>
          <w:b/>
          <w:bCs/>
        </w:rPr>
        <w:t>The following companion documents</w:t>
      </w:r>
      <w:r w:rsidR="0074636B" w:rsidRPr="00297D25">
        <w:rPr>
          <w:b/>
          <w:bCs/>
        </w:rPr>
        <w:t xml:space="preserve"> or links</w:t>
      </w:r>
      <w:r w:rsidRPr="00297D25">
        <w:rPr>
          <w:b/>
          <w:bCs/>
        </w:rPr>
        <w:t xml:space="preserve"> are available </w:t>
      </w:r>
      <w:r w:rsidR="00546E6C" w:rsidRPr="00297D25">
        <w:rPr>
          <w:b/>
          <w:bCs/>
        </w:rPr>
        <w:t xml:space="preserve">for vendors in the HUB. Most materials will be publicly posted to the HUD Exchange after initial vendor feedback via weekly office </w:t>
      </w:r>
      <w:r w:rsidR="00913533" w:rsidRPr="00297D25">
        <w:rPr>
          <w:b/>
          <w:bCs/>
        </w:rPr>
        <w:t>hours</w:t>
      </w:r>
      <w:r w:rsidRPr="00297D25">
        <w:rPr>
          <w:b/>
          <w:bCs/>
        </w:rPr>
        <w:t>:</w:t>
      </w:r>
    </w:p>
    <w:p w14:paraId="51D46C34" w14:textId="4A7BDBDF" w:rsidR="00546E6C" w:rsidRPr="00297D25" w:rsidRDefault="00546E6C" w:rsidP="0030608E">
      <w:pPr>
        <w:pStyle w:val="ListParagraph"/>
        <w:numPr>
          <w:ilvl w:val="0"/>
          <w:numId w:val="54"/>
        </w:numPr>
        <w:rPr>
          <w:bCs/>
        </w:rPr>
      </w:pPr>
      <w:r w:rsidRPr="00297D25">
        <w:rPr>
          <w:bCs/>
        </w:rPr>
        <w:t>Specifications with tracked changes from FY2018</w:t>
      </w:r>
    </w:p>
    <w:p w14:paraId="39AA0483" w14:textId="7F9C7631" w:rsidR="00546E6C" w:rsidRPr="00297D25" w:rsidRDefault="00546E6C" w:rsidP="0030608E">
      <w:pPr>
        <w:pStyle w:val="ListParagraph"/>
        <w:numPr>
          <w:ilvl w:val="0"/>
          <w:numId w:val="54"/>
        </w:numPr>
        <w:rPr>
          <w:bCs/>
        </w:rPr>
      </w:pPr>
      <w:r w:rsidRPr="00297D25">
        <w:rPr>
          <w:bCs/>
        </w:rPr>
        <w:t>Specifications with annotations describing the changes from FY2018</w:t>
      </w:r>
    </w:p>
    <w:p w14:paraId="408313D4" w14:textId="3474E1C0" w:rsidR="00546E6C" w:rsidRPr="00297D25" w:rsidRDefault="00546E6C" w:rsidP="0030608E">
      <w:pPr>
        <w:pStyle w:val="ListParagraph"/>
        <w:numPr>
          <w:ilvl w:val="0"/>
          <w:numId w:val="54"/>
        </w:numPr>
        <w:rPr>
          <w:bCs/>
        </w:rPr>
      </w:pPr>
      <w:r w:rsidRPr="00297D25">
        <w:rPr>
          <w:bCs/>
        </w:rPr>
        <w:t>LSA Dictionary</w:t>
      </w:r>
    </w:p>
    <w:p w14:paraId="306F2F43" w14:textId="622DBC07" w:rsidR="00546E6C" w:rsidRPr="00297D25" w:rsidRDefault="00546E6C" w:rsidP="0030608E">
      <w:pPr>
        <w:pStyle w:val="ListParagraph"/>
        <w:numPr>
          <w:ilvl w:val="0"/>
          <w:numId w:val="54"/>
        </w:numPr>
        <w:rPr>
          <w:bCs/>
        </w:rPr>
      </w:pPr>
      <w:r w:rsidRPr="00297D25">
        <w:rPr>
          <w:bCs/>
        </w:rPr>
        <w:t>Test Kit</w:t>
      </w:r>
    </w:p>
    <w:p w14:paraId="3F635E84" w14:textId="7D6E09AD" w:rsidR="00546E6C" w:rsidRPr="00297D25" w:rsidRDefault="00546E6C" w:rsidP="0030608E">
      <w:pPr>
        <w:pStyle w:val="ListParagraph"/>
        <w:numPr>
          <w:ilvl w:val="0"/>
          <w:numId w:val="54"/>
        </w:numPr>
        <w:rPr>
          <w:bCs/>
        </w:rPr>
      </w:pPr>
      <w:r w:rsidRPr="00297D25">
        <w:rPr>
          <w:bCs/>
        </w:rPr>
        <w:t>Sample Code</w:t>
      </w:r>
      <w:r w:rsidR="0074636B" w:rsidRPr="00297D25">
        <w:rPr>
          <w:bCs/>
        </w:rPr>
        <w:t xml:space="preserve"> (stored on Git</w:t>
      </w:r>
      <w:ins w:id="325" w:author="Molly McEvilley" w:date="2020-08-11T11:41:00Z">
        <w:r w:rsidR="007F4F13">
          <w:rPr>
            <w:bCs/>
          </w:rPr>
          <w:t>H</w:t>
        </w:r>
      </w:ins>
      <w:del w:id="326" w:author="Molly McEvilley" w:date="2020-08-11T11:41:00Z">
        <w:r w:rsidR="0074636B" w:rsidRPr="00297D25" w:rsidDel="007F4F13">
          <w:rPr>
            <w:bCs/>
          </w:rPr>
          <w:delText>h</w:delText>
        </w:r>
      </w:del>
      <w:r w:rsidR="0074636B" w:rsidRPr="00297D25">
        <w:rPr>
          <w:bCs/>
        </w:rPr>
        <w:t>ub)</w:t>
      </w:r>
      <w:ins w:id="327" w:author="Molly McEvilley" w:date="2020-08-11T11:41:00Z">
        <w:r w:rsidR="007F4F13">
          <w:rPr>
            <w:bCs/>
          </w:rPr>
          <w:t xml:space="preserve"> (</w:t>
        </w:r>
        <w:r w:rsidR="007F4F13">
          <w:fldChar w:fldCharType="begin"/>
        </w:r>
        <w:r w:rsidR="007F4F13">
          <w:instrText xml:space="preserve"> HYPERLINK "https://github.com/HMIS/LSASampleCode/" </w:instrText>
        </w:r>
        <w:r w:rsidR="007F4F13">
          <w:fldChar w:fldCharType="separate"/>
        </w:r>
        <w:r w:rsidR="007F4F13">
          <w:rPr>
            <w:rStyle w:val="Hyperlink"/>
          </w:rPr>
          <w:t>https://github.com/HMIS/LSASampleCode/</w:t>
        </w:r>
        <w:r w:rsidR="007F4F13">
          <w:fldChar w:fldCharType="end"/>
        </w:r>
        <w:r w:rsidR="007F4F13">
          <w:t>)</w:t>
        </w:r>
      </w:ins>
    </w:p>
    <w:p w14:paraId="5D5F6B39" w14:textId="77777777" w:rsidR="007F6B46" w:rsidRPr="0036072B" w:rsidRDefault="007F6B46" w:rsidP="009336C4">
      <w:pPr>
        <w:pStyle w:val="Heading3"/>
      </w:pPr>
      <w:bookmarkStart w:id="328" w:name="_Toc499292015"/>
      <w:bookmarkStart w:id="329" w:name="_Toc499543976"/>
      <w:r w:rsidRPr="0036072B">
        <w:t>External References</w:t>
      </w:r>
      <w:bookmarkEnd w:id="323"/>
      <w:bookmarkEnd w:id="324"/>
      <w:bookmarkEnd w:id="328"/>
      <w:bookmarkEnd w:id="329"/>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6E3D6C56" w:rsidR="007F6B46" w:rsidRPr="00A6067F" w:rsidRDefault="118D5271" w:rsidP="118D5271">
      <w:pPr>
        <w:rPr>
          <w:rFonts w:eastAsia="Times New Roman"/>
        </w:rPr>
      </w:pPr>
      <w:r w:rsidRPr="118D5271">
        <w:rPr>
          <w:b/>
          <w:bCs/>
        </w:rPr>
        <w:t xml:space="preserve">FY 2020 HMIS Data Standards: Data Dictionary </w:t>
      </w:r>
      <w:r>
        <w:t>(</w:t>
      </w:r>
      <w:hyperlink r:id="rId20">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2019</w:t>
      </w:r>
      <w:r w:rsidR="004873DC">
        <w:rPr>
          <w:rFonts w:eastAsia="Times New Roman"/>
        </w:rPr>
        <w:t xml:space="preserve">. </w:t>
      </w:r>
    </w:p>
    <w:p w14:paraId="63633C2F" w14:textId="7A0DFACB" w:rsidR="007F6B46" w:rsidRPr="00A6067F" w:rsidRDefault="00A733ED" w:rsidP="00094BE2">
      <w:pPr>
        <w:rPr>
          <w:rFonts w:eastAsia="Times New Roman" w:cstheme="minorHAnsi"/>
        </w:rPr>
      </w:pPr>
      <w:r>
        <w:rPr>
          <w:rStyle w:val="Strong"/>
        </w:rPr>
        <w:t>FY 2020</w:t>
      </w:r>
      <w:r w:rsidRPr="00655B0F">
        <w:rPr>
          <w:rStyle w:val="Strong"/>
        </w:rPr>
        <w:t xml:space="preserve"> </w:t>
      </w:r>
      <w:r w:rsidR="007F6B46" w:rsidRPr="00655B0F">
        <w:rPr>
          <w:rStyle w:val="Strong"/>
        </w:rPr>
        <w:t>HMIS Data Standards Logical Model</w:t>
      </w:r>
      <w:r w:rsidR="007F6B46" w:rsidRPr="00A6067F">
        <w:rPr>
          <w:rFonts w:eastAsia="Times New Roman" w:cstheme="minorHAnsi"/>
        </w:rPr>
        <w:t xml:space="preserve"> (</w:t>
      </w:r>
      <w:hyperlink r:id="rId21" w:history="1">
        <w:r w:rsidR="007F6B46" w:rsidRPr="008162B6">
          <w:rPr>
            <w:rStyle w:val="Hyperlink"/>
          </w:rPr>
          <w:t>HMIS Logical</w:t>
        </w:r>
      </w:hyperlink>
      <w:r w:rsidR="007F6B46" w:rsidRPr="008162B6">
        <w:rPr>
          <w:rStyle w:val="Hyperlink"/>
        </w:rPr>
        <w:t xml:space="preserve"> Model</w:t>
      </w:r>
      <w:r w:rsidR="007F6B46" w:rsidRPr="00A6067F">
        <w:rPr>
          <w:rFonts w:eastAsia="Times New Roman" w:cstheme="minorHAnsi"/>
        </w:rPr>
        <w:t>) – The HMIS Logical Model illustrates the relationships between HMIS data elements</w:t>
      </w:r>
      <w:r w:rsidR="004873DC">
        <w:rPr>
          <w:rFonts w:eastAsia="Times New Roman" w:cstheme="minorHAnsi"/>
        </w:rPr>
        <w:t xml:space="preserve">. </w:t>
      </w:r>
      <w:r w:rsidR="007F6B46" w:rsidRPr="00A6067F">
        <w:rPr>
          <w:rFonts w:eastAsia="Times New Roman" w:cstheme="minorHAnsi"/>
        </w:rPr>
        <w:t xml:space="preserve">Descriptions of business logic in this document </w:t>
      </w:r>
      <w:proofErr w:type="gramStart"/>
      <w:r w:rsidR="007F6B46" w:rsidRPr="00A6067F">
        <w:rPr>
          <w:rFonts w:eastAsia="Times New Roman" w:cstheme="minorHAnsi"/>
        </w:rPr>
        <w:t>are based on the assumption</w:t>
      </w:r>
      <w:proofErr w:type="gramEnd"/>
      <w:r w:rsidR="007F6B46" w:rsidRPr="00A6067F">
        <w:rPr>
          <w:rFonts w:eastAsia="Times New Roman" w:cstheme="minorHAnsi"/>
        </w:rPr>
        <w:t xml:space="preserve"> that those relationships are also present in HMIS applications</w:t>
      </w:r>
      <w:r w:rsidR="004873DC">
        <w:rPr>
          <w:rFonts w:eastAsia="Times New Roman" w:cstheme="minorHAnsi"/>
        </w:rPr>
        <w:t xml:space="preserve">. </w:t>
      </w:r>
      <w:r w:rsidR="007F6B46" w:rsidRPr="00A6067F">
        <w:rPr>
          <w:rFonts w:eastAsia="Times New Roman" w:cstheme="minorHAnsi"/>
        </w:rPr>
        <w:t xml:space="preserve">A complete list of the HMIS data elements and fields relevant to the </w:t>
      </w:r>
      <w:r w:rsidR="0016181E" w:rsidRPr="00A6067F">
        <w:rPr>
          <w:rFonts w:eastAsia="Times New Roman" w:cstheme="minorHAnsi"/>
        </w:rPr>
        <w:t>LSA upload</w:t>
      </w:r>
      <w:r w:rsidR="007F6B46" w:rsidRPr="00A6067F">
        <w:rPr>
          <w:rFonts w:eastAsia="Times New Roman" w:cstheme="minorHAnsi"/>
        </w:rPr>
        <w:t xml:space="preserve"> is included in </w:t>
      </w:r>
      <w:r w:rsidR="007A112B">
        <w:rPr>
          <w:rFonts w:eastAsia="Times New Roman" w:cstheme="minorHAnsi"/>
        </w:rPr>
        <w:t>S</w:t>
      </w:r>
      <w:r w:rsidR="007F6B46" w:rsidRPr="00A6067F">
        <w:rPr>
          <w:rFonts w:eastAsia="Times New Roman" w:cstheme="minorHAnsi"/>
        </w:rPr>
        <w:t xml:space="preserve">ection </w:t>
      </w:r>
      <w:r w:rsidR="00132A68">
        <w:rPr>
          <w:rFonts w:eastAsia="Times New Roman" w:cstheme="minorHAnsi"/>
        </w:rPr>
        <w:t>2,</w:t>
      </w:r>
      <w:r w:rsidR="00132A68" w:rsidRPr="00A6067F">
        <w:rPr>
          <w:rFonts w:eastAsia="Times New Roman" w:cstheme="minorHAnsi"/>
        </w:rPr>
        <w:t xml:space="preserve"> </w:t>
      </w:r>
      <w:r w:rsidR="0002698D" w:rsidRPr="00A6067F">
        <w:rPr>
          <w:rFonts w:eastAsia="Times New Roman" w:cstheme="minorHAnsi"/>
        </w:rPr>
        <w:t>LSA</w:t>
      </w:r>
      <w:r w:rsidR="007F6B46" w:rsidRPr="00A6067F">
        <w:rPr>
          <w:rFonts w:eastAsia="Times New Roman" w:cstheme="minorHAnsi"/>
        </w:rPr>
        <w:t xml:space="preserve"> Data Universe</w:t>
      </w:r>
      <w:r w:rsidR="004873DC">
        <w:rPr>
          <w:rFonts w:eastAsia="Times New Roman" w:cstheme="minorHAnsi"/>
        </w:rPr>
        <w:t xml:space="preserve">. </w:t>
      </w:r>
    </w:p>
    <w:p w14:paraId="7108B315" w14:textId="16451D8B" w:rsidR="007F6B46" w:rsidRPr="00A6067F" w:rsidRDefault="118D5271">
      <w:r w:rsidRPr="118D5271">
        <w:rPr>
          <w:rStyle w:val="Strong"/>
        </w:rPr>
        <w:t>FY 2020 HMIS CSV Format Specifications v1.7</w:t>
      </w:r>
      <w:r>
        <w:t>(</w:t>
      </w:r>
      <w:hyperlink r:id="rId22" w:history="1">
        <w:r w:rsidRPr="00370C39">
          <w:rPr>
            <w:rStyle w:val="Hyperlink"/>
          </w:rPr>
          <w:t>HMIS CSV</w:t>
        </w:r>
      </w:hyperlink>
      <w:r>
        <w:t>) – Descriptions of LSA business logic reference HMIS fields using the column names of the HMIS CSV</w:t>
      </w:r>
      <w:r w:rsidR="004873DC">
        <w:t xml:space="preserve">. </w:t>
      </w:r>
    </w:p>
    <w:p w14:paraId="0ED43582" w14:textId="4A75AA7F" w:rsidR="007F6B46" w:rsidRPr="00A6067F" w:rsidRDefault="007F6B46" w:rsidP="00094BE2">
      <w:pPr>
        <w:rPr>
          <w:rFonts w:eastAsia="Times New Roman" w:cstheme="minorHAnsi"/>
        </w:rPr>
      </w:pPr>
      <w:r w:rsidRPr="00655B0F">
        <w:rPr>
          <w:rStyle w:val="Strong"/>
        </w:rPr>
        <w:t>Notice for Housing Inventory Count (HIC) and Point-in-Time (PIT) Data Collection for Continuum of Care (CoC) Program and the Emergency Solutions Grants (ESG) Program</w:t>
      </w:r>
      <w:r w:rsidRPr="00A6067F">
        <w:rPr>
          <w:rFonts w:eastAsia="Times New Roman" w:cstheme="minorHAnsi"/>
        </w:rPr>
        <w:t xml:space="preserve"> (</w:t>
      </w:r>
      <w:hyperlink r:id="rId23" w:history="1">
        <w:r w:rsidRPr="008162B6">
          <w:rPr>
            <w:rStyle w:val="Hyperlink"/>
          </w:rPr>
          <w:t>HIC/PIT Notice</w:t>
        </w:r>
      </w:hyperlink>
      <w:r w:rsidRPr="00A6067F">
        <w:rPr>
          <w:rFonts w:eastAsia="Times New Roman" w:cstheme="minorHAnsi"/>
        </w:rPr>
        <w:t>)</w:t>
      </w:r>
    </w:p>
    <w:p w14:paraId="33DEB6F3" w14:textId="77777777" w:rsidR="0039776A" w:rsidRDefault="0039776A" w:rsidP="009336C4">
      <w:pPr>
        <w:pStyle w:val="Heading3"/>
      </w:pPr>
      <w:bookmarkStart w:id="330" w:name="_Toc497116390"/>
      <w:bookmarkStart w:id="331" w:name="_Toc498527178"/>
      <w:bookmarkStart w:id="332" w:name="_Toc499292016"/>
      <w:bookmarkStart w:id="333"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722600" w:rsidRDefault="00722600"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722600" w:rsidRDefault="00722600"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 xml:space="preserve">are referenced using HMIS CSV file names with an </w:t>
            </w:r>
            <w:proofErr w:type="spellStart"/>
            <w:r w:rsidRPr="008705FF">
              <w:rPr>
                <w:rFonts w:cstheme="minorHAnsi"/>
              </w:rPr>
              <w:t>hmis</w:t>
            </w:r>
            <w:proofErr w:type="spellEnd"/>
            <w:r w:rsidRPr="008705FF">
              <w:rPr>
                <w:rFonts w:cstheme="minorHAnsi"/>
              </w:rPr>
              <w:t>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lastRenderedPageBreak/>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722600" w:rsidRDefault="00722600"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722600" w:rsidRDefault="00722600"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722600" w:rsidRDefault="00722600"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722600" w:rsidRDefault="00722600"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722600" w:rsidRDefault="00722600"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722600" w:rsidRDefault="00722600"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334" w:name="_Toc37849733"/>
      <w:bookmarkStart w:id="335" w:name="_Toc38030508"/>
      <w:bookmarkEnd w:id="330"/>
      <w:bookmarkEnd w:id="331"/>
      <w:bookmarkEnd w:id="332"/>
      <w:bookmarkEnd w:id="333"/>
      <w:r w:rsidRPr="0036072B">
        <w:t>Definitions/Acronyms</w:t>
      </w:r>
      <w:bookmarkEnd w:id="334"/>
      <w:bookmarkEnd w:id="335"/>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w:t>
      </w:r>
      <w:proofErr w:type="gramStart"/>
      <w:r w:rsidRPr="00A6067F">
        <w:t>period of time</w:t>
      </w:r>
      <w:proofErr w:type="gramEnd"/>
      <w:r w:rsidRPr="00A6067F">
        <w:t xml:space="preserve"> that defines a cohort (e.g</w:t>
      </w:r>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67226821"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Demographics for clients served in ES, SH, and TH are reported in a single ES/SH/TH (or EST) project group</w:t>
      </w:r>
      <w:r w:rsidR="004873DC">
        <w:t xml:space="preserve">. </w:t>
      </w:r>
      <w:r w:rsidRPr="00A6067F">
        <w:t xml:space="preserve">ES clients are considered to be experiencing homelessness while enrolled; any date between ES project entry and the day prior to exit is included in counts of days in ES/SH or on the street for </w:t>
      </w:r>
      <w:r w:rsidRPr="00A6067F">
        <w:lastRenderedPageBreak/>
        <w:t xml:space="preserve">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‘Client doesn’t know (8), ‘Client refused’ (9), and ‘Data not collected (99) are not informational; 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lastRenderedPageBreak/>
        <w:t>Report period</w:t>
      </w:r>
      <w:r w:rsidRPr="00655B0F">
        <w:rPr>
          <w:b/>
        </w:rPr>
        <w:t xml:space="preserve"> </w:t>
      </w:r>
      <w:r w:rsidRPr="00A6067F">
        <w:t xml:space="preserve">– The </w:t>
      </w:r>
      <w:proofErr w:type="gramStart"/>
      <w:r w:rsidRPr="00A6067F">
        <w:t>period of time</w:t>
      </w:r>
      <w:proofErr w:type="gramEnd"/>
      <w:r w:rsidRPr="00A6067F">
        <w:t xml:space="preserve"> between the report start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5AAA3ED4"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Demographics for clients served in ES, SH, and TH are reported in a single ES/SH/TH (or EST) project group</w:t>
      </w:r>
      <w:r w:rsidR="004873DC">
        <w:t xml:space="preserve">. </w:t>
      </w:r>
      <w:r w:rsidRPr="00A6067F">
        <w:t xml:space="preserve">All SH clients are considered to be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61546094"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Demographics for clients served in ES, SH, and TH clients are reported in a single ES/SH/TH (or EST) project group</w:t>
      </w:r>
      <w:r w:rsidR="004873DC">
        <w:t xml:space="preserve">. </w:t>
      </w:r>
      <w:r w:rsidRPr="00A6067F">
        <w:t>All TH clients are considered to be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77777777" w:rsidR="009F00E9" w:rsidRPr="00C52062" w:rsidRDefault="009F00E9" w:rsidP="009F00E9">
      <w:pPr>
        <w:pStyle w:val="Heading1"/>
      </w:pPr>
      <w:bookmarkStart w:id="336" w:name="_Toc37849734"/>
      <w:bookmarkStart w:id="337" w:name="_Toc38030509"/>
      <w:r w:rsidRPr="00C52062">
        <w:lastRenderedPageBreak/>
        <w:t>HDX 2.0 Upload</w:t>
      </w:r>
      <w:bookmarkEnd w:id="336"/>
      <w:bookmarkEnd w:id="337"/>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338" w:name="_Toc37849735"/>
      <w:bookmarkStart w:id="339" w:name="_Toc38030510"/>
      <w:r>
        <w:t>Project.csv</w:t>
      </w:r>
      <w:bookmarkEnd w:id="338"/>
      <w:bookmarkEnd w:id="339"/>
    </w:p>
    <w:p w14:paraId="6E2A71ED" w14:textId="541F8EE1"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during the report period</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340" w:name="_Toc37849736"/>
      <w:bookmarkStart w:id="341" w:name="_Toc38030511"/>
      <w:r>
        <w:t>Organization.csv</w:t>
      </w:r>
      <w:bookmarkEnd w:id="340"/>
      <w:bookmarkEnd w:id="341"/>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It is referenced as lsa_Organization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lsa_Organization</w:t>
        </w:r>
      </w:hyperlink>
      <w:r>
        <w:t>.</w:t>
      </w:r>
    </w:p>
    <w:p w14:paraId="3FF6633A" w14:textId="77777777" w:rsidR="009F00E9" w:rsidRDefault="009F00E9" w:rsidP="009F00E9">
      <w:pPr>
        <w:pStyle w:val="Heading2"/>
      </w:pPr>
      <w:bookmarkStart w:id="342" w:name="_Toc37849737"/>
      <w:bookmarkStart w:id="343" w:name="_Toc38030512"/>
      <w:r>
        <w:t>Funder.csv</w:t>
      </w:r>
      <w:bookmarkEnd w:id="342"/>
      <w:bookmarkEnd w:id="343"/>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344" w:name="_Toc37849738"/>
      <w:bookmarkStart w:id="345" w:name="_Toc38030513"/>
      <w:r>
        <w:t>ProjectCoC.csv</w:t>
      </w:r>
      <w:bookmarkEnd w:id="344"/>
      <w:bookmarkEnd w:id="345"/>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r w:rsidRPr="00146368">
        <w:rPr>
          <w:u w:val="single"/>
        </w:rPr>
        <w:t>ReportCoC</w:t>
      </w:r>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.csv Records / lsa_</w:t>
        </w:r>
        <w:r w:rsidRPr="00BA77AD">
          <w:rPr>
            <w:rStyle w:val="Hyperlink"/>
          </w:rPr>
          <w:t>ProjectCoC</w:t>
        </w:r>
      </w:hyperlink>
      <w:r>
        <w:t xml:space="preserve"> .</w:t>
      </w:r>
    </w:p>
    <w:p w14:paraId="24BE30B0" w14:textId="77777777" w:rsidR="009F00E9" w:rsidRDefault="009F00E9" w:rsidP="009F00E9">
      <w:pPr>
        <w:pStyle w:val="Heading2"/>
      </w:pPr>
      <w:bookmarkStart w:id="346" w:name="_Toc37849739"/>
      <w:bookmarkStart w:id="347" w:name="_Toc38030514"/>
      <w:r>
        <w:t>Inventory.csv</w:t>
      </w:r>
      <w:bookmarkEnd w:id="346"/>
      <w:bookmarkEnd w:id="347"/>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348" w:name="_Toc37849740"/>
      <w:bookmarkStart w:id="349" w:name="_Toc38030515"/>
      <w:r w:rsidRPr="00107D01">
        <w:t>LSAReport.csv</w:t>
      </w:r>
      <w:bookmarkEnd w:id="348"/>
      <w:bookmarkEnd w:id="349"/>
    </w:p>
    <w:p w14:paraId="3C30494C" w14:textId="11CA1D79" w:rsidR="009F00E9" w:rsidRDefault="009F00E9" w:rsidP="009F00E9">
      <w:r w:rsidRPr="00A6067F">
        <w:rPr>
          <w:rFonts w:cstheme="minorHAnsi"/>
        </w:rPr>
        <w:t xml:space="preserve">LSAReport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722600"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722600"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LSAReport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350" w:name="_Toc37973097"/>
      <w:bookmarkStart w:id="351" w:name="_Toc37973652"/>
      <w:bookmarkStart w:id="352" w:name="_Toc37974203"/>
      <w:bookmarkStart w:id="353" w:name="_Toc37974755"/>
      <w:bookmarkStart w:id="354" w:name="_Toc37849741"/>
      <w:bookmarkStart w:id="355" w:name="_Toc38030516"/>
      <w:bookmarkEnd w:id="350"/>
      <w:bookmarkEnd w:id="351"/>
      <w:bookmarkEnd w:id="352"/>
      <w:bookmarkEnd w:id="353"/>
      <w:r w:rsidRPr="00107D01">
        <w:t>LSAPerson.csv</w:t>
      </w:r>
      <w:bookmarkEnd w:id="354"/>
      <w:bookmarkEnd w:id="355"/>
    </w:p>
    <w:p w14:paraId="1E114195" w14:textId="160500DF" w:rsidR="009F00E9" w:rsidRPr="00A6067F" w:rsidRDefault="009F00E9" w:rsidP="009F00E9">
      <w:pPr>
        <w:rPr>
          <w:rFonts w:cstheme="minorHAnsi"/>
        </w:rPr>
      </w:pPr>
      <w:r w:rsidRPr="00A6067F">
        <w:rPr>
          <w:rFonts w:cstheme="minorHAnsi"/>
        </w:rPr>
        <w:t xml:space="preserve">LSAPerson contains </w:t>
      </w:r>
      <w:r>
        <w:rPr>
          <w:rFonts w:cstheme="minorHAnsi"/>
        </w:rPr>
        <w:t>55</w:t>
      </w:r>
      <w:r w:rsidRPr="00A6067F">
        <w:rPr>
          <w:rFonts w:cstheme="minorHAnsi"/>
        </w:rPr>
        <w:t xml:space="preserve"> 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356" w:name="_Toc37849742"/>
      <w:bookmarkStart w:id="357" w:name="_Toc38030517"/>
      <w:r w:rsidRPr="00914087">
        <w:t>LSAHousehold.csv</w:t>
      </w:r>
      <w:bookmarkEnd w:id="356"/>
      <w:bookmarkEnd w:id="357"/>
    </w:p>
    <w:p w14:paraId="503190AB" w14:textId="77777777" w:rsidR="009F00E9" w:rsidRPr="00A6067F" w:rsidRDefault="009F00E9" w:rsidP="009F00E9">
      <w:proofErr w:type="spellStart"/>
      <w:r w:rsidRPr="00A6067F">
        <w:t>LSAHousehold</w:t>
      </w:r>
      <w:proofErr w:type="spellEnd"/>
      <w:r w:rsidRPr="00A6067F">
        <w:t xml:space="preserve">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proofErr w:type="spellStart"/>
        <w:r w:rsidRPr="004568FC">
          <w:rPr>
            <w:rStyle w:val="Hyperlink"/>
            <w:rFonts w:cstheme="minorHAnsi"/>
          </w:rPr>
          <w:t>LS</w:t>
        </w:r>
        <w:r>
          <w:rPr>
            <w:rStyle w:val="Hyperlink"/>
            <w:rFonts w:cstheme="minorHAnsi"/>
          </w:rPr>
          <w:t>AHousehold</w:t>
        </w:r>
        <w:proofErr w:type="spellEnd"/>
      </w:hyperlink>
      <w:r>
        <w:rPr>
          <w:rFonts w:cstheme="minorHAnsi"/>
        </w:rPr>
        <w:t>.</w:t>
      </w:r>
    </w:p>
    <w:p w14:paraId="029FD061" w14:textId="77777777" w:rsidR="009F00E9" w:rsidRPr="00C52062" w:rsidRDefault="009F00E9" w:rsidP="009F00E9">
      <w:pPr>
        <w:pStyle w:val="Heading2"/>
        <w:ind w:left="900" w:hanging="900"/>
      </w:pPr>
      <w:bookmarkStart w:id="358" w:name="_Toc37849743"/>
      <w:bookmarkStart w:id="359" w:name="_Toc38030518"/>
      <w:r>
        <w:t>LSAExit</w:t>
      </w:r>
      <w:r w:rsidRPr="00C52062">
        <w:t>.csv</w:t>
      </w:r>
      <w:bookmarkEnd w:id="358"/>
      <w:bookmarkEnd w:id="359"/>
    </w:p>
    <w:p w14:paraId="4809C0F4" w14:textId="13300345" w:rsidR="009F00E9" w:rsidRDefault="009F00E9" w:rsidP="009F00E9">
      <w:pPr>
        <w:rPr>
          <w:rFonts w:cstheme="minorHAnsi"/>
        </w:rPr>
      </w:pPr>
      <w:r w:rsidRPr="00A6067F">
        <w:rPr>
          <w:rFonts w:cstheme="minorHAnsi"/>
        </w:rPr>
        <w:t xml:space="preserve">LSAExit contains 16 columns of information, plus the </w:t>
      </w:r>
      <w:r w:rsidRPr="00655B0F">
        <w:rPr>
          <w:b/>
        </w:rPr>
        <w:t>ReportID</w:t>
      </w:r>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 xml:space="preserve">Unlike </w:t>
      </w:r>
      <w:proofErr w:type="spellStart"/>
      <w:r>
        <w:rPr>
          <w:rFonts w:cstheme="minorHAnsi"/>
        </w:rPr>
        <w:t>LSAHousehold</w:t>
      </w:r>
      <w:proofErr w:type="spellEnd"/>
      <w:r>
        <w:rPr>
          <w:rFonts w:cstheme="minorHAnsi"/>
        </w:rPr>
        <w:t>,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360" w:name="_Toc37849744"/>
      <w:bookmarkStart w:id="361" w:name="_Toc38030519"/>
      <w:r>
        <w:t>LSACalculated</w:t>
      </w:r>
      <w:r w:rsidRPr="00C52062">
        <w:t>.csv</w:t>
      </w:r>
      <w:bookmarkEnd w:id="360"/>
      <w:bookmarkEnd w:id="361"/>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77777777" w:rsidR="009F00E9" w:rsidRPr="00A6067F" w:rsidRDefault="009F00E9" w:rsidP="009F00E9">
      <w:pPr>
        <w:rPr>
          <w:rFonts w:cstheme="minorHAnsi"/>
        </w:rPr>
      </w:pPr>
      <w:r w:rsidRPr="00A6067F">
        <w:rPr>
          <w:rFonts w:cstheme="minorHAnsi"/>
        </w:rPr>
        <w:t xml:space="preserve">It is also used for counts of persons, households, and </w:t>
      </w:r>
      <w:proofErr w:type="spellStart"/>
      <w:r w:rsidRPr="00A6067F">
        <w:rPr>
          <w:rFonts w:cstheme="minorHAnsi"/>
        </w:rPr>
        <w:t>bednights</w:t>
      </w:r>
      <w:proofErr w:type="spellEnd"/>
      <w:r w:rsidRPr="00A6067F">
        <w:rPr>
          <w:rFonts w:cstheme="minorHAnsi"/>
        </w:rPr>
        <w:t>, including:</w:t>
      </w:r>
    </w:p>
    <w:p w14:paraId="7EF9FD7F" w14:textId="77777777" w:rsidR="009F00E9" w:rsidRPr="00430843" w:rsidRDefault="009F00E9" w:rsidP="009F00E9">
      <w:pPr>
        <w:pStyle w:val="ListParagraph"/>
      </w:pPr>
      <w:r w:rsidRPr="00430843">
        <w:t>Project-level counts of households and clients active at any point in the report period and on four specific dates during the report period; and</w:t>
      </w:r>
    </w:p>
    <w:p w14:paraId="577EFC94" w14:textId="77777777" w:rsidR="009F00E9" w:rsidRPr="00C51FE1" w:rsidRDefault="009F00E9" w:rsidP="009F00E9">
      <w:pPr>
        <w:pStyle w:val="ListParagraph"/>
      </w:pPr>
      <w:r w:rsidRPr="00C51FE1">
        <w:t xml:space="preserve">Project-level counts of total </w:t>
      </w:r>
      <w:proofErr w:type="spellStart"/>
      <w:r w:rsidRPr="00C51FE1">
        <w:t>bednights</w:t>
      </w:r>
      <w:proofErr w:type="spellEnd"/>
      <w:r w:rsidRPr="00C51FE1">
        <w:t xml:space="preserve"> in the report period.</w:t>
      </w:r>
    </w:p>
    <w:p w14:paraId="3DAC94F4" w14:textId="7428907E" w:rsidR="009F00E9" w:rsidRDefault="009F00E9" w:rsidP="00311316">
      <w:pPr>
        <w:rPr>
          <w:ins w:id="362" w:author="Molly McEvilley" w:date="2020-08-20T06:27:00Z"/>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del w:id="363" w:author="Molly McEvilley" w:date="2020-08-20T07:51:00Z">
        <w:r w:rsidDel="00311316">
          <w:delText>As in LSAHousehold, LSAPerson, and LSAExit,</w:delText>
        </w:r>
        <w:r w:rsidDel="00311316">
          <w:rPr>
            <w:rFonts w:cstheme="minorHAnsi"/>
          </w:rPr>
          <w:delText xml:space="preserve"> </w:delText>
        </w:r>
      </w:del>
      <w:del w:id="364" w:author="Molly McEvilley" w:date="2020-08-20T06:26:00Z">
        <w:r w:rsidDel="00A431CC">
          <w:rPr>
            <w:rFonts w:cstheme="minorHAnsi"/>
          </w:rPr>
          <w:delText>c</w:delText>
        </w:r>
      </w:del>
      <w:del w:id="365" w:author="Molly McEvilley" w:date="2020-08-20T06:27:00Z">
        <w:r w:rsidDel="00A431CC">
          <w:rPr>
            <w:rFonts w:cstheme="minorHAnsi"/>
          </w:rPr>
          <w:delText>ounts are only included if they are greater than zero</w:delText>
        </w:r>
      </w:del>
      <w:del w:id="366" w:author="Molly McEvilley" w:date="2020-08-20T06:21:00Z">
        <w:r w:rsidDel="00FC6D5E">
          <w:rPr>
            <w:rFonts w:cstheme="minorHAnsi"/>
          </w:rPr>
          <w:delText xml:space="preserve">, but the </w:delText>
        </w:r>
        <w:r w:rsidRPr="006E5BB9" w:rsidDel="00FC6D5E">
          <w:rPr>
            <w:rFonts w:cstheme="minorHAnsi"/>
            <w:b/>
            <w:bCs/>
          </w:rPr>
          <w:delText>Value</w:delText>
        </w:r>
        <w:r w:rsidDel="00FC6D5E">
          <w:rPr>
            <w:rFonts w:cstheme="minorHAnsi"/>
          </w:rPr>
          <w:delText xml:space="preserve"> for an average may be zero</w:delText>
        </w:r>
        <w:r w:rsidR="004873DC" w:rsidDel="00FC6D5E">
          <w:rPr>
            <w:rFonts w:cstheme="minorHAnsi"/>
          </w:rPr>
          <w:delText>.</w:delText>
        </w:r>
      </w:del>
      <w:del w:id="367" w:author="Molly McEvilley" w:date="2020-08-20T06:22:00Z">
        <w:r w:rsidR="004873DC" w:rsidDel="00FC6D5E">
          <w:rPr>
            <w:rFonts w:cstheme="minorHAnsi"/>
          </w:rPr>
          <w:delText xml:space="preserve"> </w:delText>
        </w:r>
      </w:del>
    </w:p>
    <w:p w14:paraId="7772809A" w14:textId="7EBC909F" w:rsidR="00A431CC" w:rsidRPr="00A6067F" w:rsidDel="00A431CC" w:rsidRDefault="00A431CC" w:rsidP="009F00E9">
      <w:pPr>
        <w:rPr>
          <w:del w:id="368" w:author="Molly McEvilley" w:date="2020-08-20T06:27:00Z"/>
          <w:rFonts w:cstheme="minorHAnsi"/>
        </w:rPr>
      </w:pPr>
    </w:p>
    <w:p w14:paraId="20DB30A8" w14:textId="4229F81C" w:rsidR="009F00E9" w:rsidRPr="00A6067F" w:rsidRDefault="009F00E9" w:rsidP="009F00E9">
      <w:pPr>
        <w:rPr>
          <w:rFonts w:cstheme="minorHAnsi"/>
        </w:rPr>
      </w:pPr>
      <w:r>
        <w:rPr>
          <w:rFonts w:cstheme="minorHAnsi"/>
        </w:rPr>
        <w:t xml:space="preserve">See </w:t>
      </w:r>
      <w:hyperlink w:anchor="_HMIS_Business_Logic:_6" w:history="1">
        <w:r w:rsidR="008B6EFB" w:rsidRPr="00AE2F51">
          <w:rPr>
            <w:rStyle w:val="Hyperlink"/>
            <w:rFonts w:cstheme="minorHAnsi"/>
          </w:rPr>
          <w:t>Section 8</w:t>
        </w:r>
        <w:r w:rsidR="004873DC">
          <w:rPr>
            <w:rStyle w:val="Hyperlink"/>
            <w:rFonts w:cstheme="minorHAnsi"/>
          </w:rPr>
          <w:t xml:space="preserve">. </w:t>
        </w:r>
        <w:r w:rsidR="008B6EFB" w:rsidRPr="00AE2F51">
          <w:rPr>
            <w:rStyle w:val="Hyperlink"/>
            <w:rFonts w:cstheme="minorHAnsi"/>
          </w:rPr>
          <w:t>HMIS Business Logic:</w:t>
        </w:r>
        <w:r w:rsidR="005A642F">
          <w:rPr>
            <w:rStyle w:val="Hyperlink"/>
            <w:rFonts w:cstheme="minorHAnsi"/>
          </w:rPr>
          <w:t xml:space="preserve"> </w:t>
        </w:r>
        <w:proofErr w:type="spellStart"/>
        <w:r w:rsidR="008B6EFB" w:rsidRPr="00AE2F51">
          <w:rPr>
            <w:rStyle w:val="Hyperlink"/>
            <w:rFonts w:cstheme="minorHAnsi"/>
          </w:rPr>
          <w:t>LSACalculated</w:t>
        </w:r>
        <w:proofErr w:type="spellEnd"/>
      </w:hyperlink>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709D322F" w:rsidR="008E455B" w:rsidRDefault="00D87EAD" w:rsidP="005904C6">
      <w:pPr>
        <w:pStyle w:val="Heading1"/>
      </w:pPr>
      <w:bookmarkStart w:id="369" w:name="_Toc37849745"/>
      <w:bookmarkStart w:id="370" w:name="_Toc38030520"/>
      <w:bookmarkEnd w:id="2"/>
      <w:r>
        <w:lastRenderedPageBreak/>
        <w:t>HMIS Business Logic</w:t>
      </w:r>
      <w:r w:rsidR="000365D7">
        <w:t>: Core Concepts</w:t>
      </w:r>
      <w:bookmarkEnd w:id="369"/>
      <w:bookmarkEnd w:id="370"/>
    </w:p>
    <w:p w14:paraId="4EAC981B" w14:textId="1F84BC95" w:rsidR="00723E5E" w:rsidRDefault="00723E5E" w:rsidP="00723E5E">
      <w:r>
        <w:t xml:space="preserve">The universe of HMIS project, client, and enrollment data used to generate the LSA is </w:t>
      </w:r>
      <w:proofErr w:type="gramStart"/>
      <w:r>
        <w:t>very broad</w:t>
      </w:r>
      <w:proofErr w:type="gramEnd"/>
      <w:r>
        <w:t xml:space="preserve">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722600" w:rsidRPr="00C5485D" w:rsidRDefault="00722600"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722600" w:rsidRDefault="00722600" w:rsidP="00DF48A5">
                                  <w:pPr>
                                    <w:pStyle w:val="NoSpacing"/>
                                  </w:pPr>
                                  <w:r>
                                    <w:t>PersonalID</w:t>
                                  </w:r>
                                </w:p>
                                <w:p w14:paraId="1F4F4033" w14:textId="77777777" w:rsidR="00722600" w:rsidRDefault="00722600" w:rsidP="00DF48A5">
                                  <w:pPr>
                                    <w:pStyle w:val="NoSpacing"/>
                                  </w:pPr>
                                  <w:r>
                                    <w:t>SSN</w:t>
                                  </w:r>
                                </w:p>
                                <w:p w14:paraId="3E5E9DC6" w14:textId="77777777" w:rsidR="00722600" w:rsidRDefault="00722600" w:rsidP="00DF48A5">
                                  <w:pPr>
                                    <w:pStyle w:val="NoSpacing"/>
                                  </w:pPr>
                                  <w:r>
                                    <w:t>SSNDataQuality</w:t>
                                  </w:r>
                                </w:p>
                                <w:p w14:paraId="4ED78614" w14:textId="77777777" w:rsidR="00722600" w:rsidRDefault="00722600" w:rsidP="00DF48A5">
                                  <w:pPr>
                                    <w:pStyle w:val="NoSpacing"/>
                                  </w:pPr>
                                  <w:r>
                                    <w:t>DOB</w:t>
                                  </w:r>
                                </w:p>
                                <w:p w14:paraId="3D3F7C3E" w14:textId="77777777" w:rsidR="00722600" w:rsidRDefault="00722600" w:rsidP="00DF48A5">
                                  <w:pPr>
                                    <w:pStyle w:val="NoSpacing"/>
                                  </w:pPr>
                                  <w:r>
                                    <w:t>DOBDataQuality</w:t>
                                  </w:r>
                                </w:p>
                                <w:p w14:paraId="478E1B3C" w14:textId="77777777" w:rsidR="00722600" w:rsidRDefault="00722600" w:rsidP="00DF48A5">
                                  <w:pPr>
                                    <w:pStyle w:val="NoSpacing"/>
                                  </w:pPr>
                                  <w:r>
                                    <w:t>Gender</w:t>
                                  </w:r>
                                </w:p>
                                <w:p w14:paraId="31B795EE" w14:textId="77777777" w:rsidR="00722600" w:rsidRDefault="00722600" w:rsidP="00DF48A5">
                                  <w:pPr>
                                    <w:pStyle w:val="NoSpacing"/>
                                  </w:pPr>
                                  <w:r>
                                    <w:t>Race</w:t>
                                  </w:r>
                                </w:p>
                                <w:p w14:paraId="6AFF89B9" w14:textId="77777777" w:rsidR="00722600" w:rsidRDefault="00722600" w:rsidP="00DF48A5">
                                  <w:pPr>
                                    <w:pStyle w:val="NoSpacing"/>
                                  </w:pPr>
                                  <w:r>
                                    <w:t>Ethnicity</w:t>
                                  </w:r>
                                </w:p>
                                <w:p w14:paraId="68537C3C" w14:textId="217B6B95" w:rsidR="00722600" w:rsidDel="00F56411" w:rsidRDefault="00722600" w:rsidP="00DF48A5">
                                  <w:pPr>
                                    <w:pStyle w:val="NoSpacing"/>
                                    <w:rPr>
                                      <w:del w:id="371" w:author="Molly McEvilley" w:date="2020-09-03T05:45:00Z"/>
                                    </w:rPr>
                                  </w:pPr>
                                  <w:r>
                                    <w:t>VeteranStatus</w:t>
                                  </w:r>
                                </w:p>
                                <w:p w14:paraId="673DB4EF" w14:textId="29414681" w:rsidR="00722600" w:rsidDel="00F56411" w:rsidRDefault="00722600" w:rsidP="00DF48A5">
                                  <w:pPr>
                                    <w:pStyle w:val="NoSpacing"/>
                                    <w:rPr>
                                      <w:del w:id="372" w:author="Molly McEvilley" w:date="2020-09-03T05:45:00Z"/>
                                    </w:rPr>
                                  </w:pPr>
                                  <w:del w:id="373" w:author="Molly McEvilley" w:date="2020-09-03T05:45:00Z">
                                    <w:r w:rsidDel="00F56411">
                                      <w:delText>DateDeleted</w:delText>
                                    </w:r>
                                  </w:del>
                                </w:p>
                                <w:p w14:paraId="16DAE988" w14:textId="77777777" w:rsidR="00722600" w:rsidRDefault="00722600" w:rsidP="00DF48A5">
                                  <w:pPr>
                                    <w:pStyle w:val="NoSpacing"/>
                                  </w:pP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722600" w:rsidRPr="00C5485D" w:rsidRDefault="00722600"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722600" w:rsidRDefault="00722600" w:rsidP="00DF48A5">
                                  <w:pPr>
                                    <w:pStyle w:val="NoSpacing"/>
                                  </w:pPr>
                                  <w:r>
                                    <w:t>EnrollmentID</w:t>
                                  </w:r>
                                </w:p>
                                <w:p w14:paraId="3403798E" w14:textId="77777777" w:rsidR="00722600" w:rsidRDefault="00722600" w:rsidP="00DF48A5">
                                  <w:pPr>
                                    <w:pStyle w:val="NoSpacing"/>
                                  </w:pPr>
                                  <w:r>
                                    <w:t>PersonalID</w:t>
                                  </w:r>
                                </w:p>
                                <w:p w14:paraId="045AFC21" w14:textId="77777777" w:rsidR="00722600" w:rsidRDefault="00722600" w:rsidP="00DF48A5">
                                  <w:pPr>
                                    <w:pStyle w:val="NoSpacing"/>
                                  </w:pPr>
                                  <w:r>
                                    <w:t>ProjectID</w:t>
                                  </w:r>
                                </w:p>
                                <w:p w14:paraId="318732AA" w14:textId="77777777" w:rsidR="00722600" w:rsidRDefault="00722600" w:rsidP="00DF48A5">
                                  <w:pPr>
                                    <w:pStyle w:val="NoSpacing"/>
                                  </w:pPr>
                                  <w:r>
                                    <w:t>EntryDate</w:t>
                                  </w:r>
                                </w:p>
                                <w:p w14:paraId="2AAF71D6" w14:textId="77777777" w:rsidR="00722600" w:rsidRDefault="00722600" w:rsidP="00DF48A5">
                                  <w:pPr>
                                    <w:pStyle w:val="NoSpacing"/>
                                  </w:pPr>
                                  <w:r>
                                    <w:t>HouseholdID</w:t>
                                  </w:r>
                                </w:p>
                                <w:p w14:paraId="27AEDC8F" w14:textId="77777777" w:rsidR="00722600" w:rsidRDefault="00722600" w:rsidP="00DF48A5">
                                  <w:pPr>
                                    <w:pStyle w:val="NoSpacing"/>
                                  </w:pPr>
                                  <w:r>
                                    <w:t>RelationshipToHoH</w:t>
                                  </w:r>
                                </w:p>
                                <w:p w14:paraId="7A502E2A" w14:textId="77777777" w:rsidR="00722600" w:rsidRDefault="00722600" w:rsidP="00DF48A5">
                                  <w:pPr>
                                    <w:pStyle w:val="NoSpacing"/>
                                  </w:pPr>
                                  <w:r>
                                    <w:t>LivingSituation</w:t>
                                  </w:r>
                                </w:p>
                                <w:p w14:paraId="710807C0" w14:textId="77777777" w:rsidR="00722600" w:rsidRDefault="00722600" w:rsidP="00DF48A5">
                                  <w:pPr>
                                    <w:pStyle w:val="NoSpacing"/>
                                  </w:pPr>
                                  <w:r>
                                    <w:t>LengthOfStay</w:t>
                                  </w:r>
                                </w:p>
                                <w:p w14:paraId="5C1E52C0" w14:textId="77777777" w:rsidR="00722600" w:rsidRDefault="00722600" w:rsidP="00DF48A5">
                                  <w:pPr>
                                    <w:pStyle w:val="NoSpacing"/>
                                  </w:pPr>
                                  <w:r>
                                    <w:t xml:space="preserve">PreviousStreetESSH </w:t>
                                  </w:r>
                                </w:p>
                                <w:p w14:paraId="12596F49" w14:textId="77777777" w:rsidR="00722600" w:rsidRDefault="00722600" w:rsidP="00DF48A5">
                                  <w:pPr>
                                    <w:pStyle w:val="NoSpacing"/>
                                  </w:pPr>
                                  <w:r>
                                    <w:t xml:space="preserve">DateToStreetESSH </w:t>
                                  </w:r>
                                </w:p>
                                <w:p w14:paraId="0C0F0DB4" w14:textId="77777777" w:rsidR="00722600" w:rsidRDefault="00722600" w:rsidP="00DF48A5">
                                  <w:pPr>
                                    <w:pStyle w:val="NoSpacing"/>
                                  </w:pPr>
                                  <w:r>
                                    <w:t xml:space="preserve">TimesHomelessPastThreeYears </w:t>
                                  </w:r>
                                </w:p>
                                <w:p w14:paraId="388D5F20" w14:textId="77777777" w:rsidR="00722600" w:rsidRDefault="00722600" w:rsidP="00DF48A5">
                                  <w:pPr>
                                    <w:pStyle w:val="NoSpacing"/>
                                  </w:pPr>
                                  <w:r>
                                    <w:t xml:space="preserve">MonthsHomelessPastThreeYears </w:t>
                                  </w:r>
                                </w:p>
                                <w:p w14:paraId="228712F6" w14:textId="77777777" w:rsidR="00722600" w:rsidRDefault="00722600" w:rsidP="00DF48A5">
                                  <w:pPr>
                                    <w:pStyle w:val="NoSpacing"/>
                                  </w:pPr>
                                  <w:r>
                                    <w:t xml:space="preserve">DisablingCondition </w:t>
                                  </w:r>
                                </w:p>
                                <w:p w14:paraId="32EF3405" w14:textId="1475E5C8" w:rsidR="00722600" w:rsidDel="00346884" w:rsidRDefault="00722600" w:rsidP="00DF48A5">
                                  <w:pPr>
                                    <w:pStyle w:val="NoSpacing"/>
                                    <w:rPr>
                                      <w:del w:id="374" w:author="Molly McEvilley" w:date="2020-09-03T05:46:00Z"/>
                                    </w:rPr>
                                  </w:pPr>
                                  <w:r>
                                    <w:t xml:space="preserve">MoveInDate </w:t>
                                  </w:r>
                                </w:p>
                                <w:p w14:paraId="456B8B22" w14:textId="2C6581E7" w:rsidR="00722600" w:rsidDel="00346884" w:rsidRDefault="00722600" w:rsidP="00DF48A5">
                                  <w:pPr>
                                    <w:pStyle w:val="NoSpacing"/>
                                    <w:rPr>
                                      <w:del w:id="375" w:author="Molly McEvilley" w:date="2020-09-03T05:46:00Z"/>
                                    </w:rPr>
                                  </w:pPr>
                                  <w:del w:id="376" w:author="Molly McEvilley" w:date="2020-09-03T05:46:00Z">
                                    <w:r w:rsidDel="00346884">
                                      <w:delText>DateDeleted</w:delText>
                                    </w:r>
                                  </w:del>
                                </w:p>
                                <w:p w14:paraId="09FCE1B5" w14:textId="77777777" w:rsidR="00722600" w:rsidRDefault="00722600" w:rsidP="00DF48A5">
                                  <w:pPr>
                                    <w:pStyle w:val="NoSpacing"/>
                                  </w:pP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722600" w:rsidRPr="00C5485D" w:rsidRDefault="00722600"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722600" w:rsidRDefault="00722600" w:rsidP="00DF48A5">
                                  <w:pPr>
                                    <w:pStyle w:val="NoSpacing"/>
                                  </w:pPr>
                                  <w:r>
                                    <w:t>EnrollmentID</w:t>
                                  </w:r>
                                </w:p>
                                <w:p w14:paraId="3602C5F3" w14:textId="77777777" w:rsidR="00722600" w:rsidRDefault="00722600" w:rsidP="00DF48A5">
                                  <w:pPr>
                                    <w:pStyle w:val="NoSpacing"/>
                                  </w:pPr>
                                  <w:r>
                                    <w:t>InformationDate</w:t>
                                  </w:r>
                                </w:p>
                                <w:p w14:paraId="2370CD07" w14:textId="77777777" w:rsidR="00722600" w:rsidRDefault="00722600" w:rsidP="00DF48A5">
                                  <w:pPr>
                                    <w:pStyle w:val="NoSpacing"/>
                                  </w:pPr>
                                  <w:r>
                                    <w:t>DomesticViolenceVictim</w:t>
                                  </w:r>
                                </w:p>
                                <w:p w14:paraId="39763F8A" w14:textId="7FF09D6A" w:rsidR="00722600" w:rsidDel="00346884" w:rsidRDefault="00722600">
                                  <w:pPr>
                                    <w:pStyle w:val="NoSpacing"/>
                                    <w:rPr>
                                      <w:del w:id="377" w:author="Molly McEvilley" w:date="2020-09-03T05:47:00Z"/>
                                    </w:rPr>
                                  </w:pPr>
                                  <w:r>
                                    <w:t>CurrentlyFleeing</w:t>
                                  </w:r>
                                </w:p>
                                <w:p w14:paraId="3F50B89F" w14:textId="76771459" w:rsidR="00722600" w:rsidDel="00346884" w:rsidRDefault="00722600">
                                  <w:pPr>
                                    <w:pStyle w:val="NoSpacing"/>
                                    <w:rPr>
                                      <w:del w:id="378" w:author="Molly McEvilley" w:date="2020-09-03T05:47:00Z"/>
                                    </w:rPr>
                                  </w:pPr>
                                  <w:del w:id="379" w:author="Molly McEvilley" w:date="2020-09-03T05:47:00Z">
                                    <w:r w:rsidDel="00346884">
                                      <w:delText>DateDeleted</w:delText>
                                    </w:r>
                                  </w:del>
                                </w:p>
                                <w:p w14:paraId="1BE8A411" w14:textId="77777777" w:rsidR="00722600" w:rsidRDefault="00722600">
                                  <w:pPr>
                                    <w:pStyle w:val="NoSpacing"/>
                                  </w:pPr>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722600" w:rsidRPr="00C5485D" w:rsidRDefault="00722600"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722600" w:rsidRDefault="00722600" w:rsidP="00DF48A5">
                                  <w:pPr>
                                    <w:pStyle w:val="NoSpacing"/>
                                  </w:pPr>
                                  <w:r>
                                    <w:t>EnrollmentID</w:t>
                                  </w:r>
                                </w:p>
                                <w:p w14:paraId="2C168257" w14:textId="77777777" w:rsidR="00722600" w:rsidRDefault="00722600" w:rsidP="00DF48A5">
                                  <w:pPr>
                                    <w:pStyle w:val="NoSpacing"/>
                                  </w:pPr>
                                  <w:r>
                                    <w:t>DateProvided (BedNightDate)</w:t>
                                  </w:r>
                                </w:p>
                                <w:p w14:paraId="76930FE1" w14:textId="51548D92" w:rsidR="00722600" w:rsidDel="00346884" w:rsidRDefault="00722600">
                                  <w:pPr>
                                    <w:pStyle w:val="NoSpacing"/>
                                    <w:rPr>
                                      <w:del w:id="380" w:author="Molly McEvilley" w:date="2020-09-03T05:47:00Z"/>
                                    </w:rPr>
                                  </w:pPr>
                                  <w:r>
                                    <w:t>RecordType</w:t>
                                  </w:r>
                                </w:p>
                                <w:p w14:paraId="3E032231" w14:textId="1B003819" w:rsidR="00722600" w:rsidDel="00346884" w:rsidRDefault="00722600">
                                  <w:pPr>
                                    <w:pStyle w:val="NoSpacing"/>
                                    <w:rPr>
                                      <w:del w:id="381" w:author="Molly McEvilley" w:date="2020-09-03T05:47:00Z"/>
                                    </w:rPr>
                                  </w:pPr>
                                  <w:del w:id="382" w:author="Molly McEvilley" w:date="2020-09-03T05:47:00Z">
                                    <w:r w:rsidDel="00346884">
                                      <w:delText>DateDeleted</w:delText>
                                    </w:r>
                                  </w:del>
                                </w:p>
                                <w:p w14:paraId="28CC3B13" w14:textId="77777777" w:rsidR="00722600" w:rsidRDefault="00722600" w:rsidP="00DF48A5">
                                  <w:pPr>
                                    <w:pStyle w:val="NoSpacing"/>
                                  </w:pPr>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722600" w:rsidRPr="00C5485D" w:rsidRDefault="00722600"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722600" w:rsidRDefault="00722600" w:rsidP="00DF48A5">
                                  <w:pPr>
                                    <w:pStyle w:val="NoSpacing"/>
                                  </w:pPr>
                                  <w:r>
                                    <w:t>EnrollmentID</w:t>
                                  </w:r>
                                </w:p>
                                <w:p w14:paraId="5E1209FF" w14:textId="77777777" w:rsidR="00722600" w:rsidRDefault="00722600" w:rsidP="00DF48A5">
                                  <w:pPr>
                                    <w:pStyle w:val="NoSpacing"/>
                                  </w:pPr>
                                  <w:r>
                                    <w:t>InformationDate</w:t>
                                  </w:r>
                                </w:p>
                                <w:p w14:paraId="751671DF" w14:textId="3665F18E" w:rsidR="00722600" w:rsidDel="00346884" w:rsidRDefault="00722600" w:rsidP="00DF48A5">
                                  <w:pPr>
                                    <w:pStyle w:val="NoSpacing"/>
                                    <w:rPr>
                                      <w:del w:id="383" w:author="Molly McEvilley" w:date="2020-09-03T05:47:00Z"/>
                                    </w:rPr>
                                  </w:pPr>
                                  <w:r>
                                    <w:t>CoCCode</w:t>
                                  </w:r>
                                </w:p>
                                <w:p w14:paraId="5935B41D" w14:textId="0D3E9EFC" w:rsidR="00722600" w:rsidDel="00346884" w:rsidRDefault="00722600" w:rsidP="00DF48A5">
                                  <w:pPr>
                                    <w:pStyle w:val="NoSpacing"/>
                                    <w:rPr>
                                      <w:del w:id="384" w:author="Molly McEvilley" w:date="2020-09-03T05:46:00Z"/>
                                    </w:rPr>
                                  </w:pPr>
                                  <w:del w:id="385" w:author="Molly McEvilley" w:date="2020-09-03T05:46:00Z">
                                    <w:r w:rsidDel="00346884">
                                      <w:delText>DateDeleted</w:delText>
                                    </w:r>
                                  </w:del>
                                </w:p>
                                <w:p w14:paraId="674B77DA" w14:textId="77777777" w:rsidR="00722600" w:rsidRDefault="00722600" w:rsidP="00DF48A5">
                                  <w:pPr>
                                    <w:pStyle w:val="NoSpacing"/>
                                  </w:pP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722600" w:rsidRPr="00C5485D" w:rsidRDefault="00722600"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722600" w:rsidRDefault="00722600" w:rsidP="00DF48A5">
                                  <w:pPr>
                                    <w:pStyle w:val="NoSpacing"/>
                                  </w:pPr>
                                  <w:r>
                                    <w:t>EnrollmentID</w:t>
                                  </w:r>
                                </w:p>
                                <w:p w14:paraId="1FEFD3C8" w14:textId="77777777" w:rsidR="00722600" w:rsidRDefault="00722600" w:rsidP="00DF48A5">
                                  <w:pPr>
                                    <w:pStyle w:val="NoSpacing"/>
                                  </w:pPr>
                                  <w:r>
                                    <w:t>ExitDate</w:t>
                                  </w:r>
                                </w:p>
                                <w:p w14:paraId="4E9C4FE9" w14:textId="7274E8FA" w:rsidR="00722600" w:rsidDel="00346884" w:rsidRDefault="00722600">
                                  <w:pPr>
                                    <w:pStyle w:val="NoSpacing"/>
                                    <w:rPr>
                                      <w:del w:id="386" w:author="Molly McEvilley" w:date="2020-09-03T05:47:00Z"/>
                                    </w:rPr>
                                  </w:pPr>
                                  <w:r>
                                    <w:t>Destination</w:t>
                                  </w:r>
                                </w:p>
                                <w:p w14:paraId="0000F77C" w14:textId="3C7019C3" w:rsidR="00722600" w:rsidDel="00346884" w:rsidRDefault="00722600">
                                  <w:pPr>
                                    <w:pStyle w:val="NoSpacing"/>
                                    <w:rPr>
                                      <w:del w:id="387" w:author="Molly McEvilley" w:date="2020-09-03T05:47:00Z"/>
                                    </w:rPr>
                                  </w:pPr>
                                  <w:del w:id="388" w:author="Molly McEvilley" w:date="2020-09-03T05:47:00Z">
                                    <w:r w:rsidDel="00346884">
                                      <w:delText>DateDeleted</w:delText>
                                    </w:r>
                                  </w:del>
                                </w:p>
                                <w:p w14:paraId="08C81CAE" w14:textId="77777777" w:rsidR="00722600" w:rsidRDefault="00722600" w:rsidP="00DF48A5">
                                  <w:pPr>
                                    <w:pStyle w:val="NoSpacing"/>
                                  </w:pP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722600" w:rsidRPr="00F56411" w:rsidRDefault="00722600">
                                <w:pPr>
                                  <w:pStyle w:val="NoSpacing"/>
                                  <w:rPr>
                                    <w:b/>
                                    <w:bCs/>
                                    <w:rPrChange w:id="389" w:author="Molly McEvilley" w:date="2020-09-03T05:45:00Z">
                                      <w:rPr/>
                                    </w:rPrChange>
                                  </w:rPr>
                                  <w:pPrChange w:id="390" w:author="Molly McEvilley" w:date="2020-09-03T05:45:00Z">
                                    <w:pPr>
                                      <w:widowControl w:val="0"/>
                                    </w:pPr>
                                  </w:pPrChange>
                                </w:pPr>
                                <w:r w:rsidRPr="00F56411">
                                  <w:rPr>
                                    <w:b/>
                                    <w:bCs/>
                                    <w:rPrChange w:id="391" w:author="Molly McEvilley" w:date="2020-09-03T05:45:00Z">
                                      <w:rPr/>
                                    </w:rPrChange>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722600" w:rsidRDefault="00722600" w:rsidP="00DF48A5">
                                <w:pPr>
                                  <w:pStyle w:val="NoSpacing"/>
                                </w:pPr>
                                <w:r>
                                  <w:t>ProjectID</w:t>
                                </w:r>
                              </w:p>
                              <w:p w14:paraId="0F61F28C" w14:textId="77777777" w:rsidR="00722600" w:rsidRDefault="00722600" w:rsidP="00DF48A5">
                                <w:pPr>
                                  <w:pStyle w:val="NoSpacing"/>
                                </w:pPr>
                                <w:r>
                                  <w:t>CoCCode</w:t>
                                </w:r>
                              </w:p>
                              <w:p w14:paraId="3BA2AE97" w14:textId="3FF8F8CD" w:rsidR="00722600" w:rsidDel="00F56411" w:rsidRDefault="00722600" w:rsidP="00DF48A5">
                                <w:pPr>
                                  <w:pStyle w:val="NoSpacing"/>
                                  <w:rPr>
                                    <w:del w:id="392" w:author="Molly McEvilley" w:date="2020-09-03T05:44:00Z"/>
                                  </w:rPr>
                                </w:pPr>
                                <w:r>
                                  <w:t>GeographyType</w:t>
                                </w:r>
                              </w:p>
                              <w:p w14:paraId="64262BEB" w14:textId="08870C8B" w:rsidR="00722600" w:rsidDel="00F56411" w:rsidRDefault="00722600" w:rsidP="00DF48A5">
                                <w:pPr>
                                  <w:pStyle w:val="NoSpacing"/>
                                  <w:rPr>
                                    <w:del w:id="393" w:author="Molly McEvilley" w:date="2020-09-03T05:44:00Z"/>
                                  </w:rPr>
                                </w:pPr>
                                <w:del w:id="394" w:author="Molly McEvilley" w:date="2020-09-03T05:44:00Z">
                                  <w:r w:rsidDel="00F56411">
                                    <w:delText>DateDeleted</w:delText>
                                  </w:r>
                                </w:del>
                              </w:p>
                              <w:p w14:paraId="6C3C661C" w14:textId="77777777" w:rsidR="00722600" w:rsidRDefault="00722600">
                                <w:pPr>
                                  <w:pStyle w:val="NoSpacing"/>
                                </w:pPr>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722600" w:rsidRDefault="00722600"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722600" w:rsidRDefault="00722600" w:rsidP="00DF48A5">
                                <w:pPr>
                                  <w:pStyle w:val="NoSpacing"/>
                                </w:pPr>
                                <w:r>
                                  <w:t>ProjectID</w:t>
                                </w:r>
                              </w:p>
                              <w:p w14:paraId="71C871A6" w14:textId="77777777" w:rsidR="00722600" w:rsidRDefault="00722600" w:rsidP="00DF48A5">
                                <w:pPr>
                                  <w:pStyle w:val="NoSpacing"/>
                                </w:pPr>
                                <w:r>
                                  <w:t>OperatingEndDate</w:t>
                                </w:r>
                              </w:p>
                              <w:p w14:paraId="31BCE351" w14:textId="77777777" w:rsidR="00722600" w:rsidRDefault="00722600" w:rsidP="00DF48A5">
                                <w:pPr>
                                  <w:pStyle w:val="NoSpacing"/>
                                </w:pPr>
                                <w:r>
                                  <w:t>ContinuumProject</w:t>
                                </w:r>
                              </w:p>
                              <w:p w14:paraId="36697790" w14:textId="77777777" w:rsidR="00722600" w:rsidRDefault="00722600" w:rsidP="00DF48A5">
                                <w:pPr>
                                  <w:pStyle w:val="NoSpacing"/>
                                </w:pPr>
                                <w:r>
                                  <w:t>ProjectType</w:t>
                                </w:r>
                              </w:p>
                              <w:p w14:paraId="071CA0B0" w14:textId="63CC9793" w:rsidR="00722600" w:rsidRDefault="00722600" w:rsidP="00DF48A5">
                                <w:pPr>
                                  <w:pStyle w:val="NoSpacing"/>
                                </w:pPr>
                                <w:r>
                                  <w:t>TrackingMethod</w:t>
                                </w:r>
                              </w:p>
                              <w:p w14:paraId="3ADFD0B3" w14:textId="7A3B6966" w:rsidR="00722600" w:rsidDel="00F56411" w:rsidRDefault="00722600">
                                <w:pPr>
                                  <w:pStyle w:val="NoSpacing"/>
                                  <w:rPr>
                                    <w:del w:id="395" w:author="Molly McEvilley" w:date="2020-09-03T05:44:00Z"/>
                                  </w:rPr>
                                </w:pPr>
                                <w:del w:id="396" w:author="Molly McEvilley" w:date="2020-09-03T05:44:00Z">
                                  <w:r w:rsidDel="00F56411">
                                    <w:delText>DateDeleted</w:delText>
                                  </w:r>
                                </w:del>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722600" w:rsidRPr="00C5485D" w:rsidRDefault="00722600"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722600" w:rsidRPr="00C5485D" w:rsidRDefault="00722600"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722600" w:rsidRPr="00C5485D" w:rsidRDefault="00722600"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722600" w:rsidRPr="00C5485D" w:rsidRDefault="00722600"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722600" w:rsidRDefault="00722600" w:rsidP="00DF48A5">
                            <w:pPr>
                              <w:pStyle w:val="NoSpacing"/>
                            </w:pPr>
                            <w:r>
                              <w:t>PersonalID</w:t>
                            </w:r>
                          </w:p>
                          <w:p w14:paraId="1F4F4033" w14:textId="77777777" w:rsidR="00722600" w:rsidRDefault="00722600" w:rsidP="00DF48A5">
                            <w:pPr>
                              <w:pStyle w:val="NoSpacing"/>
                            </w:pPr>
                            <w:r>
                              <w:t>SSN</w:t>
                            </w:r>
                          </w:p>
                          <w:p w14:paraId="3E5E9DC6" w14:textId="77777777" w:rsidR="00722600" w:rsidRDefault="00722600" w:rsidP="00DF48A5">
                            <w:pPr>
                              <w:pStyle w:val="NoSpacing"/>
                            </w:pPr>
                            <w:r>
                              <w:t>SSNDataQuality</w:t>
                            </w:r>
                          </w:p>
                          <w:p w14:paraId="4ED78614" w14:textId="77777777" w:rsidR="00722600" w:rsidRDefault="00722600" w:rsidP="00DF48A5">
                            <w:pPr>
                              <w:pStyle w:val="NoSpacing"/>
                            </w:pPr>
                            <w:r>
                              <w:t>DOB</w:t>
                            </w:r>
                          </w:p>
                          <w:p w14:paraId="3D3F7C3E" w14:textId="77777777" w:rsidR="00722600" w:rsidRDefault="00722600" w:rsidP="00DF48A5">
                            <w:pPr>
                              <w:pStyle w:val="NoSpacing"/>
                            </w:pPr>
                            <w:r>
                              <w:t>DOBDataQuality</w:t>
                            </w:r>
                          </w:p>
                          <w:p w14:paraId="478E1B3C" w14:textId="77777777" w:rsidR="00722600" w:rsidRDefault="00722600" w:rsidP="00DF48A5">
                            <w:pPr>
                              <w:pStyle w:val="NoSpacing"/>
                            </w:pPr>
                            <w:r>
                              <w:t>Gender</w:t>
                            </w:r>
                          </w:p>
                          <w:p w14:paraId="31B795EE" w14:textId="77777777" w:rsidR="00722600" w:rsidRDefault="00722600" w:rsidP="00DF48A5">
                            <w:pPr>
                              <w:pStyle w:val="NoSpacing"/>
                            </w:pPr>
                            <w:r>
                              <w:t>Race</w:t>
                            </w:r>
                          </w:p>
                          <w:p w14:paraId="6AFF89B9" w14:textId="77777777" w:rsidR="00722600" w:rsidRDefault="00722600" w:rsidP="00DF48A5">
                            <w:pPr>
                              <w:pStyle w:val="NoSpacing"/>
                            </w:pPr>
                            <w:r>
                              <w:t>Ethnicity</w:t>
                            </w:r>
                          </w:p>
                          <w:p w14:paraId="68537C3C" w14:textId="217B6B95" w:rsidR="00722600" w:rsidDel="00F56411" w:rsidRDefault="00722600" w:rsidP="00DF48A5">
                            <w:pPr>
                              <w:pStyle w:val="NoSpacing"/>
                              <w:rPr>
                                <w:del w:id="397" w:author="Molly McEvilley" w:date="2020-09-03T05:45:00Z"/>
                              </w:rPr>
                            </w:pPr>
                            <w:r>
                              <w:t>VeteranStatus</w:t>
                            </w:r>
                          </w:p>
                          <w:p w14:paraId="673DB4EF" w14:textId="29414681" w:rsidR="00722600" w:rsidDel="00F56411" w:rsidRDefault="00722600" w:rsidP="00DF48A5">
                            <w:pPr>
                              <w:pStyle w:val="NoSpacing"/>
                              <w:rPr>
                                <w:del w:id="398" w:author="Molly McEvilley" w:date="2020-09-03T05:45:00Z"/>
                              </w:rPr>
                            </w:pPr>
                            <w:del w:id="399" w:author="Molly McEvilley" w:date="2020-09-03T05:45:00Z">
                              <w:r w:rsidDel="00F56411">
                                <w:delText>DateDeleted</w:delText>
                              </w:r>
                            </w:del>
                          </w:p>
                          <w:p w14:paraId="16DAE988" w14:textId="77777777" w:rsidR="00722600" w:rsidRDefault="00722600" w:rsidP="00DF48A5">
                            <w:pPr>
                              <w:pStyle w:val="NoSpacing"/>
                            </w:pP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722600" w:rsidRPr="00C5485D" w:rsidRDefault="00722600"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722600" w:rsidRDefault="00722600" w:rsidP="00DF48A5">
                            <w:pPr>
                              <w:pStyle w:val="NoSpacing"/>
                            </w:pPr>
                            <w:r>
                              <w:t>EnrollmentID</w:t>
                            </w:r>
                          </w:p>
                          <w:p w14:paraId="3403798E" w14:textId="77777777" w:rsidR="00722600" w:rsidRDefault="00722600" w:rsidP="00DF48A5">
                            <w:pPr>
                              <w:pStyle w:val="NoSpacing"/>
                            </w:pPr>
                            <w:r>
                              <w:t>PersonalID</w:t>
                            </w:r>
                          </w:p>
                          <w:p w14:paraId="045AFC21" w14:textId="77777777" w:rsidR="00722600" w:rsidRDefault="00722600" w:rsidP="00DF48A5">
                            <w:pPr>
                              <w:pStyle w:val="NoSpacing"/>
                            </w:pPr>
                            <w:r>
                              <w:t>ProjectID</w:t>
                            </w:r>
                          </w:p>
                          <w:p w14:paraId="318732AA" w14:textId="77777777" w:rsidR="00722600" w:rsidRDefault="00722600" w:rsidP="00DF48A5">
                            <w:pPr>
                              <w:pStyle w:val="NoSpacing"/>
                            </w:pPr>
                            <w:r>
                              <w:t>EntryDate</w:t>
                            </w:r>
                          </w:p>
                          <w:p w14:paraId="2AAF71D6" w14:textId="77777777" w:rsidR="00722600" w:rsidRDefault="00722600" w:rsidP="00DF48A5">
                            <w:pPr>
                              <w:pStyle w:val="NoSpacing"/>
                            </w:pPr>
                            <w:r>
                              <w:t>HouseholdID</w:t>
                            </w:r>
                          </w:p>
                          <w:p w14:paraId="27AEDC8F" w14:textId="77777777" w:rsidR="00722600" w:rsidRDefault="00722600" w:rsidP="00DF48A5">
                            <w:pPr>
                              <w:pStyle w:val="NoSpacing"/>
                            </w:pPr>
                            <w:r>
                              <w:t>RelationshipToHoH</w:t>
                            </w:r>
                          </w:p>
                          <w:p w14:paraId="7A502E2A" w14:textId="77777777" w:rsidR="00722600" w:rsidRDefault="00722600" w:rsidP="00DF48A5">
                            <w:pPr>
                              <w:pStyle w:val="NoSpacing"/>
                            </w:pPr>
                            <w:r>
                              <w:t>LivingSituation</w:t>
                            </w:r>
                          </w:p>
                          <w:p w14:paraId="710807C0" w14:textId="77777777" w:rsidR="00722600" w:rsidRDefault="00722600" w:rsidP="00DF48A5">
                            <w:pPr>
                              <w:pStyle w:val="NoSpacing"/>
                            </w:pPr>
                            <w:r>
                              <w:t>LengthOfStay</w:t>
                            </w:r>
                          </w:p>
                          <w:p w14:paraId="5C1E52C0" w14:textId="77777777" w:rsidR="00722600" w:rsidRDefault="00722600" w:rsidP="00DF48A5">
                            <w:pPr>
                              <w:pStyle w:val="NoSpacing"/>
                            </w:pPr>
                            <w:r>
                              <w:t xml:space="preserve">PreviousStreetESSH </w:t>
                            </w:r>
                          </w:p>
                          <w:p w14:paraId="12596F49" w14:textId="77777777" w:rsidR="00722600" w:rsidRDefault="00722600" w:rsidP="00DF48A5">
                            <w:pPr>
                              <w:pStyle w:val="NoSpacing"/>
                            </w:pPr>
                            <w:r>
                              <w:t xml:space="preserve">DateToStreetESSH </w:t>
                            </w:r>
                          </w:p>
                          <w:p w14:paraId="0C0F0DB4" w14:textId="77777777" w:rsidR="00722600" w:rsidRDefault="00722600" w:rsidP="00DF48A5">
                            <w:pPr>
                              <w:pStyle w:val="NoSpacing"/>
                            </w:pPr>
                            <w:r>
                              <w:t xml:space="preserve">TimesHomelessPastThreeYears </w:t>
                            </w:r>
                          </w:p>
                          <w:p w14:paraId="388D5F20" w14:textId="77777777" w:rsidR="00722600" w:rsidRDefault="00722600" w:rsidP="00DF48A5">
                            <w:pPr>
                              <w:pStyle w:val="NoSpacing"/>
                            </w:pPr>
                            <w:r>
                              <w:t xml:space="preserve">MonthsHomelessPastThreeYears </w:t>
                            </w:r>
                          </w:p>
                          <w:p w14:paraId="228712F6" w14:textId="77777777" w:rsidR="00722600" w:rsidRDefault="00722600" w:rsidP="00DF48A5">
                            <w:pPr>
                              <w:pStyle w:val="NoSpacing"/>
                            </w:pPr>
                            <w:r>
                              <w:t xml:space="preserve">DisablingCondition </w:t>
                            </w:r>
                          </w:p>
                          <w:p w14:paraId="32EF3405" w14:textId="1475E5C8" w:rsidR="00722600" w:rsidDel="00346884" w:rsidRDefault="00722600" w:rsidP="00DF48A5">
                            <w:pPr>
                              <w:pStyle w:val="NoSpacing"/>
                              <w:rPr>
                                <w:del w:id="400" w:author="Molly McEvilley" w:date="2020-09-03T05:46:00Z"/>
                              </w:rPr>
                            </w:pPr>
                            <w:r>
                              <w:t xml:space="preserve">MoveInDate </w:t>
                            </w:r>
                          </w:p>
                          <w:p w14:paraId="456B8B22" w14:textId="2C6581E7" w:rsidR="00722600" w:rsidDel="00346884" w:rsidRDefault="00722600" w:rsidP="00DF48A5">
                            <w:pPr>
                              <w:pStyle w:val="NoSpacing"/>
                              <w:rPr>
                                <w:del w:id="401" w:author="Molly McEvilley" w:date="2020-09-03T05:46:00Z"/>
                              </w:rPr>
                            </w:pPr>
                            <w:del w:id="402" w:author="Molly McEvilley" w:date="2020-09-03T05:46:00Z">
                              <w:r w:rsidDel="00346884">
                                <w:delText>DateDeleted</w:delText>
                              </w:r>
                            </w:del>
                          </w:p>
                          <w:p w14:paraId="09FCE1B5" w14:textId="77777777" w:rsidR="00722600" w:rsidRDefault="00722600" w:rsidP="00DF48A5">
                            <w:pPr>
                              <w:pStyle w:val="NoSpacing"/>
                            </w:pP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722600" w:rsidRPr="00C5485D" w:rsidRDefault="00722600"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722600" w:rsidRDefault="00722600" w:rsidP="00DF48A5">
                            <w:pPr>
                              <w:pStyle w:val="NoSpacing"/>
                            </w:pPr>
                            <w:r>
                              <w:t>EnrollmentID</w:t>
                            </w:r>
                          </w:p>
                          <w:p w14:paraId="3602C5F3" w14:textId="77777777" w:rsidR="00722600" w:rsidRDefault="00722600" w:rsidP="00DF48A5">
                            <w:pPr>
                              <w:pStyle w:val="NoSpacing"/>
                            </w:pPr>
                            <w:r>
                              <w:t>InformationDate</w:t>
                            </w:r>
                          </w:p>
                          <w:p w14:paraId="2370CD07" w14:textId="77777777" w:rsidR="00722600" w:rsidRDefault="00722600" w:rsidP="00DF48A5">
                            <w:pPr>
                              <w:pStyle w:val="NoSpacing"/>
                            </w:pPr>
                            <w:r>
                              <w:t>DomesticViolenceVictim</w:t>
                            </w:r>
                          </w:p>
                          <w:p w14:paraId="39763F8A" w14:textId="7FF09D6A" w:rsidR="00722600" w:rsidDel="00346884" w:rsidRDefault="00722600">
                            <w:pPr>
                              <w:pStyle w:val="NoSpacing"/>
                              <w:rPr>
                                <w:del w:id="403" w:author="Molly McEvilley" w:date="2020-09-03T05:47:00Z"/>
                              </w:rPr>
                            </w:pPr>
                            <w:r>
                              <w:t>CurrentlyFleeing</w:t>
                            </w:r>
                          </w:p>
                          <w:p w14:paraId="3F50B89F" w14:textId="76771459" w:rsidR="00722600" w:rsidDel="00346884" w:rsidRDefault="00722600">
                            <w:pPr>
                              <w:pStyle w:val="NoSpacing"/>
                              <w:rPr>
                                <w:del w:id="404" w:author="Molly McEvilley" w:date="2020-09-03T05:47:00Z"/>
                              </w:rPr>
                            </w:pPr>
                            <w:del w:id="405" w:author="Molly McEvilley" w:date="2020-09-03T05:47:00Z">
                              <w:r w:rsidDel="00346884">
                                <w:delText>DateDeleted</w:delText>
                              </w:r>
                            </w:del>
                          </w:p>
                          <w:p w14:paraId="1BE8A411" w14:textId="77777777" w:rsidR="00722600" w:rsidRDefault="00722600">
                            <w:pPr>
                              <w:pStyle w:val="NoSpacing"/>
                            </w:pPr>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722600" w:rsidRPr="00C5485D" w:rsidRDefault="00722600"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722600" w:rsidRDefault="00722600" w:rsidP="00DF48A5">
                            <w:pPr>
                              <w:pStyle w:val="NoSpacing"/>
                            </w:pPr>
                            <w:r>
                              <w:t>EnrollmentID</w:t>
                            </w:r>
                          </w:p>
                          <w:p w14:paraId="2C168257" w14:textId="77777777" w:rsidR="00722600" w:rsidRDefault="00722600" w:rsidP="00DF48A5">
                            <w:pPr>
                              <w:pStyle w:val="NoSpacing"/>
                            </w:pPr>
                            <w:r>
                              <w:t>DateProvided (BedNightDate)</w:t>
                            </w:r>
                          </w:p>
                          <w:p w14:paraId="76930FE1" w14:textId="51548D92" w:rsidR="00722600" w:rsidDel="00346884" w:rsidRDefault="00722600">
                            <w:pPr>
                              <w:pStyle w:val="NoSpacing"/>
                              <w:rPr>
                                <w:del w:id="406" w:author="Molly McEvilley" w:date="2020-09-03T05:47:00Z"/>
                              </w:rPr>
                            </w:pPr>
                            <w:r>
                              <w:t>RecordType</w:t>
                            </w:r>
                          </w:p>
                          <w:p w14:paraId="3E032231" w14:textId="1B003819" w:rsidR="00722600" w:rsidDel="00346884" w:rsidRDefault="00722600">
                            <w:pPr>
                              <w:pStyle w:val="NoSpacing"/>
                              <w:rPr>
                                <w:del w:id="407" w:author="Molly McEvilley" w:date="2020-09-03T05:47:00Z"/>
                              </w:rPr>
                            </w:pPr>
                            <w:del w:id="408" w:author="Molly McEvilley" w:date="2020-09-03T05:47:00Z">
                              <w:r w:rsidDel="00346884">
                                <w:delText>DateDeleted</w:delText>
                              </w:r>
                            </w:del>
                          </w:p>
                          <w:p w14:paraId="28CC3B13" w14:textId="77777777" w:rsidR="00722600" w:rsidRDefault="00722600" w:rsidP="00DF48A5">
                            <w:pPr>
                              <w:pStyle w:val="NoSpacing"/>
                            </w:pPr>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722600" w:rsidRPr="00C5485D" w:rsidRDefault="00722600"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722600" w:rsidRDefault="00722600" w:rsidP="00DF48A5">
                            <w:pPr>
                              <w:pStyle w:val="NoSpacing"/>
                            </w:pPr>
                            <w:r>
                              <w:t>EnrollmentID</w:t>
                            </w:r>
                          </w:p>
                          <w:p w14:paraId="5E1209FF" w14:textId="77777777" w:rsidR="00722600" w:rsidRDefault="00722600" w:rsidP="00DF48A5">
                            <w:pPr>
                              <w:pStyle w:val="NoSpacing"/>
                            </w:pPr>
                            <w:r>
                              <w:t>InformationDate</w:t>
                            </w:r>
                          </w:p>
                          <w:p w14:paraId="751671DF" w14:textId="3665F18E" w:rsidR="00722600" w:rsidDel="00346884" w:rsidRDefault="00722600" w:rsidP="00DF48A5">
                            <w:pPr>
                              <w:pStyle w:val="NoSpacing"/>
                              <w:rPr>
                                <w:del w:id="409" w:author="Molly McEvilley" w:date="2020-09-03T05:47:00Z"/>
                              </w:rPr>
                            </w:pPr>
                            <w:r>
                              <w:t>CoCCode</w:t>
                            </w:r>
                          </w:p>
                          <w:p w14:paraId="5935B41D" w14:textId="0D3E9EFC" w:rsidR="00722600" w:rsidDel="00346884" w:rsidRDefault="00722600" w:rsidP="00DF48A5">
                            <w:pPr>
                              <w:pStyle w:val="NoSpacing"/>
                              <w:rPr>
                                <w:del w:id="410" w:author="Molly McEvilley" w:date="2020-09-03T05:46:00Z"/>
                              </w:rPr>
                            </w:pPr>
                            <w:del w:id="411" w:author="Molly McEvilley" w:date="2020-09-03T05:46:00Z">
                              <w:r w:rsidDel="00346884">
                                <w:delText>DateDeleted</w:delText>
                              </w:r>
                            </w:del>
                          </w:p>
                          <w:p w14:paraId="674B77DA" w14:textId="77777777" w:rsidR="00722600" w:rsidRDefault="00722600" w:rsidP="00DF48A5">
                            <w:pPr>
                              <w:pStyle w:val="NoSpacing"/>
                            </w:pP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722600" w:rsidRPr="00C5485D" w:rsidRDefault="00722600"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722600" w:rsidRDefault="00722600" w:rsidP="00DF48A5">
                            <w:pPr>
                              <w:pStyle w:val="NoSpacing"/>
                            </w:pPr>
                            <w:r>
                              <w:t>EnrollmentID</w:t>
                            </w:r>
                          </w:p>
                          <w:p w14:paraId="1FEFD3C8" w14:textId="77777777" w:rsidR="00722600" w:rsidRDefault="00722600" w:rsidP="00DF48A5">
                            <w:pPr>
                              <w:pStyle w:val="NoSpacing"/>
                            </w:pPr>
                            <w:r>
                              <w:t>ExitDate</w:t>
                            </w:r>
                          </w:p>
                          <w:p w14:paraId="4E9C4FE9" w14:textId="7274E8FA" w:rsidR="00722600" w:rsidDel="00346884" w:rsidRDefault="00722600">
                            <w:pPr>
                              <w:pStyle w:val="NoSpacing"/>
                              <w:rPr>
                                <w:del w:id="412" w:author="Molly McEvilley" w:date="2020-09-03T05:47:00Z"/>
                              </w:rPr>
                            </w:pPr>
                            <w:r>
                              <w:t>Destination</w:t>
                            </w:r>
                          </w:p>
                          <w:p w14:paraId="0000F77C" w14:textId="3C7019C3" w:rsidR="00722600" w:rsidDel="00346884" w:rsidRDefault="00722600">
                            <w:pPr>
                              <w:pStyle w:val="NoSpacing"/>
                              <w:rPr>
                                <w:del w:id="413" w:author="Molly McEvilley" w:date="2020-09-03T05:47:00Z"/>
                              </w:rPr>
                            </w:pPr>
                            <w:del w:id="414" w:author="Molly McEvilley" w:date="2020-09-03T05:47:00Z">
                              <w:r w:rsidDel="00346884">
                                <w:delText>DateDeleted</w:delText>
                              </w:r>
                            </w:del>
                          </w:p>
                          <w:p w14:paraId="08C81CAE" w14:textId="77777777" w:rsidR="00722600" w:rsidRDefault="00722600" w:rsidP="00DF48A5">
                            <w:pPr>
                              <w:pStyle w:val="NoSpacing"/>
                            </w:pP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722600" w:rsidRPr="00F56411" w:rsidRDefault="00722600">
                          <w:pPr>
                            <w:pStyle w:val="NoSpacing"/>
                            <w:rPr>
                              <w:b/>
                              <w:bCs/>
                              <w:rPrChange w:id="415" w:author="Molly McEvilley" w:date="2020-09-03T05:45:00Z">
                                <w:rPr/>
                              </w:rPrChange>
                            </w:rPr>
                            <w:pPrChange w:id="416" w:author="Molly McEvilley" w:date="2020-09-03T05:45:00Z">
                              <w:pPr>
                                <w:widowControl w:val="0"/>
                              </w:pPr>
                            </w:pPrChange>
                          </w:pPr>
                          <w:r w:rsidRPr="00F56411">
                            <w:rPr>
                              <w:b/>
                              <w:bCs/>
                              <w:rPrChange w:id="417" w:author="Molly McEvilley" w:date="2020-09-03T05:45:00Z">
                                <w:rPr/>
                              </w:rPrChange>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722600" w:rsidRDefault="00722600" w:rsidP="00DF48A5">
                          <w:pPr>
                            <w:pStyle w:val="NoSpacing"/>
                          </w:pPr>
                          <w:r>
                            <w:t>ProjectID</w:t>
                          </w:r>
                        </w:p>
                        <w:p w14:paraId="0F61F28C" w14:textId="77777777" w:rsidR="00722600" w:rsidRDefault="00722600" w:rsidP="00DF48A5">
                          <w:pPr>
                            <w:pStyle w:val="NoSpacing"/>
                          </w:pPr>
                          <w:r>
                            <w:t>CoCCode</w:t>
                          </w:r>
                        </w:p>
                        <w:p w14:paraId="3BA2AE97" w14:textId="3FF8F8CD" w:rsidR="00722600" w:rsidDel="00F56411" w:rsidRDefault="00722600" w:rsidP="00DF48A5">
                          <w:pPr>
                            <w:pStyle w:val="NoSpacing"/>
                            <w:rPr>
                              <w:del w:id="418" w:author="Molly McEvilley" w:date="2020-09-03T05:44:00Z"/>
                            </w:rPr>
                          </w:pPr>
                          <w:r>
                            <w:t>GeographyType</w:t>
                          </w:r>
                        </w:p>
                        <w:p w14:paraId="64262BEB" w14:textId="08870C8B" w:rsidR="00722600" w:rsidDel="00F56411" w:rsidRDefault="00722600" w:rsidP="00DF48A5">
                          <w:pPr>
                            <w:pStyle w:val="NoSpacing"/>
                            <w:rPr>
                              <w:del w:id="419" w:author="Molly McEvilley" w:date="2020-09-03T05:44:00Z"/>
                            </w:rPr>
                          </w:pPr>
                          <w:del w:id="420" w:author="Molly McEvilley" w:date="2020-09-03T05:44:00Z">
                            <w:r w:rsidDel="00F56411">
                              <w:delText>DateDeleted</w:delText>
                            </w:r>
                          </w:del>
                        </w:p>
                        <w:p w14:paraId="6C3C661C" w14:textId="77777777" w:rsidR="00722600" w:rsidRDefault="00722600">
                          <w:pPr>
                            <w:pStyle w:val="NoSpacing"/>
                          </w:pPr>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722600" w:rsidRDefault="00722600"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722600" w:rsidRDefault="00722600" w:rsidP="00DF48A5">
                          <w:pPr>
                            <w:pStyle w:val="NoSpacing"/>
                          </w:pPr>
                          <w:r>
                            <w:t>ProjectID</w:t>
                          </w:r>
                        </w:p>
                        <w:p w14:paraId="71C871A6" w14:textId="77777777" w:rsidR="00722600" w:rsidRDefault="00722600" w:rsidP="00DF48A5">
                          <w:pPr>
                            <w:pStyle w:val="NoSpacing"/>
                          </w:pPr>
                          <w:r>
                            <w:t>OperatingEndDate</w:t>
                          </w:r>
                        </w:p>
                        <w:p w14:paraId="31BCE351" w14:textId="77777777" w:rsidR="00722600" w:rsidRDefault="00722600" w:rsidP="00DF48A5">
                          <w:pPr>
                            <w:pStyle w:val="NoSpacing"/>
                          </w:pPr>
                          <w:r>
                            <w:t>ContinuumProject</w:t>
                          </w:r>
                        </w:p>
                        <w:p w14:paraId="36697790" w14:textId="77777777" w:rsidR="00722600" w:rsidRDefault="00722600" w:rsidP="00DF48A5">
                          <w:pPr>
                            <w:pStyle w:val="NoSpacing"/>
                          </w:pPr>
                          <w:r>
                            <w:t>ProjectType</w:t>
                          </w:r>
                        </w:p>
                        <w:p w14:paraId="071CA0B0" w14:textId="63CC9793" w:rsidR="00722600" w:rsidRDefault="00722600" w:rsidP="00DF48A5">
                          <w:pPr>
                            <w:pStyle w:val="NoSpacing"/>
                          </w:pPr>
                          <w:r>
                            <w:t>TrackingMethod</w:t>
                          </w:r>
                        </w:p>
                        <w:p w14:paraId="3ADFD0B3" w14:textId="7A3B6966" w:rsidR="00722600" w:rsidDel="00F56411" w:rsidRDefault="00722600">
                          <w:pPr>
                            <w:pStyle w:val="NoSpacing"/>
                            <w:rPr>
                              <w:del w:id="421" w:author="Molly McEvilley" w:date="2020-09-03T05:44:00Z"/>
                            </w:rPr>
                          </w:pPr>
                          <w:del w:id="422" w:author="Molly McEvilley" w:date="2020-09-03T05:44:00Z">
                            <w:r w:rsidDel="00F56411">
                              <w:delText>DateDeleted</w:delText>
                            </w:r>
                          </w:del>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722600" w:rsidRPr="00C5485D" w:rsidRDefault="00722600"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722600" w:rsidRPr="00C5485D" w:rsidRDefault="00722600"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722600" w:rsidRPr="00C5485D" w:rsidRDefault="00722600"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 xml:space="preserve">There are also adjustments to HMIS move-in and exit dates that may be required to resolve conflicts with other HMIS data that apply regardless of how a </w:t>
      </w:r>
      <w:proofErr w:type="gramStart"/>
      <w:r>
        <w:t>particular enrollment</w:t>
      </w:r>
      <w:proofErr w:type="gramEnd"/>
      <w:r>
        <w:t xml:space="preserve">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1A853368" w:rsidR="00B76398" w:rsidRDefault="00B76398" w:rsidP="00DF48A5">
      <w:r>
        <w:lastRenderedPageBreak/>
        <w:t xml:space="preserve">As described, it is a process that creates records in two ‘temporary tables’ – </w:t>
      </w:r>
      <w:proofErr w:type="spellStart"/>
      <w:r>
        <w:t>tlsa_HHID</w:t>
      </w:r>
      <w:proofErr w:type="spellEnd"/>
      <w:r>
        <w:t xml:space="preserve"> and </w:t>
      </w:r>
      <w:proofErr w:type="spellStart"/>
      <w:r>
        <w:t>tlsa_Enrollment</w:t>
      </w:r>
      <w:proofErr w:type="spellEnd"/>
      <w:r w:rsidR="004873DC">
        <w:t xml:space="preserve">. </w:t>
      </w:r>
      <w:r>
        <w:t xml:space="preserve">They are highly de-normalized and include both HMIS data (e.g., </w:t>
      </w:r>
      <w:r w:rsidRPr="00B76398">
        <w:rPr>
          <w:i/>
          <w:iCs/>
        </w:rPr>
        <w:t>ProjectType</w:t>
      </w:r>
      <w:r>
        <w:t xml:space="preserve">) and calculated variables (e.g., </w:t>
      </w:r>
      <w:r w:rsidRPr="00B76398">
        <w:rPr>
          <w:b/>
          <w:bCs/>
        </w:rPr>
        <w:t>HHType</w:t>
      </w:r>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w:t>
      </w:r>
      <w:proofErr w:type="spellStart"/>
      <w:r>
        <w:t>tlsa_HHID</w:t>
      </w:r>
      <w:proofErr w:type="spellEnd"/>
      <w:r>
        <w:t xml:space="preserve">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w:t>
      </w:r>
      <w:proofErr w:type="spellStart"/>
      <w:r>
        <w:t>tlsa_Enrollment</w:t>
      </w:r>
      <w:proofErr w:type="spellEnd"/>
      <w:r>
        <w:t xml:space="preserve">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 xml:space="preserve">There are multiple age columns in </w:t>
      </w:r>
      <w:proofErr w:type="spellStart"/>
      <w:r>
        <w:t>t</w:t>
      </w:r>
      <w:r w:rsidR="002B6991">
        <w:t>lsa_Enrollment</w:t>
      </w:r>
      <w:proofErr w:type="spellEnd"/>
      <w:r w:rsidR="002B6991">
        <w:t xml:space="preserve">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 xml:space="preserve">household type columns in </w:t>
      </w:r>
      <w:proofErr w:type="spellStart"/>
      <w:r w:rsidR="002B6991">
        <w:t>tlsa_HHID</w:t>
      </w:r>
      <w:proofErr w:type="spellEnd"/>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722600" w:rsidRDefault="00722600"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722600" w:rsidRDefault="00722600" w:rsidP="00723E5E">
                              <w:pPr>
                                <w:pStyle w:val="Style3"/>
                              </w:pPr>
                              <w:r>
                                <w:t>tlsa_CohortDates</w:t>
                              </w:r>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722600" w:rsidRDefault="00722600"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722600" w:rsidRDefault="00722600"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722600" w:rsidRDefault="00722600"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722600" w:rsidRDefault="00722600"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722600" w:rsidRDefault="00722600"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722600" w:rsidRDefault="00722600"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722600" w:rsidRDefault="00722600"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722600" w:rsidRDefault="00722600"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722600" w:rsidRDefault="00722600"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722600" w:rsidRDefault="00722600"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722600" w:rsidRDefault="00722600"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722600" w:rsidRDefault="00722600"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722600" w:rsidRDefault="00722600"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722600" w:rsidRDefault="00722600"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722600" w:rsidRDefault="00722600"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722600" w:rsidRDefault="00722600"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722600" w:rsidRDefault="00722600"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722600" w:rsidRDefault="00722600"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722600" w:rsidRDefault="00722600"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722600" w:rsidRDefault="00722600" w:rsidP="00723E5E">
                        <w:pPr>
                          <w:pStyle w:val="Style3"/>
                        </w:pPr>
                        <w:r>
                          <w:t>tlsa_CohortDates</w:t>
                        </w:r>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722600" w:rsidRDefault="00722600"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722600" w:rsidRDefault="00722600"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722600" w:rsidRDefault="00722600"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722600" w:rsidRDefault="00722600"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722600" w:rsidRDefault="00722600"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722600" w:rsidRDefault="00722600"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722600" w:rsidRDefault="00722600"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722600" w:rsidRDefault="00722600"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722600" w:rsidRDefault="00722600"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722600" w:rsidRDefault="00722600"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722600" w:rsidRDefault="00722600"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722600" w:rsidRDefault="00722600"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722600" w:rsidRDefault="00722600"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722600" w:rsidRDefault="00722600"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722600" w:rsidRDefault="00722600"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722600" w:rsidRDefault="00722600"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722600" w:rsidRDefault="00722600"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722600" w:rsidRDefault="00722600"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423" w:name="_Report_Parameters"/>
      <w:bookmarkStart w:id="424" w:name="_Report_Parameters_and"/>
      <w:bookmarkStart w:id="425" w:name="_Toc497116396"/>
      <w:bookmarkStart w:id="426" w:name="_Toc498527188"/>
      <w:bookmarkStart w:id="427" w:name="_Toc499543979"/>
      <w:bookmarkStart w:id="428" w:name="_Toc37849746"/>
      <w:bookmarkStart w:id="429" w:name="_Toc38030521"/>
      <w:bookmarkStart w:id="430" w:name="_Toc498527190"/>
      <w:bookmarkEnd w:id="423"/>
      <w:bookmarkEnd w:id="424"/>
      <w:r w:rsidRPr="00107D01">
        <w:lastRenderedPageBreak/>
        <w:t>Report Parameters</w:t>
      </w:r>
      <w:bookmarkEnd w:id="425"/>
      <w:bookmarkEnd w:id="426"/>
      <w:bookmarkEnd w:id="427"/>
      <w:r w:rsidR="00E14C44">
        <w:t xml:space="preserve"> </w:t>
      </w:r>
      <w:r w:rsidR="00D87EAD">
        <w:t xml:space="preserve">and Metadata </w:t>
      </w:r>
      <w:r w:rsidR="00E14928">
        <w:t>(lsa_Report)</w:t>
      </w:r>
      <w:bookmarkEnd w:id="428"/>
      <w:bookmarkEnd w:id="429"/>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722600" w:rsidRDefault="00722600"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722600" w:rsidRDefault="00722600"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722600" w:rsidRDefault="00722600"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722600" w:rsidRDefault="00722600"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722600" w:rsidRDefault="00722600"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722600" w:rsidRDefault="00722600"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User-entered report parameters are included in LSAReport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lsa_Report</w:t>
      </w:r>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D859F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6C6AE064" w14:textId="77777777" w:rsidR="00AE5206" w:rsidRPr="005F4836" w:rsidRDefault="00AE5206" w:rsidP="00D859FA">
            <w:pPr>
              <w:pStyle w:val="NoSpacing"/>
              <w:rPr>
                <w:color w:val="FFFFFF" w:themeColor="background1"/>
              </w:rPr>
            </w:pPr>
            <w:r>
              <w:rPr>
                <w:color w:val="FFFFFF" w:themeColor="background1"/>
              </w:rPr>
              <w:t>LSAReport</w:t>
            </w:r>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r>
              <w:t>ReportID</w:t>
            </w:r>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r>
              <w:t>ReportCoC</w:t>
            </w:r>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r w:rsidRPr="000C38C1">
        <w:t xml:space="preserve">ReportID </w:t>
      </w:r>
    </w:p>
    <w:p w14:paraId="5A390AA4" w14:textId="77777777" w:rsidR="002A3591" w:rsidRPr="00577A54" w:rsidRDefault="002A3591" w:rsidP="002A3591">
      <w:r w:rsidRPr="00137259">
        <w:rPr>
          <w:b/>
        </w:rPr>
        <w:t>ReportID</w:t>
      </w:r>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r>
        <w:t>ReportCoC</w:t>
      </w:r>
    </w:p>
    <w:p w14:paraId="7AC41D56" w14:textId="51562341" w:rsidR="008E455B" w:rsidRDefault="008E455B" w:rsidP="00094BE2">
      <w:r w:rsidRPr="00655B0F">
        <w:rPr>
          <w:b/>
        </w:rPr>
        <w:t>CoC Code</w:t>
      </w:r>
      <w:r w:rsidRPr="00A6067F">
        <w:t xml:space="preserve"> </w:t>
      </w:r>
      <w:r w:rsidR="00F24095">
        <w:t>(</w:t>
      </w:r>
      <w:r w:rsidR="00F24095" w:rsidRPr="00146368">
        <w:rPr>
          <w:u w:val="single"/>
        </w:rPr>
        <w:t>ReportCoC</w:t>
      </w:r>
      <w:r w:rsidR="00F24095">
        <w:t xml:space="preserve">) </w:t>
      </w:r>
      <w:r w:rsidRPr="00A6067F">
        <w:t xml:space="preserve">– </w:t>
      </w:r>
      <w:bookmarkStart w:id="431" w:name="_Hlk490711189"/>
      <w:r w:rsidRPr="00A6067F">
        <w:t xml:space="preserve">The HUD-assigned code identifying the continuum for which the </w:t>
      </w:r>
      <w:r w:rsidR="0002698D" w:rsidRPr="00A6067F">
        <w:t>LSA</w:t>
      </w:r>
      <w:r w:rsidRPr="00A6067F">
        <w:t xml:space="preserve"> is being produced</w:t>
      </w:r>
      <w:bookmarkEnd w:id="431"/>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hard-coded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432" w:name="_HMIS_Data_Elements"/>
      <w:bookmarkStart w:id="433" w:name="_Toc37849747"/>
      <w:bookmarkStart w:id="434" w:name="_Toc38030522"/>
      <w:bookmarkEnd w:id="430"/>
      <w:bookmarkEnd w:id="432"/>
      <w:r>
        <w:t xml:space="preserve">LSA Reporting Cohorts </w:t>
      </w:r>
      <w:r w:rsidR="00E14928">
        <w:t>and Dates (</w:t>
      </w:r>
      <w:proofErr w:type="spellStart"/>
      <w:r w:rsidR="00E14928">
        <w:t>tlsa_CohortDates</w:t>
      </w:r>
      <w:proofErr w:type="spellEnd"/>
      <w:r w:rsidR="00E14928">
        <w:t>)</w:t>
      </w:r>
      <w:bookmarkEnd w:id="433"/>
      <w:bookmarkEnd w:id="434"/>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722600" w:rsidRDefault="00722600"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722600" w:rsidRDefault="00722600" w:rsidP="000E55E6">
                              <w:pPr>
                                <w:pStyle w:val="Style3"/>
                              </w:pPr>
                              <w:r>
                                <w:t>tlsa_CohortDates</w:t>
                              </w:r>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722600" w:rsidRDefault="00722600"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722600" w:rsidRDefault="00722600" w:rsidP="000E55E6">
                        <w:pPr>
                          <w:pStyle w:val="Style3"/>
                        </w:pPr>
                        <w:r>
                          <w:t>tlsa_CohortDates</w:t>
                        </w:r>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 xml:space="preserve">Reporting in LSAPerson and </w:t>
      </w:r>
      <w:proofErr w:type="spellStart"/>
      <w:r w:rsidR="003573C4">
        <w:rPr>
          <w:rFonts w:eastAsia="Times New Roman" w:cstheme="minorHAnsi"/>
        </w:rPr>
        <w:t>LSAHousehold</w:t>
      </w:r>
      <w:proofErr w:type="spellEnd"/>
      <w:r w:rsidR="003573C4">
        <w:rPr>
          <w:rFonts w:eastAsia="Times New Roman" w:cstheme="minorHAnsi"/>
        </w:rPr>
        <w:t xml:space="preserve">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 xml:space="preserve">Reporting on these cohorts is limited to counts in </w:t>
      </w:r>
      <w:proofErr w:type="spellStart"/>
      <w:r w:rsidR="003573C4">
        <w:t>LSACalculated</w:t>
      </w:r>
      <w:proofErr w:type="spellEnd"/>
      <w:r w:rsidR="003573C4">
        <w:t>.</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LSAReport and </w:t>
      </w:r>
      <w:proofErr w:type="spellStart"/>
      <w:r w:rsidR="003573C4">
        <w:rPr>
          <w:rFonts w:eastAsia="Times New Roman" w:cstheme="minorHAnsi"/>
        </w:rPr>
        <w:t>LSACalculated</w:t>
      </w:r>
      <w:proofErr w:type="spellEnd"/>
      <w:r w:rsidR="003573C4">
        <w:rPr>
          <w:rFonts w:eastAsia="Times New Roman" w:cstheme="minorHAnsi"/>
        </w:rPr>
        <w:t>.</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r w:rsidRPr="0098697E">
              <w:t>lsa_Report</w:t>
            </w:r>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76923C" w:themeFill="accent3" w:themeFillShade="BF"/>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435" w:name="_Toc37849748"/>
      <w:bookmarkStart w:id="436" w:name="_Toc38030523"/>
      <w:r>
        <w:t>HMIS Household Enrollments (</w:t>
      </w:r>
      <w:proofErr w:type="spellStart"/>
      <w:r>
        <w:t>tlsa_HHID</w:t>
      </w:r>
      <w:proofErr w:type="spellEnd"/>
      <w:r>
        <w:t>)</w:t>
      </w:r>
      <w:bookmarkEnd w:id="435"/>
      <w:bookmarkEnd w:id="436"/>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722600" w:rsidRDefault="00722600"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722600" w:rsidRDefault="00722600"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722600" w:rsidRDefault="00722600"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722600" w:rsidRDefault="00722600"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722600" w:rsidRDefault="00722600"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722600" w:rsidRDefault="00722600"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722600" w:rsidRDefault="00722600"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722600" w:rsidRDefault="00722600"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722600" w:rsidRDefault="00722600"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722600" w:rsidRDefault="00722600"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722600" w:rsidRDefault="00722600"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722600" w:rsidRDefault="00722600"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722600" w:rsidRDefault="00722600"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722600" w:rsidRDefault="00722600"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77777777" w:rsidR="00D27CF7" w:rsidRDefault="00D27CF7" w:rsidP="0030608E">
      <w:pPr>
        <w:pStyle w:val="ListParagraph"/>
        <w:numPr>
          <w:ilvl w:val="0"/>
          <w:numId w:val="47"/>
        </w:numPr>
      </w:pPr>
      <w:r>
        <w:t xml:space="preserve">Any reference to </w:t>
      </w:r>
      <w:r w:rsidRPr="008705FF">
        <w:rPr>
          <w:b/>
          <w:bCs/>
        </w:rPr>
        <w:t>MoveInDate</w:t>
      </w:r>
      <w:r>
        <w:t xml:space="preserve"> or </w:t>
      </w:r>
      <w:r w:rsidRPr="008705FF">
        <w:rPr>
          <w:b/>
          <w:bCs/>
        </w:rPr>
        <w:t>ExitDate</w:t>
      </w:r>
      <w:r>
        <w:t xml:space="preserve"> as a property of </w:t>
      </w:r>
      <w:proofErr w:type="spellStart"/>
      <w:r>
        <w:t>tlsa_HHID</w:t>
      </w:r>
      <w:proofErr w:type="spellEnd"/>
      <w:r>
        <w:t xml:space="preserve"> or </w:t>
      </w:r>
      <w:proofErr w:type="spellStart"/>
      <w:r>
        <w:t>tlsa_Enrollment</w:t>
      </w:r>
      <w:proofErr w:type="spellEnd"/>
      <w:r>
        <w:t xml:space="preserve"> is a reference to the effective/adjusted exit and move-in dates consistent with the logic in this step.</w:t>
      </w:r>
    </w:p>
    <w:p w14:paraId="19E9FE09" w14:textId="77777777" w:rsidR="00D27CF7" w:rsidRDefault="00D27CF7" w:rsidP="00D27CF7">
      <w:r>
        <w:t xml:space="preserve">References to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to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r>
              <w:rPr>
                <w:b/>
                <w:bCs/>
              </w:rPr>
              <w:t>lsa_Report</w:t>
            </w:r>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r w:rsidRPr="00DE4A2E">
              <w:t>ReportCoC</w:t>
            </w:r>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r>
              <w:rPr>
                <w:b/>
                <w:bCs/>
              </w:rPr>
              <w:t>hmis</w:t>
            </w:r>
            <w:r w:rsidRPr="00C032F4">
              <w:rPr>
                <w:b/>
                <w:bCs/>
              </w:rPr>
              <w:t>_Project</w:t>
            </w:r>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r w:rsidRPr="00C032F4">
              <w:t>TrackingMethod</w:t>
            </w:r>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r w:rsidRPr="00C032F4">
              <w:rPr>
                <w:b/>
                <w:bCs/>
              </w:rPr>
              <w:t>hmis_EnrollmentCoC</w:t>
            </w:r>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r w:rsidRPr="00C032F4">
              <w:t>InformationDate</w:t>
            </w:r>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r w:rsidRPr="00C032F4">
              <w:t>CoCCode</w:t>
            </w:r>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lastRenderedPageBreak/>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proofErr w:type="spellStart"/>
            <w:r w:rsidRPr="003C4035">
              <w:rPr>
                <w:i/>
              </w:rPr>
              <w:t>BedNightDate</w:t>
            </w:r>
            <w:proofErr w:type="spellEnd"/>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r w:rsidRPr="00C032F4">
              <w:rPr>
                <w:b/>
                <w:bCs/>
              </w:rPr>
              <w:t>hmis_Exit</w:t>
            </w:r>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84349D">
        <w:trPr>
          <w:cantSplit/>
          <w:trHeight w:val="216"/>
        </w:trPr>
        <w:tc>
          <w:tcPr>
            <w:tcW w:w="2335" w:type="dxa"/>
            <w:shd w:val="clear" w:color="auto" w:fill="76923C" w:themeFill="accent3" w:themeFillShade="BF"/>
          </w:tcPr>
          <w:p w14:paraId="6C388360" w14:textId="77777777" w:rsidR="00D27CF7" w:rsidRPr="005F4836" w:rsidRDefault="00D27CF7" w:rsidP="0084349D">
            <w:pPr>
              <w:pStyle w:val="NoSpacing"/>
              <w:rPr>
                <w:b/>
                <w:bCs/>
                <w:color w:val="FFFFFF" w:themeColor="background1"/>
              </w:rPr>
            </w:pPr>
            <w:proofErr w:type="spellStart"/>
            <w:r>
              <w:rPr>
                <w:b/>
                <w:bCs/>
                <w:color w:val="FFFFFF" w:themeColor="background1"/>
              </w:rPr>
              <w:t>tlsa_HHID</w:t>
            </w:r>
            <w:proofErr w:type="spellEnd"/>
          </w:p>
        </w:tc>
        <w:tc>
          <w:tcPr>
            <w:tcW w:w="7020" w:type="dxa"/>
            <w:shd w:val="clear" w:color="auto" w:fill="76923C" w:themeFill="accent3" w:themeFillShade="BF"/>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r w:rsidRPr="00C032F4">
              <w:rPr>
                <w:b/>
              </w:rPr>
              <w:t>HoHID</w:t>
            </w:r>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77777777" w:rsidR="00D27CF7" w:rsidRPr="00C032F4" w:rsidRDefault="00D27CF7" w:rsidP="0084349D">
            <w:pPr>
              <w:pStyle w:val="NoSpacing"/>
              <w:rPr>
                <w:b/>
              </w:rPr>
            </w:pPr>
            <w:r w:rsidRPr="00C032F4">
              <w:rPr>
                <w:b/>
              </w:rPr>
              <w:t>ProjectType</w:t>
            </w:r>
          </w:p>
        </w:tc>
        <w:tc>
          <w:tcPr>
            <w:tcW w:w="7020" w:type="dxa"/>
          </w:tcPr>
          <w:p w14:paraId="367FB6DC" w14:textId="77777777" w:rsidR="00D27CF7" w:rsidRDefault="00D27CF7" w:rsidP="0084349D">
            <w:pPr>
              <w:pStyle w:val="NoSpacing"/>
            </w:pPr>
            <w:r>
              <w:t>From hmis_Project</w:t>
            </w:r>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r w:rsidRPr="00C032F4">
              <w:rPr>
                <w:b/>
              </w:rPr>
              <w:t>TrackingMethod</w:t>
            </w:r>
          </w:p>
        </w:tc>
        <w:tc>
          <w:tcPr>
            <w:tcW w:w="7020" w:type="dxa"/>
          </w:tcPr>
          <w:p w14:paraId="5E60DDA0" w14:textId="77777777" w:rsidR="00D27CF7" w:rsidRDefault="00D27CF7" w:rsidP="0084349D">
            <w:pPr>
              <w:pStyle w:val="NoSpacing"/>
            </w:pPr>
            <w:r>
              <w:t>From hmis_Project</w:t>
            </w:r>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77777777" w:rsidR="00D27CF7" w:rsidRDefault="00D27CF7" w:rsidP="0084349D">
            <w:pPr>
              <w:pStyle w:val="NoSpacing"/>
            </w:pPr>
            <w:r>
              <w:t>From hmis_Enrollment</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E3FF501" w:rsidR="00D27CF7" w:rsidRDefault="00D27CF7" w:rsidP="0084349D">
            <w:pPr>
              <w:pStyle w:val="NoSpacing"/>
            </w:pPr>
            <w:r>
              <w:t xml:space="preserve">From hmis_Enrollment – the move-in date for RRH/PSH enrollments, which may differ from the recorded </w:t>
            </w:r>
            <w:r w:rsidRPr="00B678E4">
              <w:rPr>
                <w:i/>
                <w:iCs/>
              </w:rPr>
              <w:t>MoveInDate</w:t>
            </w:r>
            <w:r>
              <w:t xml:space="preserve"> in HMIS</w:t>
            </w:r>
            <w:r w:rsidR="004873DC">
              <w:t xml:space="preserve">. </w:t>
            </w:r>
            <w:r>
              <w:t>(See 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1A2BFB85" w:rsidR="00D27CF7" w:rsidRDefault="00D27CF7" w:rsidP="0084349D">
            <w:pPr>
              <w:pStyle w:val="NoSpacing"/>
            </w:pPr>
            <w:r>
              <w:t xml:space="preserve">The effective </w:t>
            </w:r>
            <w:r w:rsidRPr="00B678E4">
              <w:rPr>
                <w:i/>
                <w:iCs/>
              </w:rPr>
              <w:t>ExitDate</w:t>
            </w:r>
            <w:r>
              <w:t xml:space="preserve"> for the HoH enrollment, which may differ from the </w:t>
            </w:r>
            <w:r w:rsidRPr="00B678E4">
              <w:rPr>
                <w:i/>
                <w:iCs/>
              </w:rPr>
              <w:t>ExitDate</w:t>
            </w:r>
            <w:r>
              <w:t xml:space="preserve"> recorded in hmis_Exit</w:t>
            </w:r>
            <w:r w:rsidR="004873DC">
              <w:t xml:space="preserve">. </w:t>
            </w:r>
            <w:r>
              <w:t>(See 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r w:rsidRPr="00B678E4">
              <w:rPr>
                <w:i/>
                <w:iCs/>
              </w:rPr>
              <w:t>TrackingMethod</w:t>
            </w:r>
            <w:r>
              <w:t xml:space="preserve"> = 3, the latest </w:t>
            </w:r>
            <w:proofErr w:type="spellStart"/>
            <w:r w:rsidR="003C4035" w:rsidRPr="003C4035">
              <w:rPr>
                <w:i/>
                <w:iCs/>
              </w:rPr>
              <w:t>BedNightDate</w:t>
            </w:r>
            <w:proofErr w:type="spellEnd"/>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proofErr w:type="spellStart"/>
            <w:r w:rsidRPr="00C032F4">
              <w:rPr>
                <w:bCs/>
              </w:rPr>
              <w:lastRenderedPageBreak/>
              <w:t>HHChronic</w:t>
            </w:r>
            <w:proofErr w:type="spellEnd"/>
          </w:p>
        </w:tc>
        <w:tc>
          <w:tcPr>
            <w:tcW w:w="7020" w:type="dxa"/>
          </w:tcPr>
          <w:p w14:paraId="1FE8E1B9" w14:textId="24A74FEC" w:rsidR="0055542F" w:rsidRDefault="004E0BDF" w:rsidP="0055542F">
            <w:pPr>
              <w:pStyle w:val="NoSpacing"/>
            </w:pPr>
            <w:r>
              <w:t>Identifies</w:t>
            </w:r>
            <w:r w:rsidR="0055542F">
              <w:t xml:space="preserve"> households with a chronically homeless HoH or adult</w:t>
            </w:r>
          </w:p>
          <w:p w14:paraId="5988033A" w14:textId="09F5F600" w:rsidR="0055542F" w:rsidRDefault="0055542F" w:rsidP="0055542F">
            <w:pPr>
              <w:pStyle w:val="NoSpacing"/>
            </w:pPr>
            <w:r>
              <w:t xml:space="preserve">See section </w:t>
            </w:r>
            <w:hyperlink w:anchor="_Set_Population_Identifiers_5" w:history="1">
              <w:r w:rsidR="00945C9D">
                <w:rPr>
                  <w:rStyle w:val="Hyperlink"/>
                </w:rPr>
                <w:t>5.17</w:t>
              </w:r>
              <w:r>
                <w:rPr>
                  <w:rStyle w:val="Hyperlink"/>
                </w:rPr>
                <w:t xml:space="preserve">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proofErr w:type="spellStart"/>
            <w:r w:rsidRPr="00C032F4">
              <w:rPr>
                <w:bCs/>
              </w:rPr>
              <w:t>HHVet</w:t>
            </w:r>
            <w:proofErr w:type="spellEnd"/>
          </w:p>
        </w:tc>
        <w:tc>
          <w:tcPr>
            <w:tcW w:w="7020" w:type="dxa"/>
          </w:tcPr>
          <w:p w14:paraId="78907340" w14:textId="77777777" w:rsidR="0055542F" w:rsidRDefault="0055542F" w:rsidP="0055542F">
            <w:pPr>
              <w:pStyle w:val="NoSpacing"/>
            </w:pPr>
            <w:r>
              <w:t>Identifies households with one or more veteran adults</w:t>
            </w:r>
          </w:p>
          <w:p w14:paraId="0C0185B7" w14:textId="1C4F649B" w:rsidR="0055542F" w:rsidRDefault="0020274A" w:rsidP="0055542F">
            <w:pPr>
              <w:pStyle w:val="NoSpacing"/>
            </w:pPr>
            <w:r>
              <w:t xml:space="preserve">See section </w:t>
            </w:r>
            <w:hyperlink w:anchor="_Set_Population_Identifiers_5" w:history="1">
              <w:r>
                <w:rPr>
                  <w:rStyle w:val="Hyperlink"/>
                </w:rPr>
                <w:t>5.17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proofErr w:type="spellStart"/>
            <w:r w:rsidRPr="00C032F4">
              <w:rPr>
                <w:bCs/>
              </w:rPr>
              <w:t>HHDisability</w:t>
            </w:r>
            <w:proofErr w:type="spellEnd"/>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2E8D55BE"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proofErr w:type="spellStart"/>
            <w:r w:rsidRPr="00C032F4">
              <w:rPr>
                <w:bCs/>
              </w:rPr>
              <w:t>HHFleeingDV</w:t>
            </w:r>
            <w:proofErr w:type="spellEnd"/>
          </w:p>
        </w:tc>
        <w:tc>
          <w:tcPr>
            <w:tcW w:w="7020" w:type="dxa"/>
          </w:tcPr>
          <w:p w14:paraId="79B862E9" w14:textId="77777777" w:rsidR="0055542F" w:rsidRDefault="0055542F" w:rsidP="0055542F">
            <w:pPr>
              <w:pStyle w:val="NoSpacing"/>
            </w:pPr>
            <w:r>
              <w:t>Identifies households fleeing domestic violence</w:t>
            </w:r>
          </w:p>
          <w:p w14:paraId="73660AF1" w14:textId="69F8E3C2"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proofErr w:type="spellStart"/>
            <w:r w:rsidRPr="00C032F4">
              <w:rPr>
                <w:bCs/>
              </w:rPr>
              <w:t>HHAdultAge</w:t>
            </w:r>
            <w:proofErr w:type="spellEnd"/>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06F4C2B8"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proofErr w:type="spellStart"/>
            <w:r w:rsidRPr="00C032F4">
              <w:rPr>
                <w:bCs/>
              </w:rPr>
              <w:t>HHParent</w:t>
            </w:r>
            <w:proofErr w:type="spellEnd"/>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584BB511" w:rsidR="0055542F" w:rsidRDefault="0055542F" w:rsidP="0055542F">
            <w:pPr>
              <w:pStyle w:val="NoSpacing"/>
            </w:pPr>
            <w:r>
              <w:t xml:space="preserve">See section </w:t>
            </w:r>
            <w:hyperlink w:anchor="_Set_Population_Identifiers_5" w:history="1">
              <w:r w:rsidR="00945C9D">
                <w:rPr>
                  <w:rStyle w:val="Hyperlink"/>
                </w:rPr>
                <w:t>5.17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7D57050D" w:rsidR="00566AFB" w:rsidRDefault="00566AFB" w:rsidP="00566AFB">
            <w:pPr>
              <w:pStyle w:val="NoSpacing"/>
            </w:pPr>
            <w:r>
              <w:t xml:space="preserve">See section </w:t>
            </w:r>
            <w:hyperlink w:anchor="_Set_Population_Identifiers_5" w:history="1">
              <w:r w:rsidR="00945C9D">
                <w:rPr>
                  <w:rStyle w:val="Hyperlink"/>
                </w:rPr>
                <w:t>5.17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r w:rsidRPr="008F2C7B">
        <w:rPr>
          <w:i/>
          <w:iCs/>
          <w:szCs w:val="20"/>
        </w:rPr>
        <w:t>PersonalID</w:t>
      </w:r>
      <w:r w:rsidRPr="008005D4">
        <w:rPr>
          <w:szCs w:val="20"/>
        </w:rPr>
        <w:t>s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pPr>
        <w:rPr>
          <w:ins w:id="437" w:author="Molly McEvilley" w:date="2020-08-11T17:16:00Z"/>
        </w:rPr>
      </w:pPr>
      <w:ins w:id="438" w:author="Molly McEvilley" w:date="2020-08-11T17:04:00Z">
        <w:r>
          <w:rPr>
            <w:b/>
            <w:bCs/>
          </w:rPr>
          <w:t xml:space="preserve">Unless </w:t>
        </w:r>
      </w:ins>
      <w:ins w:id="439" w:author="Molly McEvilley" w:date="2020-08-11T17:34:00Z">
        <w:r>
          <w:rPr>
            <w:b/>
            <w:bCs/>
          </w:rPr>
          <w:t xml:space="preserve">otherwise </w:t>
        </w:r>
      </w:ins>
      <w:ins w:id="440" w:author="Molly McEvilley" w:date="2020-08-11T17:04:00Z">
        <w:r>
          <w:rPr>
            <w:b/>
            <w:bCs/>
          </w:rPr>
          <w:t xml:space="preserve">specified </w:t>
        </w:r>
      </w:ins>
      <w:ins w:id="441" w:author="Molly McEvilley" w:date="2020-08-11T17:05:00Z">
        <w:r>
          <w:rPr>
            <w:b/>
            <w:bCs/>
          </w:rPr>
          <w:t>by this document, r</w:t>
        </w:r>
      </w:ins>
      <w:commentRangeStart w:id="442"/>
      <w:ins w:id="443" w:author="Molly McEvilley" w:date="2020-08-06T05:31:00Z">
        <w:r w:rsidR="0068044F" w:rsidRPr="00AB297A">
          <w:rPr>
            <w:b/>
            <w:bCs/>
          </w:rPr>
          <w:t xml:space="preserve">eporting procedures must exclude </w:t>
        </w:r>
      </w:ins>
      <w:ins w:id="444" w:author="Molly McEvilley" w:date="2020-09-03T11:29:00Z">
        <w:r w:rsidR="008E31DD">
          <w:rPr>
            <w:b/>
            <w:bCs/>
          </w:rPr>
          <w:t xml:space="preserve">any </w:t>
        </w:r>
      </w:ins>
      <w:ins w:id="445" w:author="Molly McEvilley" w:date="2020-08-06T05:31:00Z">
        <w:r w:rsidR="0068044F" w:rsidRPr="00AB297A">
          <w:rPr>
            <w:b/>
            <w:bCs/>
          </w:rPr>
          <w:t>data which is inconsistent with the HMIS Data Standards and HMIS CSV Specifications</w:t>
        </w:r>
      </w:ins>
      <w:commentRangeEnd w:id="442"/>
      <w:ins w:id="446" w:author="Molly McEvilley" w:date="2020-08-06T05:56:00Z">
        <w:r w:rsidR="0029362C">
          <w:rPr>
            <w:rStyle w:val="CommentReference"/>
          </w:rPr>
          <w:commentReference w:id="442"/>
        </w:r>
      </w:ins>
      <w:ins w:id="447" w:author="Molly McEvilley" w:date="2020-08-06T05:31:00Z">
        <w:r w:rsidR="0068044F" w:rsidRPr="00AB297A">
          <w:rPr>
            <w:b/>
            <w:bCs/>
          </w:rPr>
          <w:t>.</w:t>
        </w:r>
      </w:ins>
      <w:r w:rsidR="005A642F">
        <w:t xml:space="preserve"> </w:t>
      </w:r>
      <w:ins w:id="448" w:author="Molly McEvilley" w:date="2020-09-03T11:32:00Z">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ins>
      <w:ins w:id="449" w:author="Molly McEvilley" w:date="2020-08-11T17:32:00Z">
        <w:r>
          <w:t xml:space="preserve">There are defined requirements </w:t>
        </w:r>
      </w:ins>
      <w:ins w:id="450" w:author="Molly McEvilley" w:date="2020-08-11T17:24:00Z">
        <w:r>
          <w:t>for addressing a limited number</w:t>
        </w:r>
      </w:ins>
      <w:ins w:id="451" w:author="Molly McEvilley" w:date="2020-08-06T05:31:00Z">
        <w:r w:rsidR="0068044F">
          <w:t xml:space="preserve"> of data issues</w:t>
        </w:r>
      </w:ins>
      <w:ins w:id="452" w:author="Molly McEvilley" w:date="2020-08-11T17:34:00Z">
        <w:r>
          <w:t xml:space="preserve"> in LSA reporting</w:t>
        </w:r>
      </w:ins>
      <w:ins w:id="453" w:author="Molly McEvilley" w:date="2020-08-11T17:36:00Z">
        <w:r>
          <w:t>; h</w:t>
        </w:r>
      </w:ins>
      <w:ins w:id="454" w:author="Molly McEvilley" w:date="2020-08-11T17:33:00Z">
        <w:r>
          <w:t xml:space="preserve">owever, </w:t>
        </w:r>
      </w:ins>
      <w:ins w:id="455" w:author="Molly McEvilley" w:date="2020-08-11T17:32:00Z">
        <w:r>
          <w:t xml:space="preserve">it is </w:t>
        </w:r>
      </w:ins>
      <w:ins w:id="456" w:author="Molly McEvilley" w:date="2020-08-11T17:34:00Z">
        <w:r>
          <w:t>out</w:t>
        </w:r>
      </w:ins>
      <w:ins w:id="457" w:author="Molly McEvilley" w:date="2020-08-11T17:35:00Z">
        <w:r>
          <w:t>side the scope of this document to anticipate every potential inconsistency.</w:t>
        </w:r>
      </w:ins>
      <w:r w:rsidR="005A642F">
        <w:t xml:space="preserve"> </w:t>
      </w:r>
      <w:ins w:id="458" w:author="Molly McEvilley" w:date="2020-08-06T05:31:00Z">
        <w:r w:rsidR="0068044F">
          <w:t xml:space="preserve">In systems that – for whatever reason – allow users to create records </w:t>
        </w:r>
      </w:ins>
      <w:ins w:id="459" w:author="Molly McEvilley" w:date="2020-09-03T11:30:00Z">
        <w:r w:rsidR="008E31DD">
          <w:t>that are inconsistent w</w:t>
        </w:r>
      </w:ins>
      <w:ins w:id="460" w:author="Molly McEvilley" w:date="2020-09-03T11:31:00Z">
        <w:r w:rsidR="008E31DD">
          <w:t xml:space="preserve">ith </w:t>
        </w:r>
      </w:ins>
      <w:ins w:id="461" w:author="Molly McEvilley" w:date="2020-08-06T05:31:00Z">
        <w:r w:rsidR="0068044F">
          <w:t xml:space="preserve">HMIS </w:t>
        </w:r>
      </w:ins>
      <w:ins w:id="462" w:author="Molly McEvilley" w:date="2020-09-03T11:31:00Z">
        <w:r w:rsidR="008E31DD">
          <w:t>requirements</w:t>
        </w:r>
      </w:ins>
      <w:ins w:id="463" w:author="Molly McEvilley" w:date="2020-08-06T05:31:00Z">
        <w:r w:rsidR="0068044F">
          <w:t xml:space="preserve">, </w:t>
        </w:r>
      </w:ins>
      <w:ins w:id="464" w:author="Molly McEvilley" w:date="2020-08-11T17:36:00Z">
        <w:r>
          <w:t xml:space="preserve">it is the responsibility of the vendor to </w:t>
        </w:r>
      </w:ins>
      <w:ins w:id="465" w:author="Molly McEvilley" w:date="2020-08-11T17:37:00Z">
        <w:r>
          <w:t xml:space="preserve">be aware of these exceptions and exclude </w:t>
        </w:r>
      </w:ins>
      <w:ins w:id="466" w:author="Molly McEvilley" w:date="2020-08-11T17:38:00Z">
        <w:r>
          <w:t>the</w:t>
        </w:r>
      </w:ins>
      <w:ins w:id="467" w:author="Molly McEvilley" w:date="2020-08-11T17:36:00Z">
        <w:r>
          <w:t xml:space="preserve"> records</w:t>
        </w:r>
      </w:ins>
      <w:ins w:id="468" w:author="Molly McEvilley" w:date="2020-08-11T17:38:00Z">
        <w:r>
          <w:t xml:space="preserve"> from LSA reporting</w:t>
        </w:r>
      </w:ins>
      <w:ins w:id="469" w:author="Molly McEvilley" w:date="2020-08-11T17:36:00Z">
        <w:r>
          <w:t>.</w:t>
        </w:r>
      </w:ins>
      <w:r w:rsidR="005A642F">
        <w:t xml:space="preserve"> </w:t>
      </w:r>
    </w:p>
    <w:p w14:paraId="3F60F578" w14:textId="59B0A62F" w:rsidR="00656851" w:rsidRDefault="005A642F" w:rsidP="00C3527B">
      <w:pPr>
        <w:rPr>
          <w:ins w:id="470" w:author="Molly McEvilley" w:date="2020-09-03T05:35:00Z"/>
        </w:rPr>
      </w:pPr>
      <w:del w:id="471" w:author="Molly McEvilley" w:date="2020-09-03T11:32:00Z">
        <w:r w:rsidDel="008E31DD">
          <w:delText xml:space="preserve">  </w:delText>
        </w:r>
      </w:del>
      <w:ins w:id="472" w:author="Molly McEvilley" w:date="2020-09-03T05:35:00Z">
        <w:r w:rsidR="00656851">
          <w:rPr>
            <w:b/>
            <w:bCs/>
          </w:rPr>
          <w:t>Deleted data are never used for reporting.</w:t>
        </w:r>
      </w:ins>
      <w:ins w:id="473" w:author="Molly McEvilley" w:date="2020-09-03T05:36:00Z">
        <w:r w:rsidR="00656851">
          <w:rPr>
            <w:b/>
            <w:bCs/>
          </w:rPr>
          <w:t xml:space="preserve"> </w:t>
        </w:r>
        <w:r w:rsidR="00656851">
          <w:t xml:space="preserve">Any record marked as deleted must be excluded </w:t>
        </w:r>
      </w:ins>
      <w:ins w:id="474" w:author="Molly McEvilley" w:date="2020-09-03T05:37:00Z">
        <w:r w:rsidR="00656851">
          <w:t xml:space="preserve">from LSA reporting. </w:t>
        </w:r>
      </w:ins>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has,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proofErr w:type="spellStart"/>
      <w:r w:rsidRPr="008F2C7B">
        <w:rPr>
          <w:i/>
          <w:iCs/>
        </w:rPr>
        <w:t>EnrollmentCoC</w:t>
      </w:r>
      <w:proofErr w:type="spellEnd"/>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lastRenderedPageBreak/>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47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47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404D0820" w14:textId="2C10FCF6" w:rsidR="000B1737" w:rsidRDefault="000B1737" w:rsidP="000B1737">
      <w:r w:rsidRPr="002F0D32">
        <w:rPr>
          <w:b/>
          <w:bCs/>
        </w:rPr>
        <w:t>For night-by-night ES,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r w:rsidRPr="00A965E2">
        <w:rPr>
          <w:i/>
          <w:iCs/>
        </w:rPr>
        <w:t>TrackingMethod</w:t>
      </w:r>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rPr>
          <w:ins w:id="476" w:author="Molly McEvilley" w:date="2020-08-13T10:46:00Z"/>
        </w:rPr>
      </w:pPr>
      <w:proofErr w:type="spellStart"/>
      <w:r>
        <w:t>Project.</w:t>
      </w:r>
      <w:r>
        <w:rPr>
          <w:i/>
          <w:iCs/>
        </w:rPr>
        <w:t>OperatingEndDate</w:t>
      </w:r>
      <w:proofErr w:type="spellEnd"/>
      <w:ins w:id="477" w:author="Molly McEvilley" w:date="2020-08-13T10:45:00Z">
        <w:r w:rsidR="00FF46B8">
          <w:t xml:space="preserve"> is</w:t>
        </w:r>
      </w:ins>
      <w:ins w:id="478" w:author="Molly McEvilley" w:date="2020-08-13T10:46:00Z">
        <w:r w:rsidR="00FF46B8">
          <w:t xml:space="preserve"> NULL; or </w:t>
        </w:r>
      </w:ins>
    </w:p>
    <w:p w14:paraId="1D3242C8" w14:textId="25350E84" w:rsidR="00D27CF7" w:rsidRDefault="00FF46B8" w:rsidP="00FF46B8">
      <w:pPr>
        <w:pStyle w:val="ListParagraph"/>
        <w:numPr>
          <w:ilvl w:val="1"/>
          <w:numId w:val="32"/>
        </w:numPr>
      </w:pPr>
      <w:proofErr w:type="spellStart"/>
      <w:ins w:id="479" w:author="Molly McEvilley" w:date="2020-08-13T10:46:00Z">
        <w:r>
          <w:t>Project.</w:t>
        </w:r>
        <w:r>
          <w:rPr>
            <w:i/>
            <w:iCs/>
          </w:rPr>
          <w:t>OperatingEndDate</w:t>
        </w:r>
      </w:ins>
      <w:proofErr w:type="spellEnd"/>
      <w:r w:rsidR="00D27CF7">
        <w:rPr>
          <w:i/>
          <w:iCs/>
        </w:rPr>
        <w:t xml:space="preserve"> </w:t>
      </w:r>
      <w:r w:rsidR="00D27CF7">
        <w:t xml:space="preserve">&gt;= 10/1/2012 </w:t>
      </w:r>
      <w:ins w:id="480" w:author="Molly McEvilley" w:date="2020-08-13T10:46:00Z">
        <w:r>
          <w:t xml:space="preserve">and </w:t>
        </w:r>
      </w:ins>
      <w:ins w:id="481" w:author="Molly McEvilley" w:date="2020-08-13T10:47:00Z">
        <w:r>
          <w:t xml:space="preserve">&gt; </w:t>
        </w:r>
      </w:ins>
      <w:proofErr w:type="spellStart"/>
      <w:ins w:id="482" w:author="Molly McEvilley" w:date="2020-08-13T10:46:00Z">
        <w:r>
          <w:t>Project.</w:t>
        </w:r>
        <w:r>
          <w:rPr>
            <w:i/>
            <w:iCs/>
          </w:rPr>
          <w:t>OperatingStartDate</w:t>
        </w:r>
        <w:proofErr w:type="spellEnd"/>
        <w:r>
          <w:t xml:space="preserve"> </w:t>
        </w:r>
      </w:ins>
      <w:del w:id="483" w:author="Molly McEvilley" w:date="2020-08-13T10:46:00Z">
        <w:r w:rsidR="00D27CF7" w:rsidDel="00FF46B8">
          <w:delText xml:space="preserve">or is </w:delText>
        </w:r>
        <w:r w:rsidR="00143E83" w:rsidDel="00FF46B8">
          <w:delText>NULL</w:delText>
        </w:r>
      </w:del>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lastRenderedPageBreak/>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proofErr w:type="spellStart"/>
      <w:r w:rsidRPr="002F0D32">
        <w:rPr>
          <w:u w:val="single"/>
        </w:rPr>
        <w:t>Project.</w:t>
      </w:r>
      <w:r w:rsidRPr="002F0D32">
        <w:rPr>
          <w:i/>
          <w:iCs/>
          <w:u w:val="single"/>
        </w:rPr>
        <w:t>OperatingEndDate</w:t>
      </w:r>
      <w:proofErr w:type="spellEnd"/>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00AB4318"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proofErr w:type="spellStart"/>
      <w:r w:rsidRPr="002F0D32">
        <w:t>EnrollmentCoC</w:t>
      </w:r>
      <w:proofErr w:type="spellEnd"/>
      <w:r>
        <w:t xml:space="preserve"> record where </w:t>
      </w:r>
      <w:r w:rsidRPr="003D6740">
        <w:rPr>
          <w:i/>
          <w:iCs/>
        </w:rPr>
        <w:t>InformationDate</w:t>
      </w:r>
      <w:r>
        <w:t xml:space="preserve"> &lt;= </w:t>
      </w:r>
      <w:r w:rsidRPr="003D6740">
        <w:rPr>
          <w:u w:val="single"/>
        </w:rPr>
        <w:t>ReportEnd</w:t>
      </w:r>
      <w:r>
        <w:t xml:space="preserve"> and </w:t>
      </w:r>
      <w:r w:rsidRPr="003D6740">
        <w:rPr>
          <w:i/>
          <w:iCs/>
        </w:rPr>
        <w:t>CoCCode</w:t>
      </w:r>
      <w:r>
        <w:t xml:space="preserve"> = </w:t>
      </w:r>
      <w:r w:rsidRPr="003D6740">
        <w:rPr>
          <w:u w:val="single"/>
        </w:rPr>
        <w:t xml:space="preserve">ReportCoC </w:t>
      </w:r>
    </w:p>
    <w:p w14:paraId="3DB82D52" w14:textId="303FA6CF" w:rsidR="00D27CF7" w:rsidRPr="002F0D32" w:rsidRDefault="00D27CF7" w:rsidP="00D27CF7">
      <w:pPr>
        <w:pStyle w:val="ListParagraph"/>
      </w:pPr>
      <w:r w:rsidRPr="006F51AA">
        <w:t xml:space="preserve">If </w:t>
      </w:r>
      <w:proofErr w:type="spellStart"/>
      <w:r w:rsidRPr="006F51AA">
        <w:t>Project.</w:t>
      </w:r>
      <w:r w:rsidRPr="002F0D32">
        <w:rPr>
          <w:i/>
          <w:iCs/>
        </w:rPr>
        <w:t>ProjectType</w:t>
      </w:r>
      <w:proofErr w:type="spellEnd"/>
      <w:r>
        <w:t xml:space="preserve"> = 1 and </w:t>
      </w:r>
      <w:proofErr w:type="spellStart"/>
      <w:r>
        <w:t>Project.</w:t>
      </w:r>
      <w:r w:rsidRPr="005F4836">
        <w:rPr>
          <w:bCs/>
          <w:i/>
          <w:iCs/>
        </w:rPr>
        <w:t>TrackingMethod</w:t>
      </w:r>
      <w:proofErr w:type="spellEnd"/>
      <w:r w:rsidRPr="00A6067F">
        <w:t xml:space="preserve"> = 3, there is at least one </w:t>
      </w:r>
      <w:proofErr w:type="spellStart"/>
      <w:r w:rsidR="003C4035" w:rsidRPr="003C4035">
        <w:rPr>
          <w:i/>
        </w:rPr>
        <w:t>BedNightDate</w:t>
      </w:r>
      <w:proofErr w:type="spellEnd"/>
      <w:r w:rsidRPr="00A6067F">
        <w:t xml:space="preserve"> record between </w:t>
      </w:r>
      <w:r w:rsidRPr="002D2B2B">
        <w:rPr>
          <w:u w:val="single"/>
        </w:rPr>
        <w:t>ReportStart</w:t>
      </w:r>
      <w:r w:rsidRPr="00A6067F">
        <w:t xml:space="preserve"> and </w:t>
      </w:r>
      <w:r w:rsidRPr="004674DD">
        <w:rPr>
          <w:u w:val="single"/>
        </w:rPr>
        <w:t>ReportEnd</w:t>
      </w:r>
    </w:p>
    <w:p w14:paraId="5DAF853E" w14:textId="77777777" w:rsidR="00D27CF7" w:rsidRPr="006A3016" w:rsidRDefault="00D27CF7" w:rsidP="00D27CF7">
      <w:pPr>
        <w:pStyle w:val="Heading4"/>
      </w:pPr>
      <w:r w:rsidRPr="0088191A">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proofErr w:type="spellStart"/>
            <w:r>
              <w:t>Project.</w:t>
            </w:r>
            <w:r w:rsidRPr="00DE4A2E">
              <w:rPr>
                <w:i/>
                <w:iCs/>
              </w:rPr>
              <w:t>OperatingEndDate</w:t>
            </w:r>
            <w:proofErr w:type="spellEnd"/>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(any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213A7968" w14:textId="77777777" w:rsidR="00D27CF7" w:rsidRDefault="00D27CF7" w:rsidP="00D27CF7">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where:</w:t>
      </w:r>
    </w:p>
    <w:p w14:paraId="5B504500" w14:textId="77777777" w:rsidR="00D27CF7" w:rsidRDefault="00D27CF7" w:rsidP="0030608E">
      <w:pPr>
        <w:pStyle w:val="ListParagraph"/>
        <w:numPr>
          <w:ilvl w:val="0"/>
          <w:numId w:val="33"/>
        </w:numPr>
      </w:pPr>
      <w:proofErr w:type="spellStart"/>
      <w:r w:rsidRPr="002F0D32">
        <w:rPr>
          <w:i/>
          <w:iCs/>
        </w:rPr>
        <w:t>DateProvided</w:t>
      </w:r>
      <w:proofErr w:type="spellEnd"/>
      <w:r>
        <w:t xml:space="preserve"> between </w:t>
      </w:r>
      <w:r>
        <w:rPr>
          <w:u w:val="single"/>
        </w:rPr>
        <w:t>10/1/2012</w:t>
      </w:r>
      <w:r>
        <w:t xml:space="preserve"> and </w:t>
      </w:r>
      <w:r w:rsidRPr="002F0D32">
        <w:rPr>
          <w:u w:val="single"/>
        </w:rPr>
        <w:t>ReportEnd</w:t>
      </w:r>
      <w:r>
        <w:t>; and</w:t>
      </w:r>
    </w:p>
    <w:p w14:paraId="3173F003" w14:textId="77777777" w:rsidR="00D27CF7" w:rsidRDefault="00D27CF7" w:rsidP="0030608E">
      <w:pPr>
        <w:pStyle w:val="ListParagraph"/>
        <w:numPr>
          <w:ilvl w:val="0"/>
          <w:numId w:val="33"/>
        </w:numPr>
      </w:pPr>
      <w:proofErr w:type="spellStart"/>
      <w:r w:rsidRPr="002F0D32">
        <w:rPr>
          <w:i/>
          <w:iCs/>
        </w:rPr>
        <w:t>DateProvided</w:t>
      </w:r>
      <w:proofErr w:type="spellEnd"/>
      <w:r>
        <w:t xml:space="preserve"> &gt;= </w:t>
      </w:r>
      <w:proofErr w:type="spellStart"/>
      <w:r>
        <w:t>Enrollment.</w:t>
      </w:r>
      <w:r w:rsidRPr="002F0D32">
        <w:rPr>
          <w:i/>
          <w:iCs/>
        </w:rPr>
        <w:t>EntryDate</w:t>
      </w:r>
      <w:proofErr w:type="spellEnd"/>
      <w:r w:rsidRPr="002F0D32">
        <w:t>; and</w:t>
      </w:r>
    </w:p>
    <w:p w14:paraId="47CB62DB" w14:textId="5D8963CA"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Exit.</w:t>
      </w:r>
      <w:r w:rsidRPr="002F0D32">
        <w:rPr>
          <w:i/>
          <w:iCs/>
        </w:rPr>
        <w:t>ExitDate</w:t>
      </w:r>
      <w:proofErr w:type="spellEnd"/>
      <w:r>
        <w:t xml:space="preserve"> or </w:t>
      </w:r>
      <w:proofErr w:type="spellStart"/>
      <w:r>
        <w:t>Exit.</w:t>
      </w:r>
      <w:r w:rsidRPr="002F0D32">
        <w:rPr>
          <w:i/>
          <w:iCs/>
        </w:rPr>
        <w:t>ExitDate</w:t>
      </w:r>
      <w:proofErr w:type="spellEnd"/>
      <w:r>
        <w:t xml:space="preserve"> is </w:t>
      </w:r>
      <w:r w:rsidR="00143E83">
        <w:t>NULL</w:t>
      </w:r>
      <w:r>
        <w:t xml:space="preserve">; and </w:t>
      </w:r>
    </w:p>
    <w:p w14:paraId="609C3523" w14:textId="20E4259E" w:rsidR="00D27CF7" w:rsidRPr="002F0D32" w:rsidRDefault="00D27CF7" w:rsidP="0030608E">
      <w:pPr>
        <w:pStyle w:val="ListParagraph"/>
        <w:numPr>
          <w:ilvl w:val="0"/>
          <w:numId w:val="33"/>
        </w:numPr>
      </w:pPr>
      <w:proofErr w:type="spellStart"/>
      <w:r w:rsidRPr="002F0D32">
        <w:rPr>
          <w:i/>
          <w:iCs/>
        </w:rPr>
        <w:t>DateProvided</w:t>
      </w:r>
      <w:proofErr w:type="spellEnd"/>
      <w:r>
        <w:t xml:space="preserve"> &lt;= </w:t>
      </w:r>
      <w:proofErr w:type="spellStart"/>
      <w:r>
        <w:t>Project.</w:t>
      </w:r>
      <w:r w:rsidRPr="002F0D32">
        <w:rPr>
          <w:i/>
          <w:iCs/>
        </w:rPr>
        <w:t>OperatingEndDate</w:t>
      </w:r>
      <w:proofErr w:type="spellEnd"/>
      <w:r>
        <w:t xml:space="preserve"> or </w:t>
      </w:r>
      <w:proofErr w:type="spellStart"/>
      <w:r>
        <w:t>Project.</w:t>
      </w:r>
      <w:r w:rsidRPr="002F0D32">
        <w:rPr>
          <w:i/>
          <w:iCs/>
        </w:rPr>
        <w:t>OperatingEndDate</w:t>
      </w:r>
      <w:proofErr w:type="spellEnd"/>
      <w:r>
        <w:t xml:space="preserve"> is </w:t>
      </w:r>
      <w:r w:rsidR="00143E83">
        <w:t>NULL</w:t>
      </w:r>
      <w:r>
        <w:t>.</w:t>
      </w:r>
    </w:p>
    <w:p w14:paraId="63AF67CA" w14:textId="77777777" w:rsidR="00D27CF7" w:rsidRPr="006A3016" w:rsidRDefault="00D27CF7" w:rsidP="00D27CF7">
      <w:pPr>
        <w:pStyle w:val="Heading4"/>
      </w:pPr>
      <w:r w:rsidRPr="0088191A">
        <w:t>ExitDate</w:t>
      </w:r>
    </w:p>
    <w:p w14:paraId="5B2D95AF" w14:textId="27136040" w:rsidR="00D27CF7" w:rsidRPr="00CB505E" w:rsidRDefault="00D27CF7" w:rsidP="00D27CF7">
      <w:r>
        <w:t xml:space="preserve">Exits that occur after the end of the report period are not relevant; if </w:t>
      </w:r>
      <w:r w:rsidRPr="00A965E2">
        <w:rPr>
          <w:i/>
          <w:iCs/>
        </w:rPr>
        <w:t>ExitDate</w:t>
      </w:r>
      <w:r>
        <w:t xml:space="preserve"> &gt; </w:t>
      </w:r>
      <w:r w:rsidRPr="00A965E2">
        <w:rPr>
          <w:rFonts w:cstheme="minorHAnsi"/>
          <w:u w:val="single"/>
        </w:rPr>
        <w:t>ReportEnd</w:t>
      </w:r>
      <w:r>
        <w:t xml:space="preserve">, the </w:t>
      </w:r>
      <w:proofErr w:type="spellStart"/>
      <w:r>
        <w:t>tlsa_HHID.</w:t>
      </w:r>
      <w:r w:rsidRPr="001A2AE2">
        <w:rPr>
          <w:b/>
          <w:bCs/>
        </w:rPr>
        <w:t>ExitDate</w:t>
      </w:r>
      <w:proofErr w:type="spellEnd"/>
      <w:r>
        <w:t xml:space="preserve"> should be </w:t>
      </w:r>
      <w:r w:rsidR="00143E83">
        <w:t>NULL</w:t>
      </w:r>
      <w:r>
        <w:t xml:space="preserve"> unless one of the conditions below apply</w:t>
      </w:r>
      <w:r w:rsidR="004873DC">
        <w:t xml:space="preserve">. </w:t>
      </w:r>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06D7C9A7" w:rsidR="00D27CF7" w:rsidRDefault="00D27CF7" w:rsidP="0030608E">
      <w:pPr>
        <w:pStyle w:val="ListParagraph"/>
        <w:numPr>
          <w:ilvl w:val="1"/>
          <w:numId w:val="35"/>
        </w:num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77777777" w:rsidR="00D27CF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62AD77C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02EC5601" w:rsidR="00D27CF7" w:rsidRPr="002F0D32" w:rsidRDefault="00D27CF7" w:rsidP="0084349D">
            <w:pPr>
              <w:pStyle w:val="NoSpacing"/>
            </w:pPr>
            <w:proofErr w:type="spellStart"/>
            <w:r w:rsidRPr="002F0D32">
              <w:lastRenderedPageBreak/>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Project.</w:t>
            </w:r>
            <w:r w:rsidRPr="002F0D32">
              <w:rPr>
                <w:i/>
                <w:iCs/>
              </w:rPr>
              <w:t>OperatingEndDate</w:t>
            </w:r>
            <w:proofErr w:type="spellEnd"/>
          </w:p>
        </w:tc>
      </w:tr>
      <w:tr w:rsidR="00D27CF7" w14:paraId="2AEE976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77777777" w:rsidR="00D27CF7" w:rsidRPr="004E219E" w:rsidRDefault="00D27CF7" w:rsidP="0084349D">
            <w:pPr>
              <w:pStyle w:val="NoSpacing"/>
            </w:pPr>
            <w:proofErr w:type="spellStart"/>
            <w:r w:rsidRPr="002F0D32">
              <w:t>Project.</w:t>
            </w:r>
            <w:r w:rsidRPr="002F0D32">
              <w:rPr>
                <w:i/>
                <w:iCs/>
              </w:rPr>
              <w:t>OperatingEndDate</w:t>
            </w:r>
            <w:proofErr w:type="spellEnd"/>
            <w:r w:rsidRPr="002F0D32">
              <w:t xml:space="preserve"> &lt; </w:t>
            </w:r>
            <w:r w:rsidRPr="00CA35DD">
              <w:rPr>
                <w:u w:val="single"/>
              </w:rPr>
              <w:t>ReportEnd</w:t>
            </w:r>
            <w:r>
              <w:rPr>
                <w:u w:val="single"/>
              </w:rPr>
              <w:t xml:space="preserve"> </w:t>
            </w:r>
            <w:r w:rsidRPr="002F0D32">
              <w:t xml:space="preserve">and </w:t>
            </w:r>
            <w:r w:rsidRPr="00A432BD">
              <w:rPr>
                <w:i/>
                <w:iCs/>
              </w:rPr>
              <w:t>ExitDate</w:t>
            </w:r>
            <w:r>
              <w:rPr>
                <w:i/>
                <w:iCs/>
              </w:rPr>
              <w:t xml:space="preserve"> </w:t>
            </w:r>
            <w:r>
              <w:t xml:space="preserve">&gt; </w:t>
            </w:r>
            <w:proofErr w:type="spellStart"/>
            <w:r>
              <w:t>Project.</w:t>
            </w:r>
            <w:r w:rsidRPr="002F0D32">
              <w:rPr>
                <w:i/>
                <w:iCs/>
              </w:rPr>
              <w:t>OperatingEndDate</w:t>
            </w:r>
            <w:proofErr w:type="spellEnd"/>
          </w:p>
        </w:tc>
        <w:tc>
          <w:tcPr>
            <w:tcW w:w="4723" w:type="dxa"/>
          </w:tcPr>
          <w:p w14:paraId="50AA28DD"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proofErr w:type="spellStart"/>
            <w:r>
              <w:t>Project.</w:t>
            </w:r>
            <w:r w:rsidRPr="002F0D32">
              <w:rPr>
                <w:i/>
                <w:iCs/>
              </w:rPr>
              <w:t>OperatingEndDate</w:t>
            </w:r>
            <w:proofErr w:type="spellEnd"/>
          </w:p>
        </w:tc>
      </w:tr>
      <w:tr w:rsidR="00D27CF7" w14:paraId="1D042B4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D27CF7" w14:paraId="3C0CFB68"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(any other)</w:t>
            </w:r>
          </w:p>
        </w:tc>
        <w:tc>
          <w:tcPr>
            <w:tcW w:w="4723" w:type="dxa"/>
          </w:tcPr>
          <w:p w14:paraId="6C3B5A88"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484" w:name="_ExitDest"/>
      <w:bookmarkEnd w:id="484"/>
      <w:proofErr w:type="spellStart"/>
      <w:r>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32C67C63"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31D819AF"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lastRenderedPageBreak/>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Jail, </w:t>
            </w:r>
            <w:proofErr w:type="gramStart"/>
            <w:r>
              <w:rPr>
                <w:rFonts w:ascii="Calibri" w:hAnsi="Calibri" w:cs="Calibri"/>
                <w:color w:val="000000"/>
              </w:rPr>
              <w:t>prison</w:t>
            </w:r>
            <w:proofErr w:type="gramEnd"/>
            <w:r>
              <w:rPr>
                <w:rFonts w:ascii="Calibri" w:hAnsi="Calibri" w:cs="Calibri"/>
                <w:color w:val="000000"/>
              </w:rPr>
              <w:t xml:space="preserve">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(any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485" w:name="_HMIS_Data_Requirements"/>
      <w:bookmarkStart w:id="486" w:name="_Toc37849749"/>
      <w:bookmarkStart w:id="487" w:name="_Toc38030524"/>
      <w:bookmarkEnd w:id="485"/>
      <w:r>
        <w:t>HMIS Client Enrollments</w:t>
      </w:r>
      <w:r w:rsidR="00B054F4">
        <w:t xml:space="preserve"> (</w:t>
      </w:r>
      <w:proofErr w:type="spellStart"/>
      <w:r w:rsidR="00B054F4">
        <w:t>tlsa_Enrollment</w:t>
      </w:r>
      <w:proofErr w:type="spellEnd"/>
      <w:r w:rsidR="00B054F4">
        <w:t>)</w:t>
      </w:r>
      <w:bookmarkEnd w:id="486"/>
      <w:bookmarkEnd w:id="487"/>
    </w:p>
    <w:p w14:paraId="001BA827" w14:textId="2226DF98" w:rsidR="00C3527B" w:rsidRDefault="00D74B0A" w:rsidP="00C3527B">
      <w:pPr>
        <w:jc w:val="center"/>
      </w:pPr>
      <w:r>
        <w:rPr>
          <w:rFonts w:ascii="Times New Roman" w:hAnsi="Times New Roman" w:cs="Times New Roman"/>
          <w:noProof/>
          <w:sz w:val="24"/>
          <w:szCs w:val="24"/>
        </w:rPr>
        <mc:AlternateContent>
          <mc:Choice Requires="wpg">
            <w:drawing>
              <wp:inline distT="0" distB="0" distL="0" distR="0" wp14:anchorId="7B231685" wp14:editId="6868EE53">
                <wp:extent cx="5234940" cy="1828800"/>
                <wp:effectExtent l="0" t="0" r="22860" b="19050"/>
                <wp:docPr id="74486060" name="Group 7448606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1828800"/>
                          <a:chOff x="1117907" y="1066851"/>
                          <a:chExt cx="52348" cy="18288"/>
                        </a:xfrm>
                      </wpg:grpSpPr>
                      <wpg:grpSp>
                        <wpg:cNvPr id="74486061" name="Group 285"/>
                        <wpg:cNvGrpSpPr>
                          <a:grpSpLocks/>
                        </wpg:cNvGrpSpPr>
                        <wpg:grpSpPr bwMode="auto">
                          <a:xfrm>
                            <a:off x="1117907" y="1072386"/>
                            <a:ext cx="12802" cy="7218"/>
                            <a:chOff x="1117907" y="1072850"/>
                            <a:chExt cx="12801" cy="7217"/>
                          </a:xfrm>
                        </wpg:grpSpPr>
                        <wps:wsp>
                          <wps:cNvPr id="74486062" name="Flowchart: Document 74485837"/>
                          <wps:cNvSpPr>
                            <a:spLocks noChangeArrowheads="1"/>
                          </wps:cNvSpPr>
                          <wps:spPr bwMode="auto">
                            <a:xfrm>
                              <a:off x="1117907" y="1072850"/>
                              <a:ext cx="12802" cy="2705"/>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23DB24" w14:textId="77777777" w:rsidR="00722600" w:rsidRDefault="00722600" w:rsidP="00D74B0A">
                                <w:pPr>
                                  <w:pStyle w:val="Style3"/>
                                </w:pPr>
                                <w:r>
                                  <w:t>lsa_Report</w:t>
                                </w:r>
                              </w:p>
                            </w:txbxContent>
                          </wps:txbx>
                          <wps:bodyPr rot="0" vert="horz" wrap="square" lIns="0" tIns="0" rIns="0" bIns="0" anchor="ctr" anchorCtr="0" upright="1">
                            <a:noAutofit/>
                          </wps:bodyPr>
                        </wps:wsp>
                        <wps:wsp>
                          <wps:cNvPr id="74486063" name="Flowchart: Internal Storage 63"/>
                          <wps:cNvSpPr>
                            <a:spLocks noChangeArrowheads="1"/>
                          </wps:cNvSpPr>
                          <wps:spPr bwMode="auto">
                            <a:xfrm>
                              <a:off x="1117907" y="1077362"/>
                              <a:ext cx="1280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9A9A11" w14:textId="77777777" w:rsidR="00722600" w:rsidRDefault="00722600" w:rsidP="00D74B0A">
                                <w:pPr>
                                  <w:pStyle w:val="Style3"/>
                                </w:pPr>
                                <w:r>
                                  <w:t>tlsa_HHID</w:t>
                                </w:r>
                              </w:p>
                            </w:txbxContent>
                          </wps:txbx>
                          <wps:bodyPr rot="0" vert="horz" wrap="square" lIns="0" tIns="0" rIns="0" bIns="0" anchor="ctr" anchorCtr="0" upright="1">
                            <a:noAutofit/>
                          </wps:bodyPr>
                        </wps:wsp>
                      </wpg:grpSp>
                      <wpg:grpSp>
                        <wpg:cNvPr id="74486064" name="Group 288"/>
                        <wpg:cNvGrpSpPr>
                          <a:grpSpLocks/>
                        </wpg:cNvGrpSpPr>
                        <wpg:grpSpPr bwMode="auto">
                          <a:xfrm>
                            <a:off x="1136324" y="1066851"/>
                            <a:ext cx="15214" cy="18288"/>
                            <a:chOff x="1136324" y="1066851"/>
                            <a:chExt cx="15214" cy="18288"/>
                          </a:xfrm>
                        </wpg:grpSpPr>
                        <wps:wsp>
                          <wps:cNvPr id="74486065" name="Left Bracket 74485840"/>
                          <wps:cNvSpPr>
                            <a:spLocks/>
                          </wps:cNvSpPr>
                          <wps:spPr bwMode="auto">
                            <a:xfrm flipH="1" flipV="1">
                              <a:off x="1149136"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6" name="Left Bracket 74485839"/>
                          <wps:cNvSpPr>
                            <a:spLocks/>
                          </wps:cNvSpPr>
                          <wps:spPr bwMode="auto">
                            <a:xfrm flipV="1">
                              <a:off x="1136324" y="106685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67" name="AutoShape 9"/>
                          <wps:cNvSpPr>
                            <a:spLocks noChangeArrowheads="1"/>
                          </wps:cNvSpPr>
                          <wps:spPr bwMode="auto">
                            <a:xfrm>
                              <a:off x="1137525" y="108046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155B8A" w14:textId="77777777" w:rsidR="00722600" w:rsidRDefault="00722600" w:rsidP="00D74B0A">
                                <w:pPr>
                                  <w:pStyle w:val="Style3"/>
                                </w:pPr>
                                <w:r>
                                  <w:t>hmis_Exit</w:t>
                                </w:r>
                              </w:p>
                            </w:txbxContent>
                          </wps:txbx>
                          <wps:bodyPr rot="0" vert="horz" wrap="square" lIns="0" tIns="0" rIns="0" bIns="0" anchor="ctr" anchorCtr="0" upright="1">
                            <a:noAutofit/>
                          </wps:bodyPr>
                        </wps:wsp>
                        <wps:wsp>
                          <wps:cNvPr id="74486068" name="AutoShape 10"/>
                          <wps:cNvSpPr>
                            <a:spLocks noChangeArrowheads="1"/>
                          </wps:cNvSpPr>
                          <wps:spPr bwMode="auto">
                            <a:xfrm>
                              <a:off x="1137525" y="107194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57D0C" w14:textId="77777777" w:rsidR="00722600" w:rsidRDefault="00722600" w:rsidP="00D74B0A">
                                <w:pPr>
                                  <w:pStyle w:val="Style3"/>
                                </w:pPr>
                                <w:r>
                                  <w:t>hmis_Client</w:t>
                                </w:r>
                              </w:p>
                            </w:txbxContent>
                          </wps:txbx>
                          <wps:bodyPr rot="0" vert="horz" wrap="square" lIns="0" tIns="0" rIns="0" bIns="0" anchor="ctr" anchorCtr="0" upright="1">
                            <a:noAutofit/>
                          </wps:bodyPr>
                        </wps:wsp>
                        <wps:wsp>
                          <wps:cNvPr id="74486069" name="AutoShape 11"/>
                          <wps:cNvSpPr>
                            <a:spLocks noChangeArrowheads="1"/>
                          </wps:cNvSpPr>
                          <wps:spPr bwMode="auto">
                            <a:xfrm>
                              <a:off x="1137525" y="106763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7B0CE0" w14:textId="77777777" w:rsidR="00722600" w:rsidRDefault="00722600" w:rsidP="00D74B0A">
                                <w:pPr>
                                  <w:pStyle w:val="Style3"/>
                                </w:pPr>
                                <w:r>
                                  <w:t>hmis_Enrollment</w:t>
                                </w:r>
                              </w:p>
                            </w:txbxContent>
                          </wps:txbx>
                          <wps:bodyPr rot="0" vert="horz" wrap="square" lIns="0" tIns="0" rIns="0" bIns="0" anchor="ctr" anchorCtr="0" upright="1">
                            <a:noAutofit/>
                          </wps:bodyPr>
                        </wps:wsp>
                        <wps:wsp>
                          <wps:cNvPr id="74486070" name="AutoShape 12"/>
                          <wps:cNvSpPr>
                            <a:spLocks noChangeArrowheads="1"/>
                          </wps:cNvSpPr>
                          <wps:spPr bwMode="auto">
                            <a:xfrm>
                              <a:off x="1137525" y="1076257"/>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DA9CD35" w14:textId="77777777" w:rsidR="00722600" w:rsidRDefault="00722600" w:rsidP="00D74B0A">
                                <w:pPr>
                                  <w:pStyle w:val="Style3"/>
                                </w:pPr>
                                <w:r>
                                  <w:t>hmis_HealthAndDV</w:t>
                                </w:r>
                              </w:p>
                            </w:txbxContent>
                          </wps:txbx>
                          <wps:bodyPr rot="0" vert="horz" wrap="square" lIns="0" tIns="0" rIns="0" bIns="0" anchor="ctr" anchorCtr="0" upright="1">
                            <a:noAutofit/>
                          </wps:bodyPr>
                        </wps:wsp>
                      </wpg:grpSp>
                      <wps:wsp>
                        <wps:cNvPr id="74486071" name="Flowchart: Internal Storage 63"/>
                        <wps:cNvSpPr>
                          <a:spLocks noChangeArrowheads="1"/>
                        </wps:cNvSpPr>
                        <wps:spPr bwMode="auto">
                          <a:xfrm>
                            <a:off x="1157444" y="1074642"/>
                            <a:ext cx="12812"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504F" w14:textId="77777777" w:rsidR="00722600" w:rsidRDefault="00722600" w:rsidP="00D74B0A">
                              <w:pPr>
                                <w:pStyle w:val="Style3"/>
                              </w:pPr>
                              <w:r>
                                <w:t>tlsa_Enrollment</w:t>
                              </w:r>
                            </w:p>
                          </w:txbxContent>
                        </wps:txbx>
                        <wps:bodyPr rot="0" vert="horz" wrap="square" lIns="0" tIns="0" rIns="0" bIns="0" anchor="ctr" anchorCtr="0" upright="1">
                          <a:noAutofit/>
                        </wps:bodyPr>
                      </wps:wsp>
                      <wps:wsp>
                        <wps:cNvPr id="74486072" name="AutoShape 296"/>
                        <wps:cNvCnPr>
                          <a:cxnSpLocks noChangeShapeType="1"/>
                          <a:stCxn id="74486063" idx="3"/>
                          <a:endCxn id="74486066" idx="1"/>
                        </wps:cNvCnPr>
                        <wps:spPr bwMode="auto">
                          <a:xfrm flipV="1">
                            <a:off x="1130709" y="1075995"/>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3" name="AutoShape 297"/>
                        <wps:cNvCnPr>
                          <a:cxnSpLocks noChangeShapeType="1"/>
                          <a:stCxn id="74486062" idx="3"/>
                          <a:endCxn id="74486066" idx="1"/>
                        </wps:cNvCnPr>
                        <wps:spPr bwMode="auto">
                          <a:xfrm>
                            <a:off x="1130709" y="1073739"/>
                            <a:ext cx="5615" cy="2256"/>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4" name="AutoShape 298"/>
                        <wps:cNvCnPr>
                          <a:cxnSpLocks noChangeShapeType="1"/>
                          <a:stCxn id="74486065" idx="1"/>
                          <a:endCxn id="74486063" idx="1"/>
                        </wps:cNvCnPr>
                        <wps:spPr bwMode="auto">
                          <a:xfrm>
                            <a:off x="1151538" y="1075995"/>
                            <a:ext cx="590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B231685" id="Group 74486060" o:spid="_x0000_s1131" style="width:412.2pt;height:2in;mso-position-horizontal-relative:char;mso-position-vertical-relative:line" coordorigin="11179,10668" coordsize="523,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">
                <v:group id="Group 285" o:spid="_x0000_s1132" style="position:absolute;left:11179;top:10723;width:128;height:73" coordorigin="11179,10728" coordsize="128,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lfZS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">
                  <v:shape id="Flowchart: Document 74485837" o:spid="_x0000_s1133" type="#_x0000_t114" style="position:absolute;left:11179;top:1072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" fillcolor="#fce5d6" strokecolor="#f5b183" strokeweight=".5pt">
                    <v:shadow color="black" opacity="0" offset="0,0"/>
                    <v:textbox inset="0,0,0,0">
                      <w:txbxContent>
                        <w:p w14:paraId="0C23DB24" w14:textId="77777777" w:rsidR="00722600" w:rsidRDefault="00722600" w:rsidP="00D74B0A">
                          <w:pPr>
                            <w:pStyle w:val="Style3"/>
                          </w:pPr>
                          <w:r>
                            <w:t>lsa_Report</w:t>
                          </w:r>
                        </w:p>
                      </w:txbxContent>
                    </v:textbox>
                  </v:shape>
                  <v:shape id="Flowchart: Internal Storage 63" o:spid="_x0000_s1134" type="#_x0000_t113" style="position:absolute;left:11179;top:1077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" fillcolor="#ebd7e1" strokecolor="#c285a3" strokeweight=".5pt">
                    <v:shadow color="black" opacity="0" offset="0,0"/>
                    <v:textbox inset="0,0,0,0">
                      <w:txbxContent>
                        <w:p w14:paraId="569A9A11" w14:textId="77777777" w:rsidR="00722600" w:rsidRDefault="00722600" w:rsidP="00D74B0A">
                          <w:pPr>
                            <w:pStyle w:val="Style3"/>
                          </w:pPr>
                          <w:r>
                            <w:t>tlsa_HHID</w:t>
                          </w:r>
                        </w:p>
                      </w:txbxContent>
                    </v:textbox>
                  </v:shape>
                </v:group>
                <v:group id="Group 288" o:spid="_x0000_s1135" style="position:absolute;left:11363;top:10668;width:152;height:183" coordorigin="11363,10668"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">
                  <v:shape id="Left Bracket 74485840" o:spid="_x0000_s1136" type="#_x0000_t85" style="position:absolute;left:11491;top:10668;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" fillcolor="#5b9bd5" strokecolor="black [0]" strokeweight=".5pt">
                    <v:shadow color="black [0]"/>
                    <v:textbox inset="2.88pt,2.88pt,2.88pt,2.88pt"/>
                  </v:shape>
                  <v:shape id="Left Bracket 74485839" o:spid="_x0000_s1137" type="#_x0000_t85" style="position:absolute;left:11363;top:10668;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" fillcolor="#5b9bd5" strokecolor="black [0]" strokeweight=".5pt">
                    <v:shadow color="black [0]"/>
                    <v:textbox inset="2.88pt,2.88pt,2.88pt,2.88pt"/>
                  </v:shape>
                  <v:shape id="AutoShape 9" o:spid="_x0000_s1138" type="#_x0000_t132" style="position:absolute;left:11375;top:1080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" fillcolor="#dfebf7" strokecolor="#5b9bd5" strokeweight=".5pt">
                    <v:shadow color="black" opacity="0" offset="0,0"/>
                    <v:textbox inset="0,0,0,0">
                      <w:txbxContent>
                        <w:p w14:paraId="04155B8A" w14:textId="77777777" w:rsidR="00722600" w:rsidRDefault="00722600" w:rsidP="00D74B0A">
                          <w:pPr>
                            <w:pStyle w:val="Style3"/>
                          </w:pPr>
                          <w:r>
                            <w:t>hmis_Exit</w:t>
                          </w:r>
                        </w:p>
                      </w:txbxContent>
                    </v:textbox>
                  </v:shape>
                  <v:shape id="AutoShape 10" o:spid="_x0000_s1139" type="#_x0000_t132" style="position:absolute;left:11375;top:1071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" fillcolor="#dfebf7" strokecolor="#5b9bd5" strokeweight=".5pt">
                    <v:shadow color="black" opacity="0" offset="0,0"/>
                    <v:textbox inset="0,0,0,0">
                      <w:txbxContent>
                        <w:p w14:paraId="42657D0C" w14:textId="77777777" w:rsidR="00722600" w:rsidRDefault="00722600" w:rsidP="00D74B0A">
                          <w:pPr>
                            <w:pStyle w:val="Style3"/>
                          </w:pPr>
                          <w:r>
                            <w:t>hmis_Client</w:t>
                          </w:r>
                        </w:p>
                      </w:txbxContent>
                    </v:textbox>
                  </v:shape>
                  <v:shape id="AutoShape 11" o:spid="_x0000_s1140" type="#_x0000_t132" style="position:absolute;left:11375;top:1067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" fillcolor="#dfebf7" strokecolor="#5b9bd5" strokeweight=".5pt">
                    <v:shadow color="black" opacity="0" offset="0,0"/>
                    <v:textbox inset="0,0,0,0">
                      <w:txbxContent>
                        <w:p w14:paraId="4A7B0CE0" w14:textId="77777777" w:rsidR="00722600" w:rsidRDefault="00722600" w:rsidP="00D74B0A">
                          <w:pPr>
                            <w:pStyle w:val="Style3"/>
                          </w:pPr>
                          <w:r>
                            <w:t>hmis_Enrollment</w:t>
                          </w:r>
                        </w:p>
                      </w:txbxContent>
                    </v:textbox>
                  </v:shape>
                  <v:shape id="AutoShape 12" o:spid="_x0000_s1141" type="#_x0000_t132" style="position:absolute;left:11375;top:1076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" fillcolor="#dfebf7" strokecolor="#5b9bd5" strokeweight=".5pt">
                    <v:shadow color="black" opacity="0" offset="0,0"/>
                    <v:textbox inset="0,0,0,0">
                      <w:txbxContent>
                        <w:p w14:paraId="6DA9CD35" w14:textId="77777777" w:rsidR="00722600" w:rsidRDefault="00722600" w:rsidP="00D74B0A">
                          <w:pPr>
                            <w:pStyle w:val="Style3"/>
                          </w:pPr>
                          <w:r>
                            <w:t>hmis_HealthAndDV</w:t>
                          </w:r>
                        </w:p>
                      </w:txbxContent>
                    </v:textbox>
                  </v:shape>
                </v:group>
                <v:shape id="Flowchart: Internal Storage 63" o:spid="_x0000_s1142" type="#_x0000_t113" style="position:absolute;left:11574;top:1074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" fillcolor="#ebd7e1" strokecolor="#c285a3" strokeweight=".5pt">
                  <v:shadow color="black" opacity="0" offset="0,0"/>
                  <v:textbox inset="0,0,0,0">
                    <w:txbxContent>
                      <w:p w14:paraId="2632504F" w14:textId="77777777" w:rsidR="00722600" w:rsidRDefault="00722600" w:rsidP="00D74B0A">
                        <w:pPr>
                          <w:pStyle w:val="Style3"/>
                        </w:pPr>
                        <w:r>
                          <w:t>tlsa_Enrollment</w:t>
                        </w:r>
                      </w:p>
                    </w:txbxContent>
                  </v:textbox>
                </v:shape>
                <v:shape id="AutoShape 296" o:spid="_x0000_s1143" type="#_x0000_t38" style="position:absolute;left:11307;top:10759;width:56;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" adj="10800" strokecolor="black [0]" strokeweight=".5pt">
                  <v:stroke endarrow="block"/>
                  <v:shadow color="black [0]"/>
                </v:shape>
                <v:shape id="AutoShape 297" o:spid="_x0000_s1144" type="#_x0000_t38" style="position:absolute;left:11307;top:10737;width:56;height:22;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" adj="10800" strokecolor="black [0]" strokeweight=".5pt">
                  <v:stroke endarrow="block"/>
                  <v:shadow color="black [0]"/>
                </v:shape>
                <v:shape id="AutoShape 298" o:spid="_x0000_s1145" type="#_x0000_t32" style="position:absolute;left:11515;top:1075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" strokecolor="black [0]" strokeweight=".5pt">
                  <v:stroke endarrow="block"/>
                  <v:shadow color="black [0]"/>
                </v:shape>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proofErr w:type="spellStart"/>
            <w:r>
              <w:rPr>
                <w:b/>
                <w:bCs/>
              </w:rPr>
              <w:t>tlsa</w:t>
            </w:r>
            <w:r w:rsidRPr="00C032F4">
              <w:rPr>
                <w:b/>
                <w:bCs/>
              </w:rPr>
              <w:t>_</w:t>
            </w:r>
            <w:r>
              <w:rPr>
                <w:b/>
                <w:bCs/>
              </w:rPr>
              <w:t>HHID</w:t>
            </w:r>
            <w:proofErr w:type="spellEnd"/>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77777777" w:rsidR="00C3527B" w:rsidRPr="00C032F4" w:rsidRDefault="00C3527B" w:rsidP="0084349D">
            <w:pPr>
              <w:pStyle w:val="NoSpacing"/>
            </w:pPr>
            <w:r w:rsidRPr="00C032F4">
              <w:t>ProjectType</w:t>
            </w:r>
          </w:p>
        </w:tc>
      </w:tr>
      <w:tr w:rsidR="00C3527B" w14:paraId="2981ACB3" w14:textId="77777777" w:rsidTr="0084349D">
        <w:trPr>
          <w:cantSplit/>
          <w:trHeight w:val="216"/>
        </w:trPr>
        <w:tc>
          <w:tcPr>
            <w:tcW w:w="9355" w:type="dxa"/>
          </w:tcPr>
          <w:p w14:paraId="5CFB232F" w14:textId="77777777" w:rsidR="00C3527B" w:rsidRPr="00C032F4" w:rsidRDefault="00C3527B" w:rsidP="0084349D">
            <w:pPr>
              <w:pStyle w:val="NoSpacing"/>
            </w:pPr>
            <w:r w:rsidRPr="00C032F4">
              <w:t>TrackingMethod</w:t>
            </w:r>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lastRenderedPageBreak/>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r w:rsidRPr="00C032F4">
              <w:rPr>
                <w:b/>
                <w:bCs/>
              </w:rPr>
              <w:t>hmis_</w:t>
            </w:r>
            <w:r>
              <w:rPr>
                <w:b/>
                <w:bCs/>
              </w:rPr>
              <w:t>HealthAndDV</w:t>
            </w:r>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r>
              <w:t xml:space="preserve">InformationDate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r w:rsidRPr="00C032F4">
              <w:rPr>
                <w:b/>
                <w:bCs/>
              </w:rPr>
              <w:t>hmis_</w:t>
            </w:r>
            <w:r>
              <w:rPr>
                <w:b/>
                <w:bCs/>
              </w:rPr>
              <w:t>Client</w:t>
            </w:r>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proofErr w:type="spellStart"/>
            <w:r>
              <w:t>DOBDataQuality</w:t>
            </w:r>
            <w:proofErr w:type="spellEnd"/>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r w:rsidRPr="00C032F4">
              <w:rPr>
                <w:b/>
                <w:bCs/>
              </w:rPr>
              <w:t>hmis_Exit</w:t>
            </w:r>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562B4E">
        <w:trPr>
          <w:cantSplit/>
          <w:trHeight w:val="216"/>
          <w:tblHeader/>
        </w:trPr>
        <w:tc>
          <w:tcPr>
            <w:tcW w:w="2335" w:type="dxa"/>
            <w:shd w:val="clear" w:color="auto" w:fill="76923C" w:themeFill="accent3" w:themeFillShade="BF"/>
          </w:tcPr>
          <w:p w14:paraId="2D6E756C" w14:textId="4372AFDE" w:rsidR="00C3527B" w:rsidRPr="005F4836" w:rsidRDefault="00C3527B" w:rsidP="0084349D">
            <w:pPr>
              <w:pStyle w:val="NoSpacing"/>
              <w:rPr>
                <w:b/>
                <w:bCs/>
                <w:color w:val="FFFFFF" w:themeColor="background1"/>
              </w:rPr>
            </w:pPr>
            <w:proofErr w:type="spellStart"/>
            <w:r>
              <w:rPr>
                <w:b/>
                <w:bCs/>
                <w:color w:val="FFFFFF" w:themeColor="background1"/>
              </w:rPr>
              <w:t>tlsa_Enrollment</w:t>
            </w:r>
            <w:proofErr w:type="spellEnd"/>
          </w:p>
        </w:tc>
        <w:tc>
          <w:tcPr>
            <w:tcW w:w="7020" w:type="dxa"/>
            <w:shd w:val="clear" w:color="auto" w:fill="76923C" w:themeFill="accent3" w:themeFillShade="BF"/>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r>
              <w:rPr>
                <w:i/>
              </w:rPr>
              <w:t>EnrollmentID</w:t>
            </w:r>
            <w:r w:rsidRPr="00655B0F">
              <w:rPr>
                <w:i/>
              </w:rPr>
              <w:t>s</w:t>
            </w:r>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 xml:space="preserve">s in </w:t>
            </w:r>
            <w:proofErr w:type="spellStart"/>
            <w:r>
              <w:rPr>
                <w:rFonts w:cstheme="minorHAnsi"/>
              </w:rPr>
              <w:t>tlsa_HHID</w:t>
            </w:r>
            <w:proofErr w:type="spellEnd"/>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7CD90380" w14:textId="77777777" w:rsidTr="0084349D">
        <w:trPr>
          <w:cantSplit/>
          <w:trHeight w:val="216"/>
        </w:trPr>
        <w:tc>
          <w:tcPr>
            <w:tcW w:w="2335" w:type="dxa"/>
          </w:tcPr>
          <w:p w14:paraId="5C0AB13F" w14:textId="77777777" w:rsidR="00C3527B" w:rsidRPr="00C032F4" w:rsidRDefault="00C3527B" w:rsidP="0084349D">
            <w:pPr>
              <w:pStyle w:val="NoSpacing"/>
              <w:rPr>
                <w:b/>
              </w:rPr>
            </w:pPr>
            <w:r w:rsidRPr="00C032F4">
              <w:rPr>
                <w:b/>
              </w:rPr>
              <w:t>ProjectType</w:t>
            </w:r>
          </w:p>
        </w:tc>
        <w:tc>
          <w:tcPr>
            <w:tcW w:w="7020" w:type="dxa"/>
          </w:tcPr>
          <w:p w14:paraId="213EAF55" w14:textId="77777777" w:rsidR="00C3527B" w:rsidRDefault="00C3527B" w:rsidP="0084349D">
            <w:pPr>
              <w:pStyle w:val="NoSpacing"/>
            </w:pPr>
            <w:r>
              <w:t xml:space="preserve">From </w:t>
            </w:r>
            <w:proofErr w:type="spellStart"/>
            <w:r>
              <w:rPr>
                <w:rFonts w:cstheme="minorHAnsi"/>
              </w:rPr>
              <w:t>tlsa_HHID</w:t>
            </w:r>
            <w:proofErr w:type="spellEnd"/>
          </w:p>
        </w:tc>
      </w:tr>
      <w:tr w:rsidR="00C3527B" w14:paraId="5FA304C8" w14:textId="77777777" w:rsidTr="0084349D">
        <w:trPr>
          <w:cantSplit/>
          <w:trHeight w:val="216"/>
        </w:trPr>
        <w:tc>
          <w:tcPr>
            <w:tcW w:w="2335" w:type="dxa"/>
          </w:tcPr>
          <w:p w14:paraId="2C684B79" w14:textId="77777777" w:rsidR="00C3527B" w:rsidRPr="00C032F4" w:rsidRDefault="00C3527B" w:rsidP="0084349D">
            <w:pPr>
              <w:pStyle w:val="NoSpacing"/>
              <w:rPr>
                <w:b/>
              </w:rPr>
            </w:pPr>
            <w:r w:rsidRPr="00C032F4">
              <w:rPr>
                <w:b/>
              </w:rPr>
              <w:t>TrackingMethod</w:t>
            </w:r>
          </w:p>
        </w:tc>
        <w:tc>
          <w:tcPr>
            <w:tcW w:w="7020" w:type="dxa"/>
          </w:tcPr>
          <w:p w14:paraId="3824321B" w14:textId="77777777" w:rsidR="00C3527B" w:rsidRDefault="00C3527B" w:rsidP="0084349D">
            <w:pPr>
              <w:pStyle w:val="NoSpacing"/>
            </w:pPr>
            <w:r>
              <w:t xml:space="preserve">From </w:t>
            </w:r>
            <w:proofErr w:type="spellStart"/>
            <w:r>
              <w:rPr>
                <w:rFonts w:cstheme="minorHAnsi"/>
              </w:rPr>
              <w:t>tlsa_HHID</w:t>
            </w:r>
            <w:proofErr w:type="spellEnd"/>
            <w:r>
              <w:t xml:space="preserve"> </w:t>
            </w:r>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proofErr w:type="spellStart"/>
            <w:r>
              <w:rPr>
                <w:rFonts w:cstheme="minorHAnsi"/>
              </w:rPr>
              <w:t>tlsa_HHID</w:t>
            </w:r>
            <w:proofErr w:type="spellEnd"/>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hmis_Exit, the effective exit date for the enrollment, which may differ from the </w:t>
            </w:r>
            <w:r w:rsidRPr="00B678E4">
              <w:rPr>
                <w:i/>
                <w:iCs/>
              </w:rPr>
              <w:t>ExitDate</w:t>
            </w:r>
            <w:r>
              <w:t xml:space="preserve"> recorded in hmis_Exit</w:t>
            </w:r>
            <w:r w:rsidR="004873DC">
              <w:t xml:space="preserve">. </w:t>
            </w:r>
            <w:r>
              <w:t>(See below.)</w:t>
            </w:r>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lastRenderedPageBreak/>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From hmis_HealthAndDV;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BB6C9F" w14:paraId="32509FB2" w14:textId="77777777" w:rsidTr="0084349D">
        <w:trPr>
          <w:cantSplit/>
          <w:trHeight w:val="216"/>
        </w:trPr>
        <w:tc>
          <w:tcPr>
            <w:tcW w:w="2335" w:type="dxa"/>
          </w:tcPr>
          <w:p w14:paraId="7F60CD28" w14:textId="75402D05" w:rsidR="00BB6C9F" w:rsidRPr="009E23F8" w:rsidRDefault="00BB6C9F" w:rsidP="0084349D">
            <w:pPr>
              <w:pStyle w:val="NoSpacing"/>
              <w:rPr>
                <w:bCs/>
              </w:rPr>
            </w:pPr>
            <w:r w:rsidRPr="009E23F8">
              <w:rPr>
                <w:bCs/>
              </w:rPr>
              <w:t>CH</w:t>
            </w:r>
          </w:p>
        </w:tc>
        <w:tc>
          <w:tcPr>
            <w:tcW w:w="7020" w:type="dxa"/>
          </w:tcPr>
          <w:p w14:paraId="3FAB866B" w14:textId="230862A7" w:rsidR="00BB6C9F" w:rsidRDefault="00D37F29" w:rsidP="0084349D">
            <w:pPr>
              <w:pStyle w:val="NoSpacing"/>
            </w:pPr>
            <w:r>
              <w:t xml:space="preserve">Identifies enrollment relevant to reporting on </w:t>
            </w:r>
            <w:r w:rsidR="00AD1C57">
              <w:t xml:space="preserve">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77777777" w:rsidR="00C3527B" w:rsidRPr="00736B2E" w:rsidRDefault="00C3527B" w:rsidP="00C3527B">
      <w:r>
        <w:t>Active enrollments:</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w:t>
      </w:r>
      <w:proofErr w:type="spellStart"/>
      <w:r>
        <w:t>tlsa_HHID</w:t>
      </w:r>
      <w:proofErr w:type="spellEnd"/>
      <w:r>
        <w:t xml:space="preserve">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3396C044"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ins w:id="488" w:author="Molly McEvilley" w:date="2020-08-13T10:12:00Z">
        <w:r w:rsidR="00CD6954">
          <w:t xml:space="preserve">&lt; than </w:t>
        </w:r>
      </w:ins>
      <w:del w:id="489" w:author="Molly McEvilley" w:date="2020-08-13T10:12:00Z">
        <w:r w:rsidDel="00CD6954">
          <w:delText xml:space="preserve">between </w:delText>
        </w:r>
        <w:r w:rsidRPr="002F0D32" w:rsidDel="00CD6954">
          <w:delText>HHID.</w:delText>
        </w:r>
        <w:r w:rsidRPr="008705FF" w:rsidDel="00CD6954">
          <w:rPr>
            <w:b/>
            <w:bCs/>
          </w:rPr>
          <w:delText>EntryDate</w:delText>
        </w:r>
        <w:r w:rsidDel="00CD6954">
          <w:rPr>
            <w:i/>
            <w:iCs/>
          </w:rPr>
          <w:delText xml:space="preserve"> </w:delText>
        </w:r>
        <w:r w:rsidDel="00CD6954">
          <w:delText>and</w:delText>
        </w:r>
      </w:del>
      <w:r>
        <w:t xml:space="preserve"> the first non-</w:t>
      </w:r>
      <w:r w:rsidR="00143E83">
        <w:t>NULL</w:t>
      </w:r>
      <w:r>
        <w:t xml:space="preserve"> of </w:t>
      </w:r>
      <w:proofErr w:type="spellStart"/>
      <w:r>
        <w:t>HHID.</w:t>
      </w:r>
      <w:r w:rsidRPr="008705FF">
        <w:rPr>
          <w:b/>
          <w:bCs/>
        </w:rPr>
        <w:t>ExitDate</w:t>
      </w:r>
      <w:proofErr w:type="spellEnd"/>
      <w:r>
        <w:t xml:space="preserve"> and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7777777" w:rsidR="00CD6954" w:rsidRPr="00CD6954" w:rsidRDefault="00C3527B" w:rsidP="0030608E">
      <w:pPr>
        <w:pStyle w:val="ListParagraph"/>
        <w:numPr>
          <w:ilvl w:val="1"/>
          <w:numId w:val="32"/>
        </w:numPr>
        <w:rPr>
          <w:ins w:id="490" w:author="Molly McEvilley" w:date="2020-08-13T10:15:00Z"/>
        </w:rPr>
      </w:pPr>
      <w:proofErr w:type="spellStart"/>
      <w:r>
        <w:t>Exit</w:t>
      </w:r>
      <w:r>
        <w:rPr>
          <w:i/>
          <w:iCs/>
        </w:rPr>
        <w:t>.</w:t>
      </w:r>
      <w:r w:rsidRPr="002F0D32">
        <w:rPr>
          <w:i/>
          <w:iCs/>
        </w:rPr>
        <w:t>ExitDate</w:t>
      </w:r>
      <w:proofErr w:type="spellEnd"/>
      <w:r>
        <w:t xml:space="preserve"> &gt; </w:t>
      </w:r>
      <w:proofErr w:type="spellStart"/>
      <w:r>
        <w:t>Enrollment</w:t>
      </w:r>
      <w:r w:rsidRPr="002F0D32">
        <w:t>.</w:t>
      </w:r>
      <w:proofErr w:type="gramStart"/>
      <w:r w:rsidRPr="002F0D32">
        <w:rPr>
          <w:i/>
          <w:iCs/>
        </w:rPr>
        <w:t>EntryDate</w:t>
      </w:r>
      <w:proofErr w:type="spellEnd"/>
      <w:ins w:id="491" w:author="Molly McEvilley" w:date="2020-08-13T10:14:00Z">
        <w:r w:rsidR="00CD6954">
          <w:t>;</w:t>
        </w:r>
      </w:ins>
      <w:proofErr w:type="gramEnd"/>
      <w:ins w:id="492" w:author="Molly McEvilley" w:date="2020-08-13T10:15:00Z">
        <w:r w:rsidR="00CD6954">
          <w:t xml:space="preserve"> </w:t>
        </w:r>
      </w:ins>
    </w:p>
    <w:p w14:paraId="6EDCFBE1" w14:textId="538744BB" w:rsidR="00C3527B" w:rsidRPr="002F0D32" w:rsidRDefault="00CD6954" w:rsidP="0030608E">
      <w:pPr>
        <w:pStyle w:val="ListParagraph"/>
        <w:numPr>
          <w:ilvl w:val="1"/>
          <w:numId w:val="32"/>
        </w:numPr>
        <w:rPr>
          <w:u w:val="single"/>
        </w:rPr>
      </w:pPr>
      <w:proofErr w:type="spellStart"/>
      <w:ins w:id="493" w:author="Molly McEvilley" w:date="2020-08-13T10:15:00Z">
        <w:r>
          <w:t>Exit.</w:t>
        </w:r>
        <w:r>
          <w:rPr>
            <w:i/>
            <w:iCs/>
          </w:rPr>
          <w:t>ExitDate</w:t>
        </w:r>
        <w:proofErr w:type="spellEnd"/>
        <w:r>
          <w:rPr>
            <w:i/>
            <w:iCs/>
          </w:rPr>
          <w:t xml:space="preserve"> </w:t>
        </w:r>
        <w:r>
          <w:t xml:space="preserve">&gt; </w:t>
        </w:r>
        <w:proofErr w:type="spellStart"/>
        <w:r>
          <w:t>HHID.</w:t>
        </w:r>
        <w:r>
          <w:rPr>
            <w:i/>
            <w:iCs/>
          </w:rPr>
          <w:t>EntryDate</w:t>
        </w:r>
      </w:ins>
      <w:proofErr w:type="spellEnd"/>
      <w:r w:rsidR="004873DC">
        <w:t xml:space="preserve">. </w:t>
      </w:r>
    </w:p>
    <w:p w14:paraId="58AD265C" w14:textId="05A58E90" w:rsidR="00CD6954" w:rsidRDefault="00CD6954" w:rsidP="00C3527B">
      <w:pPr>
        <w:pStyle w:val="Heading4"/>
        <w:rPr>
          <w:ins w:id="494" w:author="Molly McEvilley" w:date="2020-08-13T10:16:00Z"/>
        </w:rPr>
      </w:pPr>
      <w:commentRangeStart w:id="495"/>
      <w:ins w:id="496" w:author="Molly McEvilley" w:date="2020-08-13T10:16:00Z">
        <w:r>
          <w:t>EntryDate</w:t>
        </w:r>
      </w:ins>
      <w:commentRangeEnd w:id="495"/>
      <w:ins w:id="497" w:author="Molly McEvilley" w:date="2020-08-13T10:21:00Z">
        <w:r>
          <w:rPr>
            <w:rStyle w:val="CommentReference"/>
            <w:rFonts w:asciiTheme="minorHAnsi" w:eastAsiaTheme="minorHAnsi" w:hAnsiTheme="minorHAnsi" w:cstheme="minorBidi"/>
          </w:rPr>
          <w:commentReference w:id="495"/>
        </w:r>
      </w:ins>
    </w:p>
    <w:p w14:paraId="3B5AD672" w14:textId="3F2E4F83" w:rsidR="00CD6954" w:rsidRPr="00CD6954" w:rsidRDefault="00CD6954" w:rsidP="00CD6954">
      <w:pPr>
        <w:rPr>
          <w:ins w:id="498" w:author="Molly McEvilley" w:date="2020-08-13T10:16:00Z"/>
        </w:rPr>
      </w:pPr>
      <w:ins w:id="499" w:author="Molly McEvilley" w:date="2020-08-13T10:18:00Z">
        <w:r>
          <w:t xml:space="preserve">In the event that a household member’s EntryDate is prior to </w:t>
        </w:r>
      </w:ins>
      <w:ins w:id="500" w:author="Molly McEvilley" w:date="2020-08-13T10:19:00Z">
        <w:r>
          <w:t xml:space="preserve">that of the head of household, the head of household’s </w:t>
        </w:r>
      </w:ins>
      <w:ins w:id="501" w:author="Molly McEvilley" w:date="2020-08-13T10:20:00Z">
        <w:r>
          <w:t xml:space="preserve">will be used as the effective entry date for the household member – i.e., </w:t>
        </w:r>
        <w:proofErr w:type="spellStart"/>
        <w:r>
          <w:t>tlsa_Enrollment.</w:t>
        </w:r>
        <w:r w:rsidRPr="00CD6954">
          <w:rPr>
            <w:b/>
            <w:bCs/>
          </w:rPr>
          <w:t>EntryDate</w:t>
        </w:r>
        <w:proofErr w:type="spellEnd"/>
        <w:r>
          <w:t xml:space="preserve"> should be set to </w:t>
        </w:r>
        <w:proofErr w:type="spellStart"/>
        <w:r>
          <w:t>tlsa_HHID.</w:t>
        </w:r>
        <w:r w:rsidRPr="00CD6954">
          <w:rPr>
            <w:b/>
            <w:bCs/>
          </w:rPr>
          <w:t>EntryDate</w:t>
        </w:r>
        <w:proofErr w:type="spellEnd"/>
        <w:r>
          <w:t>.</w:t>
        </w:r>
      </w:ins>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(any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2D99EEA8" w14:textId="77777777" w:rsidR="00C3527B" w:rsidRPr="006A3016" w:rsidRDefault="00C3527B" w:rsidP="00C3527B">
      <w:pPr>
        <w:pStyle w:val="Heading4"/>
      </w:pPr>
      <w:r w:rsidRPr="0088191A">
        <w:lastRenderedPageBreak/>
        <w:t>ExitDate</w:t>
      </w:r>
    </w:p>
    <w:p w14:paraId="05657C33" w14:textId="519BD881" w:rsidR="00C3527B"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77777777" w:rsidR="00C3527B" w:rsidRPr="002F0D32" w:rsidRDefault="00C3527B" w:rsidP="00C3527B">
      <w:r>
        <w:t>If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C3527B" w14:paraId="7C4BFC2B"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6FDF972" w14:textId="77777777" w:rsidR="00C3527B" w:rsidRDefault="00C3527B" w:rsidP="0084349D">
            <w:pPr>
              <w:pStyle w:val="NoSpacing"/>
            </w:pPr>
            <w:r w:rsidRPr="00B678E4">
              <w:rPr>
                <w:i/>
                <w:iCs/>
              </w:rPr>
              <w:t>ExitDate</w:t>
            </w:r>
            <w:r>
              <w:t xml:space="preserve"> &gt; </w:t>
            </w:r>
            <w:r w:rsidRPr="00146368">
              <w:rPr>
                <w:u w:val="single"/>
              </w:rPr>
              <w:t>ReportEnd</w:t>
            </w:r>
          </w:p>
        </w:tc>
        <w:tc>
          <w:tcPr>
            <w:tcW w:w="2515" w:type="dxa"/>
          </w:tcPr>
          <w:p w14:paraId="6857685F" w14:textId="4B4C76DC"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26319410"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7777777"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7777777"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4713DC4F"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(any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0C68FD51" w14:textId="77777777" w:rsidR="00C3527B" w:rsidRDefault="00C3527B" w:rsidP="00C3527B">
      <w:pPr>
        <w:pStyle w:val="Heading4"/>
      </w:pPr>
      <w:proofErr w:type="spellStart"/>
      <w:r>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xml:space="preserve">, Households with a Disabled Adult or Head of Household) </w:t>
      </w:r>
      <w:r>
        <w:t xml:space="preserve">, a preliminary enrollment-level value is included in </w:t>
      </w:r>
      <w:proofErr w:type="spellStart"/>
      <w:r>
        <w:t>tlsa_Enrollment</w:t>
      </w:r>
      <w:proofErr w:type="spellEnd"/>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(any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xml:space="preserve">, Households Fleeing Domestic Violence) , a preliminary enrollment-level value is included in </w:t>
      </w:r>
      <w:proofErr w:type="spellStart"/>
      <w:r>
        <w:t>tlsa_Enrollment</w:t>
      </w:r>
      <w:proofErr w:type="spellEnd"/>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proofErr w:type="gramStart"/>
      <w:r w:rsidRPr="000743E4">
        <w:rPr>
          <w:b/>
          <w:bCs/>
        </w:rPr>
        <w:t>ExitDate</w:t>
      </w:r>
      <w:proofErr w:type="spellEnd"/>
      <w:r>
        <w:t>, if</w:t>
      </w:r>
      <w:proofErr w:type="gramEnd"/>
      <w:r>
        <w:t xml:space="preserve">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(any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(any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502" w:name="_Toc31197113"/>
      <w:bookmarkStart w:id="503" w:name="_Toc31197114"/>
      <w:bookmarkStart w:id="504" w:name="_Toc31197115"/>
      <w:bookmarkStart w:id="505" w:name="_Toc31197116"/>
      <w:bookmarkStart w:id="506" w:name="_Toc31197117"/>
      <w:bookmarkStart w:id="507" w:name="_Toc31197118"/>
      <w:bookmarkStart w:id="508" w:name="_Toc29188000"/>
      <w:bookmarkStart w:id="509" w:name="_Toc31197119"/>
      <w:bookmarkStart w:id="510" w:name="_Enrollment_Ages_(tlsa_Enrollment)"/>
      <w:bookmarkStart w:id="511" w:name="_Toc37849750"/>
      <w:bookmarkStart w:id="512" w:name="_Toc38030525"/>
      <w:bookmarkStart w:id="513" w:name="_Toc499543982"/>
      <w:bookmarkEnd w:id="502"/>
      <w:bookmarkEnd w:id="503"/>
      <w:bookmarkEnd w:id="504"/>
      <w:bookmarkEnd w:id="505"/>
      <w:bookmarkEnd w:id="506"/>
      <w:bookmarkEnd w:id="507"/>
      <w:bookmarkEnd w:id="508"/>
      <w:bookmarkEnd w:id="509"/>
      <w:bookmarkEnd w:id="510"/>
      <w:r>
        <w:lastRenderedPageBreak/>
        <w:t>Enrollment Ages</w:t>
      </w:r>
      <w:r w:rsidR="00E14928">
        <w:t xml:space="preserve"> (</w:t>
      </w:r>
      <w:proofErr w:type="spellStart"/>
      <w:r w:rsidR="00E14928">
        <w:t>tlsa_Enrollment</w:t>
      </w:r>
      <w:proofErr w:type="spellEnd"/>
      <w:r w:rsidR="00E14928">
        <w:t>)</w:t>
      </w:r>
      <w:bookmarkEnd w:id="511"/>
      <w:bookmarkEnd w:id="512"/>
    </w:p>
    <w:p w14:paraId="1FB05BCB" w14:textId="78AE6782" w:rsidR="007F4F13" w:rsidRPr="00B601F9" w:rsidRDefault="003D3EEC" w:rsidP="00E14928">
      <w:pPr>
        <w:jc w:val="center"/>
      </w:pPr>
      <w:del w:id="514" w:author="Molly McEvilley" w:date="2020-08-11T12:21:00Z">
        <w:r w:rsidDel="007F4F13">
          <w:rPr>
            <w:rFonts w:ascii="Times New Roman" w:hAnsi="Times New Roman" w:cs="Times New Roman"/>
            <w:noProof/>
            <w:sz w:val="24"/>
            <w:szCs w:val="24"/>
          </w:rPr>
          <mc:AlternateContent>
            <mc:Choice Requires="wpg">
              <w:drawing>
                <wp:inline distT="0" distB="0" distL="0" distR="0" wp14:anchorId="5647E609" wp14:editId="5A666A9A">
                  <wp:extent cx="3172225" cy="1337315"/>
                  <wp:effectExtent l="0" t="0" r="28575" b="15240"/>
                  <wp:docPr id="74486075" name="Group 7448607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2225" cy="1337315"/>
                            <a:chOff x="1057695" y="1065683"/>
                            <a:chExt cx="31724" cy="13373"/>
                          </a:xfrm>
                        </wpg:grpSpPr>
                        <wps:wsp>
                          <wps:cNvPr id="74486076" name="AutoShape 461"/>
                          <wps:cNvCnPr>
                            <a:cxnSpLocks noChangeShapeType="1"/>
                            <a:stCxn id="74486081" idx="3"/>
                            <a:endCxn id="74486077" idx="1"/>
                          </wps:cNvCnPr>
                          <wps:spPr bwMode="auto">
                            <a:xfrm>
                              <a:off x="1070501" y="1067055"/>
                              <a:ext cx="6991" cy="302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77" name="AutoShape 462"/>
                          <wps:cNvSpPr>
                            <a:spLocks noChangeArrowheads="1"/>
                          </wps:cNvSpPr>
                          <wps:spPr bwMode="auto">
                            <a:xfrm>
                              <a:off x="1077492" y="1068715"/>
                              <a:ext cx="11927"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0C5E8" w14:textId="77777777" w:rsidR="00722600" w:rsidRDefault="00722600" w:rsidP="003D3EEC">
                                <w:pPr>
                                  <w:pStyle w:val="Style3"/>
                                </w:pPr>
                                <w:r>
                                  <w:t>tlsa_Enrollment</w:t>
                                </w:r>
                              </w:p>
                            </w:txbxContent>
                          </wps:txbx>
                          <wps:bodyPr rot="0" vert="horz" wrap="square" lIns="0" tIns="0" rIns="0" bIns="0" anchor="ctr" anchorCtr="0" upright="1">
                            <a:noAutofit/>
                          </wps:bodyPr>
                        </wps:wsp>
                        <wps:wsp>
                          <wps:cNvPr id="74486078" name="AutoShape 463"/>
                          <wps:cNvCnPr>
                            <a:cxnSpLocks noChangeShapeType="1"/>
                            <a:stCxn id="74486080" idx="4"/>
                            <a:endCxn id="74486077" idx="1"/>
                          </wps:cNvCnPr>
                          <wps:spPr bwMode="auto">
                            <a:xfrm flipV="1">
                              <a:off x="1071097" y="1070084"/>
                              <a:ext cx="6395" cy="709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79" name="Group 303"/>
                          <wpg:cNvGrpSpPr>
                            <a:grpSpLocks/>
                          </wpg:cNvGrpSpPr>
                          <wpg:grpSpPr bwMode="auto">
                            <a:xfrm>
                              <a:off x="1057695" y="1065683"/>
                              <a:ext cx="13402" cy="13373"/>
                              <a:chOff x="1057699" y="1065683"/>
                              <a:chExt cx="13401" cy="13373"/>
                            </a:xfrm>
                          </wpg:grpSpPr>
                          <wps:wsp>
                            <wps:cNvPr id="74486080" name="AutoShape 466"/>
                            <wps:cNvSpPr>
                              <a:spLocks noChangeArrowheads="1"/>
                            </wps:cNvSpPr>
                            <wps:spPr bwMode="auto">
                              <a:xfrm>
                                <a:off x="1058270" y="1075304"/>
                                <a:ext cx="12830" cy="375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C51890" w14:textId="77777777" w:rsidR="00722600" w:rsidRDefault="00722600" w:rsidP="007F4F13">
                                  <w:pPr>
                                    <w:pStyle w:val="Style3"/>
                                  </w:pPr>
                                  <w:r>
                                    <w:t>hmis_Client</w:t>
                                  </w:r>
                                </w:p>
                              </w:txbxContent>
                            </wps:txbx>
                            <wps:bodyPr rot="0" vert="horz" wrap="square" lIns="0" tIns="0" rIns="0" bIns="0" anchor="t" anchorCtr="0" upright="1">
                              <a:noAutofit/>
                            </wps:bodyPr>
                          </wps:wsp>
                          <wps:wsp>
                            <wps:cNvPr id="74486081" name="AutoShape 390"/>
                            <wps:cNvSpPr>
                              <a:spLocks noChangeArrowheads="1"/>
                            </wps:cNvSpPr>
                            <wps:spPr bwMode="auto">
                              <a:xfrm>
                                <a:off x="1057699" y="106568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4C50DC" w14:textId="77777777" w:rsidR="00722600" w:rsidRDefault="00722600" w:rsidP="003D3EEC">
                                  <w:pPr>
                                    <w:pStyle w:val="Style3"/>
                                  </w:pPr>
                                  <w:r>
                                    <w:t>tlsa_CohortDates</w:t>
                                  </w:r>
                                </w:p>
                              </w:txbxContent>
                            </wps:txbx>
                            <wps:bodyPr rot="0" vert="horz" wrap="square" lIns="0" tIns="0" rIns="0" bIns="0" anchor="ctr" anchorCtr="0" upright="1">
                              <a:noAutofit/>
                            </wps:bodyPr>
                          </wps:wsp>
                        </wpg:grpSp>
                      </wpg:wgp>
                    </a:graphicData>
                  </a:graphic>
                </wp:inline>
              </w:drawing>
            </mc:Choice>
            <mc:Fallback>
              <w:pict>
                <v:group w14:anchorId="5647E609" id="Group 74486075" o:spid="_x0000_s1146" style="width:249.8pt;height:105.3pt;mso-position-horizontal-relative:char;mso-position-vertical-relative:line" coordorigin="10576,10656" coordsize="317,1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">
                  <v:shape id="AutoShape 461" o:spid="_x0000_s1147" type="#_x0000_t38" style="position:absolute;left:10705;top:10670;width:69;height:3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" adj="10800" strokecolor="black [0]" strokeweight=".5pt">
                    <v:stroke endarrow="block"/>
                    <v:shadow color="black [0]"/>
                  </v:shape>
                  <v:shape id="AutoShape 462" o:spid="_x0000_s1148" type="#_x0000_t113" style="position:absolute;left:10774;top:10687;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" fillcolor="#ebd7e1" strokecolor="#c285a3" strokeweight=".5pt">
                    <v:shadow color="black" opacity="0" offset="0,0"/>
                    <v:textbox inset="0,0,0,0">
                      <w:txbxContent>
                        <w:p w14:paraId="1F50C5E8" w14:textId="77777777" w:rsidR="00722600" w:rsidRDefault="00722600" w:rsidP="003D3EEC">
                          <w:pPr>
                            <w:pStyle w:val="Style3"/>
                          </w:pPr>
                          <w:r>
                            <w:t>tlsa_Enrollment</w:t>
                          </w:r>
                        </w:p>
                      </w:txbxContent>
                    </v:textbox>
                  </v:shape>
                  <v:shape id="AutoShape 463" o:spid="_x0000_s1149" type="#_x0000_t38" style="position:absolute;left:10710;top:10700;width:64;height:7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" adj="10800" strokecolor="black [0]" strokeweight=".5pt">
                    <v:stroke endarrow="block"/>
                    <v:shadow color="black [0]"/>
                  </v:shape>
                  <v:group id="Group 303" o:spid="_x0000_s1150" style="position:absolute;left:10576;top:10656;width:134;height:134" coordorigin="10576,10656" coordsize="134,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">
                    <v:shape id="AutoShape 466" o:spid="_x0000_s1151" type="#_x0000_t132" style="position:absolute;left:10582;top:10753;width:12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" fillcolor="#dfebf7" strokecolor="#5b9bd5" strokeweight=".5pt">
                      <v:shadow color="black" opacity="0" offset="0,0"/>
                      <v:textbox inset="0,0,0,0">
                        <w:txbxContent>
                          <w:p w14:paraId="78C51890" w14:textId="77777777" w:rsidR="00722600" w:rsidRDefault="00722600" w:rsidP="007F4F13">
                            <w:pPr>
                              <w:pStyle w:val="Style3"/>
                            </w:pPr>
                            <w:r>
                              <w:t>hmis_Client</w:t>
                            </w:r>
                          </w:p>
                        </w:txbxContent>
                      </v:textbox>
                    </v:shape>
                    <v:shape id="AutoShape 390" o:spid="_x0000_s1152" type="#_x0000_t113" style="position:absolute;left:10576;top:10656;width:12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" fillcolor="#ebd7e1" strokecolor="#c285a3" strokeweight=".5pt">
                      <v:shadow color="black" opacity="0" offset="0,0"/>
                      <v:textbox inset="0,0,0,0">
                        <w:txbxContent>
                          <w:p w14:paraId="3C4C50DC" w14:textId="77777777" w:rsidR="00722600" w:rsidRDefault="00722600" w:rsidP="003D3EEC">
                            <w:pPr>
                              <w:pStyle w:val="Style3"/>
                            </w:pPr>
                            <w:r>
                              <w:t>tlsa_CohortDates</w:t>
                            </w:r>
                          </w:p>
                        </w:txbxContent>
                      </v:textbox>
                    </v:shape>
                  </v:group>
                  <w10:anchorlock/>
                </v:group>
              </w:pict>
            </mc:Fallback>
          </mc:AlternateContent>
        </w:r>
      </w:del>
      <w:ins w:id="515" w:author="Molly McEvilley" w:date="2020-08-11T12:20:00Z">
        <w:r w:rsidR="007F4F13">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722600" w:rsidRDefault="00722600"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722600" w:rsidRDefault="00722600" w:rsidP="007F4F13">
                                  <w:pPr>
                                    <w:pStyle w:val="Style3"/>
                                  </w:pPr>
                                  <w:r>
                                    <w:t>tlsa_</w:t>
                                  </w:r>
                                  <w:r w:rsidRPr="007F4F13">
                                    <w:t>CohortDates</w:t>
                                  </w:r>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722600" w:rsidRDefault="00722600"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722600" w:rsidRDefault="00722600"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53"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arVHQUAAKsXAAAOAAAAZHJzL2Uyb0RvYy54bWzsWNtu4zYQfS/QfyD03lgXy5KFOIvEdoIF&#10;dtsFsu07LVGyGolUKTpy+vUdDnWxnWxuWwcNun4wSJEakjNnzhzx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">
                  <v:group id="Group 3" o:spid="_x0000_s1154"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5"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722600" w:rsidRDefault="00722600" w:rsidP="007F4F13">
                            <w:pPr>
                              <w:pStyle w:val="Style3"/>
                            </w:pPr>
                            <w:r>
                              <w:t>lsa_Report</w:t>
                            </w:r>
                          </w:p>
                        </w:txbxContent>
                      </v:textbox>
                    </v:shape>
                    <v:shape id="AutoShape 390" o:spid="_x0000_s1156"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722600" w:rsidRDefault="00722600" w:rsidP="007F4F13">
                            <w:pPr>
                              <w:pStyle w:val="Style3"/>
                            </w:pPr>
                            <w:r>
                              <w:t>tlsa_</w:t>
                            </w:r>
                            <w:r w:rsidRPr="007F4F13">
                              <w:t>CohortDates</w:t>
                            </w:r>
                          </w:p>
                        </w:txbxContent>
                      </v:textbox>
                    </v:shape>
                  </v:group>
                  <v:shape id="AutoShape 6" o:spid="_x0000_s1157"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8"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722600" w:rsidRDefault="00722600" w:rsidP="007F4F13">
                          <w:pPr>
                            <w:pStyle w:val="Style3"/>
                          </w:pPr>
                          <w:r>
                            <w:t>hmis_</w:t>
                          </w:r>
                          <w:r w:rsidRPr="007F4F13">
                            <w:t>Client</w:t>
                          </w:r>
                        </w:p>
                      </w:txbxContent>
                    </v:textbox>
                  </v:shape>
                  <v:shape id="AutoShape 462" o:spid="_x0000_s1159"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722600" w:rsidRDefault="00722600" w:rsidP="007F4F13">
                          <w:pPr>
                            <w:pStyle w:val="Style3"/>
                          </w:pPr>
                          <w:r>
                            <w:t>tlsa_</w:t>
                          </w:r>
                          <w:r w:rsidRPr="007F4F13">
                            <w:t>Enrollment</w:t>
                          </w:r>
                        </w:p>
                      </w:txbxContent>
                    </v:textbox>
                  </v:shape>
                  <v:shape id="AutoShape 9" o:spid="_x0000_s1160"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61"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ins>
    </w:p>
    <w:p w14:paraId="76A2965C" w14:textId="20E92415" w:rsidR="00E238A0" w:rsidDel="00E55A08" w:rsidRDefault="002D4599" w:rsidP="00E14928">
      <w:pPr>
        <w:rPr>
          <w:del w:id="516" w:author="Molly McEvilley" w:date="2020-09-10T09:12:00Z"/>
        </w:rPr>
      </w:pPr>
      <w:del w:id="517" w:author="Molly McEvilley" w:date="2020-09-10T09:12:00Z">
        <w:r w:rsidDel="00E55A08">
          <w:delText xml:space="preserve">Logic associated with determining client age at project entry is </w:delText>
        </w:r>
        <w:commentRangeStart w:id="518"/>
        <w:r w:rsidR="00E238A0" w:rsidDel="00E55A08">
          <w:delText>defined in the previous section</w:delText>
        </w:r>
      </w:del>
      <w:commentRangeEnd w:id="518"/>
      <w:r w:rsidR="00E55A08">
        <w:rPr>
          <w:rStyle w:val="CommentReference"/>
        </w:rPr>
        <w:commentReference w:id="518"/>
      </w:r>
      <w:del w:id="519" w:author="Molly McEvilley" w:date="2020-09-10T09:12:00Z">
        <w:r w:rsidR="00E238A0" w:rsidDel="00E55A08">
          <w:delText>.</w:delText>
        </w:r>
      </w:del>
    </w:p>
    <w:p w14:paraId="57FE6871" w14:textId="09E811E1"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hmis_Client to set </w:t>
      </w:r>
      <w:r w:rsidR="00D14E4F">
        <w:t xml:space="preserve">age group </w:t>
      </w:r>
      <w:r>
        <w:t xml:space="preserve">values for </w:t>
      </w:r>
      <w:proofErr w:type="spellStart"/>
      <w:r w:rsidR="00D14E4F">
        <w:t>tlsa_Enrollment</w:t>
      </w:r>
      <w:proofErr w:type="spellEnd"/>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r>
              <w:rPr>
                <w:b/>
                <w:bCs/>
              </w:rPr>
              <w:t>lsa_Report</w:t>
            </w:r>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proofErr w:type="spellStart"/>
            <w:r>
              <w:rPr>
                <w:b/>
                <w:bCs/>
              </w:rPr>
              <w:t>tlsa</w:t>
            </w:r>
            <w:r w:rsidR="00E14928" w:rsidRPr="00C9484F">
              <w:rPr>
                <w:b/>
                <w:bCs/>
              </w:rPr>
              <w:t>_Enrollment</w:t>
            </w:r>
            <w:proofErr w:type="spellEnd"/>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r w:rsidRPr="005F4836">
              <w:rPr>
                <w:b/>
                <w:bCs/>
              </w:rPr>
              <w:t>hmis_Client</w:t>
            </w:r>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proofErr w:type="spellStart"/>
            <w:r w:rsidRPr="00BB3EF6">
              <w:t>DOBDataQuality</w:t>
            </w:r>
            <w:proofErr w:type="spellEnd"/>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84349D">
        <w:trPr>
          <w:cantSplit/>
          <w:trHeight w:val="216"/>
        </w:trPr>
        <w:tc>
          <w:tcPr>
            <w:tcW w:w="9355" w:type="dxa"/>
            <w:shd w:val="clear" w:color="auto" w:fill="76923C" w:themeFill="accent3" w:themeFillShade="BF"/>
          </w:tcPr>
          <w:p w14:paraId="14FF2727" w14:textId="64B178B0" w:rsidR="00E14928" w:rsidRPr="006B4F91" w:rsidRDefault="00D2058E" w:rsidP="0084349D">
            <w:pPr>
              <w:pStyle w:val="NoSpacing"/>
              <w:rPr>
                <w:b/>
                <w:bCs/>
                <w:color w:val="FFFFFF" w:themeColor="background1"/>
              </w:rPr>
            </w:pPr>
            <w:proofErr w:type="spellStart"/>
            <w:r>
              <w:rPr>
                <w:b/>
                <w:bCs/>
                <w:color w:val="FFFFFF" w:themeColor="background1"/>
              </w:rPr>
              <w:t>tlsa</w:t>
            </w:r>
            <w:r w:rsidR="00E14928">
              <w:rPr>
                <w:b/>
                <w:bCs/>
                <w:color w:val="FFFFFF" w:themeColor="background1"/>
              </w:rPr>
              <w:t>_Enrollment</w:t>
            </w:r>
            <w:proofErr w:type="spellEnd"/>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lastRenderedPageBreak/>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hmis_Client </w:t>
      </w:r>
      <w:r w:rsidR="0084349D" w:rsidRPr="00DE4A2E">
        <w:rPr>
          <w:i/>
          <w:iCs/>
        </w:rPr>
        <w:t>DOB</w:t>
      </w:r>
      <w:r w:rsidR="0084349D">
        <w:t xml:space="preserve"> and </w:t>
      </w:r>
      <w:proofErr w:type="spellStart"/>
      <w:r w:rsidR="0084349D" w:rsidRPr="00DE4A2E">
        <w:rPr>
          <w:i/>
          <w:iCs/>
        </w:rPr>
        <w:t>DOBDataQuality</w:t>
      </w:r>
      <w:proofErr w:type="spellEnd"/>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proofErr w:type="spellStart"/>
      <w:r w:rsidRPr="00655B0F">
        <w:rPr>
          <w:i/>
        </w:rPr>
        <w:t>DOBDataQuality</w:t>
      </w:r>
      <w:proofErr w:type="spellEnd"/>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proofErr w:type="spellStart"/>
      <w:r w:rsidRPr="00655B0F">
        <w:rPr>
          <w:i/>
        </w:rPr>
        <w:t>DOBDataQuality</w:t>
      </w:r>
      <w:proofErr w:type="spellEnd"/>
      <w:r w:rsidRPr="00655B0F">
        <w:rPr>
          <w:i/>
        </w:rPr>
        <w:t>,</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 xml:space="preserve">Client </w:t>
            </w:r>
            <w:proofErr w:type="gramStart"/>
            <w:r w:rsidRPr="006472A5">
              <w:t>doesn't</w:t>
            </w:r>
            <w:proofErr w:type="gramEnd"/>
            <w:r w:rsidRPr="006472A5">
              <w:t xml:space="preserve">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proofErr w:type="spellStart"/>
            <w:r w:rsidRPr="00655B0F">
              <w:rPr>
                <w:i/>
              </w:rPr>
              <w:t>DOBDataQuality</w:t>
            </w:r>
            <w:proofErr w:type="spellEnd"/>
            <w:r w:rsidRPr="00655B0F">
              <w:rPr>
                <w:i/>
              </w:rPr>
              <w:t xml:space="preserve">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rPr>
          <w:ins w:id="520" w:author="Molly McEvilley" w:date="2020-09-10T09:13:00Z"/>
        </w:rPr>
      </w:pPr>
      <w:ins w:id="521" w:author="Molly McEvilley" w:date="2020-09-10T09:14:00Z">
        <w:r>
          <w:t xml:space="preserve">Once </w:t>
        </w:r>
        <w:proofErr w:type="spellStart"/>
        <w:r w:rsidRPr="00BE38B8">
          <w:rPr>
            <w:b/>
            <w:bCs/>
          </w:rPr>
          <w:t>EntryAge</w:t>
        </w:r>
        <w:proofErr w:type="spellEnd"/>
        <w:r>
          <w:t xml:space="preserve"> is set, an additional adjustment may be required</w:t>
        </w:r>
      </w:ins>
      <w:ins w:id="522" w:author="Molly McEvilley" w:date="2020-09-10T09:56:00Z">
        <w:r w:rsidR="00BE38B8">
          <w:t xml:space="preserve"> so that the </w:t>
        </w:r>
      </w:ins>
      <w:ins w:id="523" w:author="Molly McEvilley" w:date="2020-09-10T09:57:00Z">
        <w:r w:rsidR="00BE38B8">
          <w:t>date of birth</w:t>
        </w:r>
      </w:ins>
      <w:ins w:id="524" w:author="Molly McEvilley" w:date="2020-09-10T09:56:00Z">
        <w:r w:rsidR="00BE38B8">
          <w:t xml:space="preserve"> </w:t>
        </w:r>
      </w:ins>
      <w:ins w:id="525" w:author="Molly McEvilley" w:date="2020-09-10T09:58:00Z">
        <w:r w:rsidR="00BE38B8">
          <w:t xml:space="preserve">(or lack thereof) </w:t>
        </w:r>
      </w:ins>
      <w:ins w:id="526" w:author="Molly McEvilley" w:date="2020-09-10T09:56:00Z">
        <w:r w:rsidR="00BE38B8">
          <w:t>used to calculate age</w:t>
        </w:r>
      </w:ins>
      <w:ins w:id="527" w:author="Molly McEvilley" w:date="2020-09-10T09:57:00Z">
        <w:r w:rsidR="00BE38B8">
          <w:t xml:space="preserve"> is consistent across all enrollments</w:t>
        </w:r>
      </w:ins>
      <w:ins w:id="528" w:author="Molly McEvilley" w:date="2020-09-10T09:14:00Z">
        <w:r>
          <w:t xml:space="preserve">.  For any given </w:t>
        </w:r>
        <w:r w:rsidRPr="00BE38B8">
          <w:rPr>
            <w:b/>
            <w:bCs/>
          </w:rPr>
          <w:t>PersonalID</w:t>
        </w:r>
        <w:r>
          <w:t xml:space="preserve">, if </w:t>
        </w:r>
      </w:ins>
      <w:ins w:id="529" w:author="Molly McEvilley" w:date="2020-09-10T09:15:00Z">
        <w:r>
          <w:t xml:space="preserve">there is any enrollment in </w:t>
        </w:r>
        <w:proofErr w:type="spellStart"/>
        <w:r>
          <w:t>tlsa_Enrollment</w:t>
        </w:r>
        <w:proofErr w:type="spellEnd"/>
        <w:r>
          <w:t xml:space="preserve">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ins>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lastRenderedPageBreak/>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3581" w:type="pct"/>
        <w:tblLook w:val="0420" w:firstRow="1" w:lastRow="0" w:firstColumn="0" w:lastColumn="0" w:noHBand="0" w:noVBand="1"/>
      </w:tblPr>
      <w:tblGrid>
        <w:gridCol w:w="970"/>
        <w:gridCol w:w="4497"/>
        <w:gridCol w:w="1229"/>
      </w:tblGrid>
      <w:tr w:rsidR="000C38C1" w:rsidRPr="008705FF" w14:paraId="72756BD5"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18"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B4BC8A2" w14:textId="2BDAB30E" w:rsidR="00B63971" w:rsidRPr="000C38C1" w:rsidRDefault="00FE6FFE" w:rsidP="00F93C8F">
            <w:pPr>
              <w:pStyle w:val="NoSpacing"/>
              <w:rPr>
                <w:rFonts w:cstheme="minorHAnsi"/>
              </w:rPr>
            </w:pPr>
            <w:r>
              <w:rPr>
                <w:rFonts w:cstheme="minorHAnsi"/>
              </w:rPr>
              <w:t>1</w:t>
            </w:r>
          </w:p>
        </w:tc>
        <w:tc>
          <w:tcPr>
            <w:tcW w:w="3358"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18"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485593E8" w14:textId="3B0248A7" w:rsidR="000C38C1" w:rsidRPr="008705FF" w:rsidRDefault="000C38C1" w:rsidP="00F93C8F">
            <w:pPr>
              <w:pStyle w:val="NoSpacing"/>
              <w:rPr>
                <w:rFonts w:cstheme="minorHAnsi"/>
              </w:rPr>
            </w:pPr>
            <w:r w:rsidRPr="00577A54">
              <w:t>2</w:t>
            </w:r>
          </w:p>
        </w:tc>
        <w:tc>
          <w:tcPr>
            <w:tcW w:w="3358"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18"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54CA255" w14:textId="77777777" w:rsidR="000C38C1" w:rsidRPr="008705FF" w:rsidRDefault="000C38C1" w:rsidP="00F93C8F">
            <w:pPr>
              <w:pStyle w:val="NoSpacing"/>
              <w:rPr>
                <w:rFonts w:cstheme="minorHAnsi"/>
              </w:rPr>
            </w:pPr>
            <w:r w:rsidRPr="00577A54">
              <w:t>3</w:t>
            </w:r>
          </w:p>
        </w:tc>
        <w:tc>
          <w:tcPr>
            <w:tcW w:w="3358"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18"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C0823CD" w14:textId="77777777" w:rsidR="000C38C1" w:rsidRPr="00577A54" w:rsidRDefault="000C38C1" w:rsidP="00F93C8F">
            <w:pPr>
              <w:pStyle w:val="NoSpacing"/>
            </w:pPr>
            <w:r w:rsidRPr="00577A54">
              <w:t>4</w:t>
            </w:r>
          </w:p>
        </w:tc>
        <w:tc>
          <w:tcPr>
            <w:tcW w:w="3358"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18" w:type="pct"/>
          </w:tcPr>
          <w:p w14:paraId="646B8171" w14:textId="77777777" w:rsidR="000C38C1" w:rsidRPr="006472A5" w:rsidRDefault="000C38C1" w:rsidP="00F93C8F">
            <w:pPr>
              <w:pStyle w:val="NoSpacing"/>
            </w:pPr>
            <w:r w:rsidRPr="006472A5">
              <w:t>65</w:t>
            </w:r>
          </w:p>
        </w:tc>
      </w:tr>
      <w:tr w:rsidR="000C38C1" w:rsidRPr="00107D01" w14:paraId="6AE609E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B9A10D8" w14:textId="77777777" w:rsidR="000C38C1" w:rsidRPr="00577A54" w:rsidRDefault="000C38C1" w:rsidP="00F93C8F">
            <w:pPr>
              <w:pStyle w:val="NoSpacing"/>
            </w:pPr>
            <w:r w:rsidRPr="00A6067F">
              <w:t>5</w:t>
            </w:r>
          </w:p>
        </w:tc>
        <w:tc>
          <w:tcPr>
            <w:tcW w:w="3358"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18" w:type="pct"/>
          </w:tcPr>
          <w:p w14:paraId="4E1A8826" w14:textId="77777777" w:rsidR="000C38C1" w:rsidRPr="006472A5" w:rsidRDefault="000C38C1" w:rsidP="00F93C8F">
            <w:pPr>
              <w:pStyle w:val="NoSpacing"/>
            </w:pPr>
            <w:r w:rsidRPr="006472A5">
              <w:t>64</w:t>
            </w:r>
          </w:p>
        </w:tc>
      </w:tr>
      <w:tr w:rsidR="000C38C1" w:rsidRPr="00107D01" w14:paraId="4917E209"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6168C35" w14:textId="77777777" w:rsidR="000C38C1" w:rsidRPr="00577A54" w:rsidRDefault="000C38C1" w:rsidP="00F93C8F">
            <w:pPr>
              <w:pStyle w:val="NoSpacing"/>
            </w:pPr>
            <w:r w:rsidRPr="00577A54">
              <w:t>5</w:t>
            </w:r>
          </w:p>
        </w:tc>
        <w:tc>
          <w:tcPr>
            <w:tcW w:w="3358"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738ED1EA" w14:textId="77777777" w:rsidR="000C38C1" w:rsidRPr="006472A5" w:rsidRDefault="000C38C1" w:rsidP="00F93C8F">
            <w:pPr>
              <w:pStyle w:val="NoSpacing"/>
            </w:pPr>
            <w:r w:rsidRPr="006472A5">
              <w:t>54</w:t>
            </w:r>
          </w:p>
        </w:tc>
      </w:tr>
      <w:tr w:rsidR="000C38C1" w:rsidRPr="00107D01" w14:paraId="2D02903F"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4475FFE" w14:textId="77777777" w:rsidR="000C38C1" w:rsidRPr="00577A54" w:rsidRDefault="000C38C1" w:rsidP="00F93C8F">
            <w:pPr>
              <w:pStyle w:val="NoSpacing"/>
            </w:pPr>
            <w:r w:rsidRPr="00577A54">
              <w:t>6</w:t>
            </w:r>
          </w:p>
        </w:tc>
        <w:tc>
          <w:tcPr>
            <w:tcW w:w="3358"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18" w:type="pct"/>
          </w:tcPr>
          <w:p w14:paraId="26F2004F" w14:textId="77777777" w:rsidR="000C38C1" w:rsidRPr="006472A5" w:rsidRDefault="000C38C1" w:rsidP="00F93C8F">
            <w:pPr>
              <w:pStyle w:val="NoSpacing"/>
            </w:pPr>
            <w:r w:rsidRPr="006472A5">
              <w:t>44</w:t>
            </w:r>
          </w:p>
        </w:tc>
      </w:tr>
      <w:tr w:rsidR="000C38C1" w:rsidRPr="00107D01" w14:paraId="12035D54"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664878B" w14:textId="77777777" w:rsidR="000C38C1" w:rsidRPr="00577A54" w:rsidRDefault="000C38C1" w:rsidP="00F93C8F">
            <w:pPr>
              <w:pStyle w:val="NoSpacing"/>
            </w:pPr>
            <w:r w:rsidRPr="00577A54">
              <w:t>7</w:t>
            </w:r>
          </w:p>
        </w:tc>
        <w:tc>
          <w:tcPr>
            <w:tcW w:w="3358"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18" w:type="pct"/>
          </w:tcPr>
          <w:p w14:paraId="3D6976E7" w14:textId="77777777" w:rsidR="000C38C1" w:rsidRPr="006472A5" w:rsidRDefault="000C38C1" w:rsidP="00F93C8F">
            <w:pPr>
              <w:pStyle w:val="NoSpacing"/>
            </w:pPr>
            <w:r w:rsidRPr="006472A5">
              <w:t>34</w:t>
            </w:r>
          </w:p>
        </w:tc>
      </w:tr>
      <w:tr w:rsidR="000C38C1" w:rsidRPr="00107D01" w14:paraId="1343585A"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6201817" w14:textId="77777777" w:rsidR="000C38C1" w:rsidRPr="00577A54" w:rsidRDefault="000C38C1" w:rsidP="00F93C8F">
            <w:pPr>
              <w:pStyle w:val="NoSpacing"/>
            </w:pPr>
            <w:r w:rsidRPr="00577A54">
              <w:t>8</w:t>
            </w:r>
          </w:p>
        </w:tc>
        <w:tc>
          <w:tcPr>
            <w:tcW w:w="3358"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18" w:type="pct"/>
          </w:tcPr>
          <w:p w14:paraId="5F3F1CDE" w14:textId="77777777" w:rsidR="000C38C1" w:rsidRPr="006472A5" w:rsidRDefault="000C38C1" w:rsidP="00F93C8F">
            <w:pPr>
              <w:pStyle w:val="NoSpacing"/>
            </w:pPr>
            <w:r w:rsidRPr="006472A5">
              <w:t>24</w:t>
            </w:r>
          </w:p>
        </w:tc>
      </w:tr>
      <w:tr w:rsidR="000C38C1" w:rsidRPr="00107D01" w14:paraId="7D980D02"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9A13729" w14:textId="77777777" w:rsidR="000C38C1" w:rsidRPr="00577A54" w:rsidRDefault="000C38C1" w:rsidP="00F93C8F">
            <w:pPr>
              <w:pStyle w:val="NoSpacing"/>
            </w:pPr>
            <w:r w:rsidRPr="00577A54">
              <w:t>9</w:t>
            </w:r>
          </w:p>
        </w:tc>
        <w:tc>
          <w:tcPr>
            <w:tcW w:w="3358"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18" w:type="pct"/>
          </w:tcPr>
          <w:p w14:paraId="6BDC4D8D" w14:textId="77777777" w:rsidR="000C38C1" w:rsidRPr="006472A5" w:rsidRDefault="000C38C1" w:rsidP="00F93C8F">
            <w:pPr>
              <w:pStyle w:val="NoSpacing"/>
            </w:pPr>
            <w:r w:rsidRPr="006472A5">
              <w:t>21</w:t>
            </w:r>
          </w:p>
        </w:tc>
      </w:tr>
      <w:tr w:rsidR="000C38C1" w:rsidRPr="00107D01" w14:paraId="64138FAD"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4D38106B" w14:textId="77777777" w:rsidR="000C38C1" w:rsidRPr="00577A54" w:rsidRDefault="000C38C1" w:rsidP="00F93C8F">
            <w:pPr>
              <w:pStyle w:val="NoSpacing"/>
            </w:pPr>
            <w:r w:rsidRPr="00577A54">
              <w:t>10</w:t>
            </w:r>
          </w:p>
        </w:tc>
        <w:tc>
          <w:tcPr>
            <w:tcW w:w="3358"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18" w:type="pct"/>
          </w:tcPr>
          <w:p w14:paraId="3448B34E" w14:textId="77777777" w:rsidR="000C38C1" w:rsidRPr="006472A5" w:rsidRDefault="000C38C1" w:rsidP="00F93C8F">
            <w:pPr>
              <w:pStyle w:val="NoSpacing"/>
            </w:pPr>
            <w:r w:rsidRPr="006472A5">
              <w:t>17</w:t>
            </w:r>
          </w:p>
        </w:tc>
      </w:tr>
      <w:tr w:rsidR="000C38C1" w:rsidRPr="00107D01" w14:paraId="23461C0F"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7BBF9B" w14:textId="77777777" w:rsidR="000C38C1" w:rsidRPr="00577A54" w:rsidRDefault="000C38C1" w:rsidP="00F93C8F">
            <w:pPr>
              <w:pStyle w:val="NoSpacing"/>
            </w:pPr>
            <w:r w:rsidRPr="00577A54">
              <w:t>11</w:t>
            </w:r>
          </w:p>
        </w:tc>
        <w:tc>
          <w:tcPr>
            <w:tcW w:w="3358"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18" w:type="pct"/>
          </w:tcPr>
          <w:p w14:paraId="161AF56D" w14:textId="77777777" w:rsidR="000C38C1" w:rsidRPr="006472A5" w:rsidRDefault="000C38C1" w:rsidP="00F93C8F">
            <w:pPr>
              <w:pStyle w:val="NoSpacing"/>
            </w:pPr>
            <w:r w:rsidRPr="006472A5">
              <w:t>5</w:t>
            </w:r>
          </w:p>
        </w:tc>
      </w:tr>
      <w:tr w:rsidR="000C38C1" w:rsidRPr="00107D01" w14:paraId="653A15C5" w14:textId="77777777" w:rsidTr="004F3BD5">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AF2D89" w14:textId="77777777" w:rsidR="000C38C1" w:rsidRPr="00577A54" w:rsidRDefault="000C38C1" w:rsidP="00F93C8F">
            <w:pPr>
              <w:pStyle w:val="NoSpacing"/>
            </w:pPr>
            <w:r w:rsidRPr="00577A54">
              <w:t>12</w:t>
            </w:r>
          </w:p>
        </w:tc>
        <w:tc>
          <w:tcPr>
            <w:tcW w:w="3358"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18" w:type="pct"/>
          </w:tcPr>
          <w:p w14:paraId="079E76A4" w14:textId="77777777" w:rsidR="000C38C1" w:rsidRPr="006472A5" w:rsidRDefault="000C38C1" w:rsidP="00F93C8F">
            <w:pPr>
              <w:pStyle w:val="NoSpacing"/>
            </w:pPr>
            <w:r w:rsidRPr="006472A5">
              <w:t>2</w:t>
            </w:r>
          </w:p>
        </w:tc>
      </w:tr>
      <w:tr w:rsidR="000C38C1" w:rsidRPr="00107D01" w14:paraId="5509DCC1" w14:textId="77777777" w:rsidTr="004F3BD5">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0620D23" w14:textId="77777777" w:rsidR="000C38C1" w:rsidRPr="00577A54" w:rsidRDefault="000C38C1" w:rsidP="00F93C8F">
            <w:pPr>
              <w:pStyle w:val="NoSpacing"/>
            </w:pPr>
            <w:r w:rsidRPr="00577A54">
              <w:t>13</w:t>
            </w:r>
          </w:p>
        </w:tc>
        <w:tc>
          <w:tcPr>
            <w:tcW w:w="3358" w:type="pct"/>
          </w:tcPr>
          <w:p w14:paraId="4C9EB575" w14:textId="77777777" w:rsidR="000C38C1" w:rsidRPr="00577A54" w:rsidRDefault="000C38C1" w:rsidP="00F93C8F">
            <w:pPr>
              <w:pStyle w:val="NoSpacing"/>
            </w:pPr>
            <w:r w:rsidRPr="00577A54">
              <w:t>(other)</w:t>
            </w:r>
          </w:p>
        </w:tc>
        <w:tc>
          <w:tcPr>
            <w:tcW w:w="918"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530" w:name="_Household_Types_(tlsa_HHID)"/>
      <w:bookmarkStart w:id="531" w:name="_Toc37849751"/>
      <w:bookmarkStart w:id="532" w:name="_Toc38030526"/>
      <w:bookmarkEnd w:id="530"/>
      <w:r>
        <w:t>Household Types</w:t>
      </w:r>
      <w:r w:rsidR="00E14928">
        <w:t xml:space="preserve"> (</w:t>
      </w:r>
      <w:proofErr w:type="spellStart"/>
      <w:r w:rsidR="00E14928">
        <w:t>tlsa_HHID</w:t>
      </w:r>
      <w:proofErr w:type="spellEnd"/>
      <w:r w:rsidR="00E14928">
        <w:t>)</w:t>
      </w:r>
      <w:bookmarkEnd w:id="531"/>
      <w:bookmarkEnd w:id="532"/>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722600" w:rsidRDefault="00722600"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722600" w:rsidRDefault="00722600"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722600" w:rsidRDefault="00722600" w:rsidP="00AC79AD">
                                <w:pPr>
                                  <w:pStyle w:val="Style3"/>
                                </w:pPr>
                                <w:r>
                                  <w:t>tlsa_CohortDates</w:t>
                                </w:r>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62"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">
                <v:shape id="AutoShape 469" o:spid="_x0000_s116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722600" w:rsidRDefault="00722600" w:rsidP="00AC79AD">
                        <w:pPr>
                          <w:pStyle w:val="Style3"/>
                        </w:pPr>
                        <w:r>
                          <w:t>tlsa_HHID</w:t>
                        </w:r>
                      </w:p>
                    </w:txbxContent>
                  </v:textbox>
                </v:shape>
                <v:group id="Group 404" o:spid="_x0000_s1164"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722600" w:rsidRDefault="00722600" w:rsidP="00AC79AD">
                          <w:pPr>
                            <w:pStyle w:val="Style3"/>
                          </w:pPr>
                          <w:r>
                            <w:t>tlsa_Enrollment</w:t>
                          </w:r>
                        </w:p>
                      </w:txbxContent>
                    </v:textbox>
                  </v:shape>
                  <v:shape id="AutoShape 390" o:spid="_x0000_s1166"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722600" w:rsidRDefault="00722600" w:rsidP="00AC79AD">
                          <w:pPr>
                            <w:pStyle w:val="Style3"/>
                          </w:pPr>
                          <w:r>
                            <w:t>tlsa_CohortDates</w:t>
                          </w:r>
                        </w:p>
                      </w:txbxContent>
                    </v:textbox>
                  </v:shape>
                </v:group>
                <v:shape id="AutoShape 407" o:spid="_x0000_s1167"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18E10FA5" w:rsidR="00215946" w:rsidRDefault="00215946" w:rsidP="00215946">
      <w:r>
        <w:lastRenderedPageBreak/>
        <w:t xml:space="preserve">It uses the </w:t>
      </w:r>
      <w:proofErr w:type="spellStart"/>
      <w:r>
        <w:t>tsla_Enrollment</w:t>
      </w:r>
      <w:proofErr w:type="spellEnd"/>
      <w:r>
        <w:t xml:space="preserve">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w:t>
      </w:r>
      <w:proofErr w:type="spellStart"/>
      <w:r>
        <w:t>tlsa_HHID</w:t>
      </w:r>
      <w:proofErr w:type="spellEnd"/>
      <w:r>
        <w:t xml:space="preserve">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proofErr w:type="spellStart"/>
            <w:r>
              <w:rPr>
                <w:b/>
                <w:bCs/>
              </w:rPr>
              <w:t>tlsa</w:t>
            </w:r>
            <w:r w:rsidRPr="00C9484F">
              <w:rPr>
                <w:b/>
                <w:bCs/>
              </w:rPr>
              <w:t>_Enrollment</w:t>
            </w:r>
            <w:proofErr w:type="spellEnd"/>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ins w:id="533" w:author="Molly McEvilley" w:date="2020-08-11T12:23:00Z"/>
        </w:trPr>
        <w:tc>
          <w:tcPr>
            <w:tcW w:w="9355" w:type="dxa"/>
            <w:shd w:val="clear" w:color="auto" w:fill="FDE9D9" w:themeFill="accent6" w:themeFillTint="33"/>
          </w:tcPr>
          <w:p w14:paraId="4862DF61" w14:textId="77777777" w:rsidR="007F4F13" w:rsidRPr="00C9484F" w:rsidRDefault="007F4F13" w:rsidP="00ED62C9">
            <w:pPr>
              <w:pStyle w:val="NoSpacing"/>
              <w:rPr>
                <w:ins w:id="534" w:author="Molly McEvilley" w:date="2020-08-11T12:23:00Z"/>
                <w:b/>
                <w:bCs/>
              </w:rPr>
            </w:pPr>
            <w:proofErr w:type="spellStart"/>
            <w:ins w:id="535" w:author="Molly McEvilley" w:date="2020-08-11T12:23:00Z">
              <w:r>
                <w:rPr>
                  <w:b/>
                  <w:bCs/>
                </w:rPr>
                <w:t>t</w:t>
              </w:r>
              <w:r w:rsidRPr="00C9484F">
                <w:rPr>
                  <w:b/>
                  <w:bCs/>
                </w:rPr>
                <w:t>lsa_</w:t>
              </w:r>
              <w:r>
                <w:rPr>
                  <w:b/>
                  <w:bCs/>
                </w:rPr>
                <w:t>CohortDates</w:t>
              </w:r>
              <w:proofErr w:type="spellEnd"/>
            </w:ins>
          </w:p>
        </w:tc>
      </w:tr>
      <w:tr w:rsidR="007F4F13" w:rsidRPr="006B4F91" w14:paraId="2F4D0DDC" w14:textId="77777777" w:rsidTr="00ED62C9">
        <w:trPr>
          <w:cantSplit/>
          <w:trHeight w:val="216"/>
          <w:ins w:id="536" w:author="Molly McEvilley" w:date="2020-08-11T12:23:00Z"/>
        </w:trPr>
        <w:tc>
          <w:tcPr>
            <w:tcW w:w="9355" w:type="dxa"/>
          </w:tcPr>
          <w:p w14:paraId="39A2A2D1" w14:textId="77777777" w:rsidR="007F4F13" w:rsidRPr="005F4836" w:rsidRDefault="007F4F13" w:rsidP="00ED62C9">
            <w:pPr>
              <w:pStyle w:val="NoSpacing"/>
              <w:rPr>
                <w:ins w:id="537" w:author="Molly McEvilley" w:date="2020-08-11T12:23:00Z"/>
              </w:rPr>
            </w:pPr>
            <w:ins w:id="538" w:author="Molly McEvilley" w:date="2020-08-11T12:23:00Z">
              <w:r>
                <w:t>Cohort</w:t>
              </w:r>
            </w:ins>
          </w:p>
        </w:tc>
      </w:tr>
      <w:tr w:rsidR="007F4F13" w:rsidRPr="006B4F91" w14:paraId="7D8073F4" w14:textId="77777777" w:rsidTr="00ED62C9">
        <w:trPr>
          <w:cantSplit/>
          <w:trHeight w:val="216"/>
          <w:ins w:id="539" w:author="Molly McEvilley" w:date="2020-08-11T12:23:00Z"/>
        </w:trPr>
        <w:tc>
          <w:tcPr>
            <w:tcW w:w="9355" w:type="dxa"/>
          </w:tcPr>
          <w:p w14:paraId="3A1973E9" w14:textId="77777777" w:rsidR="007F4F13" w:rsidRDefault="007F4F13" w:rsidP="00ED62C9">
            <w:pPr>
              <w:pStyle w:val="NoSpacing"/>
              <w:rPr>
                <w:ins w:id="540" w:author="Molly McEvilley" w:date="2020-08-11T12:23:00Z"/>
              </w:rPr>
            </w:pPr>
            <w:proofErr w:type="spellStart"/>
            <w:ins w:id="541" w:author="Molly McEvilley" w:date="2020-08-11T12:23:00Z">
              <w:r>
                <w:t>CohortStart</w:t>
              </w:r>
              <w:proofErr w:type="spellEnd"/>
            </w:ins>
          </w:p>
        </w:tc>
      </w:tr>
      <w:tr w:rsidR="007F4F13" w:rsidRPr="006B4F91" w14:paraId="01E2BB92" w14:textId="77777777" w:rsidTr="00ED62C9">
        <w:trPr>
          <w:cantSplit/>
          <w:trHeight w:val="216"/>
          <w:ins w:id="542" w:author="Molly McEvilley" w:date="2020-08-11T12:23:00Z"/>
        </w:trPr>
        <w:tc>
          <w:tcPr>
            <w:tcW w:w="9355" w:type="dxa"/>
          </w:tcPr>
          <w:p w14:paraId="43ED4E54" w14:textId="77777777" w:rsidR="007F4F13" w:rsidRDefault="007F4F13" w:rsidP="00ED62C9">
            <w:pPr>
              <w:pStyle w:val="NoSpacing"/>
              <w:rPr>
                <w:ins w:id="543" w:author="Molly McEvilley" w:date="2020-08-11T12:23:00Z"/>
              </w:rPr>
            </w:pPr>
            <w:proofErr w:type="spellStart"/>
            <w:ins w:id="544" w:author="Molly McEvilley" w:date="2020-08-11T12:23:00Z">
              <w:r>
                <w:t>CohortEnd</w:t>
              </w:r>
              <w:proofErr w:type="spellEnd"/>
            </w:ins>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proofErr w:type="spellStart"/>
            <w:r>
              <w:rPr>
                <w:b/>
                <w:bCs/>
                <w:color w:val="FFFFFF" w:themeColor="background1"/>
              </w:rPr>
              <w:t>tlsa_HHID</w:t>
            </w:r>
            <w:proofErr w:type="spellEnd"/>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r w:rsidRPr="00DE4A2E">
        <w:rPr>
          <w:rFonts w:eastAsia="Times New Roman" w:cstheme="minorHAnsi"/>
          <w:b/>
          <w:bCs/>
          <w:szCs w:val="20"/>
        </w:rPr>
        <w:t>PersonalID</w:t>
      </w:r>
      <w:r>
        <w:rPr>
          <w:rFonts w:eastAsia="Times New Roman" w:cstheme="minorHAnsi"/>
          <w:szCs w:val="20"/>
        </w:rPr>
        <w:t xml:space="preserve">s in </w:t>
      </w:r>
      <w:proofErr w:type="spellStart"/>
      <w:r>
        <w:rPr>
          <w:rFonts w:eastAsia="Times New Roman" w:cstheme="minorHAnsi"/>
          <w:szCs w:val="20"/>
        </w:rPr>
        <w:t>tlsa_Enrollment</w:t>
      </w:r>
      <w:proofErr w:type="spellEnd"/>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HHType</w:t>
            </w:r>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w:t>
      </w:r>
      <w:proofErr w:type="spellStart"/>
      <w:r>
        <w:t>tlsa_HHID</w:t>
      </w:r>
      <w:proofErr w:type="spellEnd"/>
      <w:r>
        <w:t xml:space="preserve"> based on </w:t>
      </w:r>
      <w:proofErr w:type="spellStart"/>
      <w:r w:rsidRPr="00DE4A2E">
        <w:rPr>
          <w:b/>
          <w:bCs/>
        </w:rPr>
        <w:t>EntryAge</w:t>
      </w:r>
      <w:proofErr w:type="spellEnd"/>
      <w:r>
        <w:t xml:space="preserve"> for all records in </w:t>
      </w:r>
      <w:proofErr w:type="spellStart"/>
      <w:r>
        <w:t>tlsa_Enrollment</w:t>
      </w:r>
      <w:proofErr w:type="spellEnd"/>
      <w:r>
        <w:t xml:space="preserve">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lastRenderedPageBreak/>
        <w:t>EntryHHType</w:t>
      </w:r>
      <w:proofErr w:type="spellEnd"/>
      <w:r>
        <w:t xml:space="preserve"> is based on all household members’ age at the time of their own project entry</w:t>
      </w:r>
      <w:r w:rsidR="004873DC">
        <w:t xml:space="preserve">. </w:t>
      </w:r>
      <w:r>
        <w:t xml:space="preserve">It is not a point-in-time determination – for </w:t>
      </w:r>
      <w:proofErr w:type="gramStart"/>
      <w:r>
        <w:t>households</w:t>
      </w:r>
      <w:proofErr w:type="gramEnd"/>
      <w:r>
        <w:t xml:space="preserve">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 xml:space="preserve">records in </w:t>
      </w:r>
      <w:proofErr w:type="spellStart"/>
      <w:r w:rsidR="003A7C57">
        <w:t>tlsa_</w:t>
      </w:r>
      <w:r w:rsidR="00650324">
        <w:t>Enrollment</w:t>
      </w:r>
      <w:proofErr w:type="spellEnd"/>
      <w:r w:rsidR="00650324">
        <w:t xml:space="preserve">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2C3E5D5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all of the criteria for inclusion in the active cohort, which are described in section </w:t>
      </w:r>
      <w:hyperlink w:anchor="_Get_Active_HouseholdIDs_1" w:history="1">
        <w:r w:rsidRPr="00524A69">
          <w:rPr>
            <w:rStyle w:val="Hyperlink"/>
          </w:rPr>
          <w:t>5.1 Get Active HouseholdIDs</w:t>
        </w:r>
      </w:hyperlink>
      <w:r w:rsidR="004873DC">
        <w:t xml:space="preserve">. </w:t>
      </w:r>
      <w:r>
        <w:t>.</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r w:rsidRPr="005C4382">
        <w:rPr>
          <w:b/>
          <w:bCs/>
        </w:rPr>
        <w:t>HHType</w:t>
      </w:r>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w:t>
      </w:r>
      <w:proofErr w:type="spellStart"/>
      <w:r w:rsidR="00650324">
        <w:t>tlsa_Enrollment</w:t>
      </w:r>
      <w:proofErr w:type="spellEnd"/>
      <w:r w:rsidR="00650324">
        <w:t xml:space="preserve">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545" w:name="_Toc37849752"/>
      <w:bookmarkStart w:id="546" w:name="_Toc38030527"/>
      <w:r>
        <w:lastRenderedPageBreak/>
        <w:t xml:space="preserve">HMIS Business Logic: </w:t>
      </w:r>
      <w:bookmarkStart w:id="547" w:name="_HDX_2.0_HMIS"/>
      <w:bookmarkStart w:id="548" w:name="_LSAReport.csv"/>
      <w:bookmarkStart w:id="549" w:name="_LSAPerson.csv"/>
      <w:bookmarkStart w:id="550" w:name="_LSAExit.csv"/>
      <w:bookmarkStart w:id="551" w:name="_HMIS_Business_Logic"/>
      <w:bookmarkEnd w:id="513"/>
      <w:bookmarkEnd w:id="547"/>
      <w:bookmarkEnd w:id="548"/>
      <w:bookmarkEnd w:id="549"/>
      <w:bookmarkEnd w:id="550"/>
      <w:bookmarkEnd w:id="551"/>
      <w:r w:rsidR="000365D7">
        <w:t>Project Descriptor Data for Export</w:t>
      </w:r>
      <w:bookmarkEnd w:id="545"/>
      <w:bookmarkEnd w:id="546"/>
    </w:p>
    <w:p w14:paraId="4C881045" w14:textId="11FF6F60" w:rsidR="004A469A" w:rsidRDefault="004A469A" w:rsidP="0088191A">
      <w:pPr>
        <w:pStyle w:val="Heading2"/>
      </w:pPr>
      <w:bookmarkStart w:id="552" w:name="_Report_Metadata_for"/>
      <w:bookmarkStart w:id="553" w:name="_Get_Relevant_Project"/>
      <w:bookmarkStart w:id="554" w:name="_Get_Relevant_Project_1"/>
      <w:bookmarkStart w:id="555" w:name="_Get_Project.csv_Records"/>
      <w:bookmarkStart w:id="556" w:name="_Toc510893840"/>
      <w:bookmarkStart w:id="557" w:name="_Toc37849753"/>
      <w:bookmarkStart w:id="558" w:name="_Toc38030528"/>
      <w:bookmarkEnd w:id="552"/>
      <w:bookmarkEnd w:id="553"/>
      <w:bookmarkEnd w:id="554"/>
      <w:bookmarkEnd w:id="555"/>
      <w:r w:rsidRPr="006C26B8">
        <w:t>Get Project</w:t>
      </w:r>
      <w:r w:rsidR="00487413">
        <w:t>.csv</w:t>
      </w:r>
      <w:r w:rsidRPr="006C26B8">
        <w:t xml:space="preserve"> Records / lsa_Project</w:t>
      </w:r>
      <w:bookmarkEnd w:id="556"/>
      <w:bookmarkEnd w:id="557"/>
      <w:bookmarkEnd w:id="558"/>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722600" w:rsidRDefault="00722600"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722600" w:rsidRDefault="00722600"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722600" w:rsidRDefault="00722600"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722600" w:rsidRDefault="00722600"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722600" w:rsidRDefault="00722600" w:rsidP="0055577A">
                                <w:pPr>
                                  <w:widowControl w:val="0"/>
                                  <w:spacing w:after="0"/>
                                  <w:jc w:val="center"/>
                                </w:pPr>
                                <w:r>
                                  <w:t>LSAScope = 2 ProjectIDs</w:t>
                                </w:r>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9"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">
                <v:shape id="AutoShape 404" o:spid="_x0000_s1170"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722600" w:rsidRDefault="00722600" w:rsidP="0055577A">
                        <w:pPr>
                          <w:widowControl w:val="0"/>
                          <w:jc w:val="center"/>
                        </w:pPr>
                        <w:r>
                          <w:t>lsa_Project</w:t>
                        </w:r>
                      </w:p>
                    </w:txbxContent>
                  </v:textbox>
                </v:shape>
                <v:group id="Group 334" o:spid="_x0000_s1171"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72"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722600" w:rsidRDefault="00722600" w:rsidP="0055577A">
                          <w:pPr>
                            <w:pStyle w:val="Style3"/>
                          </w:pPr>
                          <w:r>
                            <w:t>hmis_Project</w:t>
                          </w:r>
                        </w:p>
                      </w:txbxContent>
                    </v:textbox>
                  </v:shape>
                  <v:shape id="AutoShape 403" o:spid="_x0000_s1173"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722600" w:rsidRDefault="00722600" w:rsidP="0055577A">
                          <w:pPr>
                            <w:pStyle w:val="Style3"/>
                          </w:pPr>
                          <w:r>
                            <w:t>hmis_ProjectCoC</w:t>
                          </w:r>
                        </w:p>
                      </w:txbxContent>
                    </v:textbox>
                  </v:shape>
                  <v:shape id="AutoShape 407" o:spid="_x0000_s1174"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5"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6"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7"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722600" w:rsidRDefault="00722600" w:rsidP="0055577A">
                          <w:pPr>
                            <w:widowControl w:val="0"/>
                            <w:jc w:val="center"/>
                          </w:pPr>
                          <w:r>
                            <w:t>lsa_Report</w:t>
                          </w:r>
                        </w:p>
                      </w:txbxContent>
                    </v:textbox>
                  </v:shape>
                  <v:shape id="AutoShape 341" o:spid="_x0000_s1178"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722600" w:rsidRDefault="00722600" w:rsidP="0055577A">
                          <w:pPr>
                            <w:widowControl w:val="0"/>
                            <w:spacing w:after="0"/>
                            <w:jc w:val="center"/>
                          </w:pPr>
                          <w:r>
                            <w:t>LSAScope = 2 ProjectIDs</w:t>
                          </w:r>
                        </w:p>
                      </w:txbxContent>
                    </v:textbox>
                  </v:shape>
                </v:group>
                <v:shape id="AutoShape 342" o:spid="_x0000_s1179"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80"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81"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hmis_Project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r>
              <w:rPr>
                <w:b/>
                <w:bCs/>
              </w:rPr>
              <w:t>lsa</w:t>
            </w:r>
            <w:r w:rsidRPr="005F4836">
              <w:rPr>
                <w:b/>
                <w:bCs/>
              </w:rPr>
              <w:t>_</w:t>
            </w:r>
            <w:r>
              <w:rPr>
                <w:b/>
                <w:bCs/>
              </w:rPr>
              <w:t>Report</w:t>
            </w:r>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r>
              <w:t>ReportCoC</w:t>
            </w:r>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r w:rsidRPr="005F4836">
              <w:rPr>
                <w:b/>
                <w:bCs/>
              </w:rPr>
              <w:t>hmis_Project</w:t>
            </w:r>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(all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r w:rsidRPr="005F4836">
              <w:rPr>
                <w:b/>
                <w:bCs/>
              </w:rPr>
              <w:t>hmis_ProjectCoC</w:t>
            </w:r>
          </w:p>
        </w:tc>
      </w:tr>
      <w:tr w:rsidR="000D3CAE" w:rsidRPr="004416C8" w14:paraId="15B290B0" w14:textId="77777777" w:rsidTr="00EA3CE6">
        <w:tc>
          <w:tcPr>
            <w:tcW w:w="9265" w:type="dxa"/>
          </w:tcPr>
          <w:p w14:paraId="36142AB5" w14:textId="23F85FC4" w:rsidR="000D3CAE" w:rsidRPr="004416C8" w:rsidRDefault="000D3CAE" w:rsidP="000D3CAE">
            <w:pPr>
              <w:pStyle w:val="NoSpacing"/>
            </w:pPr>
            <w:r>
              <w:t>CoCCode</w:t>
            </w:r>
          </w:p>
        </w:tc>
      </w:tr>
    </w:tbl>
    <w:p w14:paraId="6672B0E5" w14:textId="2A665C32" w:rsidR="005508FD" w:rsidRDefault="005508FD" w:rsidP="006A3016">
      <w:pPr>
        <w:pStyle w:val="Heading4"/>
        <w:rPr>
          <w:ins w:id="559" w:author="Molly McEvilley" w:date="2020-08-19T04:05:00Z"/>
        </w:rPr>
      </w:pPr>
      <w:r w:rsidRPr="006A3016">
        <w:t>Target</w:t>
      </w:r>
    </w:p>
    <w:p w14:paraId="33EBB4A5" w14:textId="015A0C92" w:rsidR="00EC5972" w:rsidRPr="00493BDF" w:rsidRDefault="00EC5972" w:rsidP="00493BDF">
      <w:ins w:id="560" w:author="Molly McEvilley" w:date="2020-08-19T04:05:00Z">
        <w:r>
          <w:t>HDX</w:t>
        </w:r>
      </w:ins>
      <w:ins w:id="561" w:author="Molly McEvilley" w:date="2020-08-19T04:06:00Z">
        <w:r>
          <w:t xml:space="preserve"> 2.0 validation of Project.csv is </w:t>
        </w:r>
      </w:ins>
      <w:ins w:id="562" w:author="Molly McEvilley" w:date="2020-08-19T04:13:00Z">
        <w:r>
          <w:t xml:space="preserve">generally </w:t>
        </w:r>
      </w:ins>
      <w:ins w:id="563" w:author="Molly McEvilley" w:date="2020-08-19T04:06:00Z">
        <w:r>
          <w:t xml:space="preserve">consistent with </w:t>
        </w:r>
      </w:ins>
      <w:ins w:id="564" w:author="Molly McEvilley" w:date="2020-08-19T04:07:00Z">
        <w:r>
          <w:t>the HMIS CSV specification</w:t>
        </w:r>
      </w:ins>
      <w:ins w:id="565" w:author="Molly McEvilley" w:date="2020-08-19T04:13:00Z">
        <w:r w:rsidR="00493BDF">
          <w:t>s</w:t>
        </w:r>
      </w:ins>
      <w:ins w:id="566" w:author="Molly McEvilley" w:date="2020-08-19T04:14:00Z">
        <w:r w:rsidR="00493BDF">
          <w:t>; differences are noted in the column descriptions</w:t>
        </w:r>
      </w:ins>
      <w:ins w:id="567" w:author="Molly McEvilley" w:date="2020-08-19T04:15:00Z">
        <w:r w:rsidR="00493BDF">
          <w:t xml:space="preserve"> below.</w:t>
        </w:r>
      </w:ins>
    </w:p>
    <w:tbl>
      <w:tblPr>
        <w:tblStyle w:val="Style1"/>
        <w:tblW w:w="9265" w:type="dxa"/>
        <w:tblLook w:val="04A0" w:firstRow="1" w:lastRow="0" w:firstColumn="1" w:lastColumn="0" w:noHBand="0" w:noVBand="1"/>
      </w:tblPr>
      <w:tblGrid>
        <w:gridCol w:w="2659"/>
        <w:gridCol w:w="6606"/>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proofErr w:type="spellStart"/>
            <w:r>
              <w:t>ProjectName</w:t>
            </w:r>
            <w:proofErr w:type="spellEnd"/>
          </w:p>
        </w:tc>
        <w:tc>
          <w:tcPr>
            <w:tcW w:w="6606" w:type="dxa"/>
            <w:shd w:val="clear" w:color="auto" w:fill="auto"/>
          </w:tcPr>
          <w:p w14:paraId="6E9D2773" w14:textId="01CA4320"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&gt;50 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proofErr w:type="spellStart"/>
            <w:r>
              <w:t>OperatingStartDate</w:t>
            </w:r>
            <w:proofErr w:type="spellEnd"/>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433AA3F4"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4C5AEF" w:rsidRPr="005D5C14">
              <w:rPr>
                <w:u w:val="single"/>
              </w:rPr>
              <w:t>ReportStart</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r>
              <w:t>TrackingMethod</w:t>
            </w:r>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proofErr w:type="spellStart"/>
            <w:r>
              <w:t>HMISParticipatingProject</w:t>
            </w:r>
            <w:proofErr w:type="spellEnd"/>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568" w:name="_Toc499543985"/>
      </w:tr>
      <w:tr w:rsidR="00707BD2" w:rsidRPr="003F2FD5" w14:paraId="1440B7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3A10C60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DE2DCAF" w14:textId="77777777" w:rsidR="00707BD2" w:rsidRDefault="00707BD2" w:rsidP="00707BD2">
            <w:pPr>
              <w:pStyle w:val="NoSpacing"/>
            </w:pPr>
            <w:r>
              <w:t>DateCreated</w:t>
            </w:r>
          </w:p>
        </w:tc>
        <w:tc>
          <w:tcPr>
            <w:tcW w:w="6606" w:type="dxa"/>
            <w:shd w:val="clear" w:color="auto" w:fill="auto"/>
          </w:tcPr>
          <w:p w14:paraId="5395EF79" w14:textId="4D2DA132"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10F81024"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r>
              <w:t>DateUpdated</w:t>
            </w:r>
          </w:p>
        </w:tc>
        <w:tc>
          <w:tcPr>
            <w:tcW w:w="6606" w:type="dxa"/>
          </w:tcPr>
          <w:p w14:paraId="3EFD2819" w14:textId="6A8DD381"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64BC65F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76BFAAA" w14:textId="77777777" w:rsidR="00707BD2" w:rsidRDefault="00707BD2" w:rsidP="00707BD2">
            <w:pPr>
              <w:pStyle w:val="NoSpacing"/>
            </w:pPr>
            <w:r>
              <w:lastRenderedPageBreak/>
              <w:t>UserID</w:t>
            </w:r>
          </w:p>
        </w:tc>
        <w:tc>
          <w:tcPr>
            <w:tcW w:w="6606" w:type="dxa"/>
            <w:shd w:val="clear" w:color="auto" w:fill="auto"/>
          </w:tcPr>
          <w:p w14:paraId="6741DCB1" w14:textId="7B601405"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rsidDel="00656851" w14:paraId="370192D5" w14:textId="4C65D639" w:rsidTr="005F4836">
        <w:trPr>
          <w:cnfStyle w:val="000000010000" w:firstRow="0" w:lastRow="0" w:firstColumn="0" w:lastColumn="0" w:oddVBand="0" w:evenVBand="0" w:oddHBand="0" w:evenHBand="1" w:firstRowFirstColumn="0" w:firstRowLastColumn="0" w:lastRowFirstColumn="0" w:lastRowLastColumn="0"/>
          <w:del w:id="569" w:author="Molly McEvilley" w:date="2020-09-03T05:40:00Z"/>
        </w:trPr>
        <w:tc>
          <w:tcPr>
            <w:cnfStyle w:val="001000000000" w:firstRow="0" w:lastRow="0" w:firstColumn="1" w:lastColumn="0" w:oddVBand="0" w:evenVBand="0" w:oddHBand="0" w:evenHBand="0" w:firstRowFirstColumn="0" w:firstRowLastColumn="0" w:lastRowFirstColumn="0" w:lastRowLastColumn="0"/>
            <w:tcW w:w="2659" w:type="dxa"/>
          </w:tcPr>
          <w:p w14:paraId="11A39D6C" w14:textId="011A4D51" w:rsidR="00707BD2" w:rsidDel="00656851" w:rsidRDefault="00707BD2" w:rsidP="00707BD2">
            <w:pPr>
              <w:pStyle w:val="NoSpacing"/>
              <w:rPr>
                <w:del w:id="570" w:author="Molly McEvilley" w:date="2020-09-03T05:40:00Z"/>
              </w:rPr>
            </w:pPr>
            <w:del w:id="571" w:author="Molly McEvilley" w:date="2020-09-03T05:40:00Z">
              <w:r w:rsidDel="00656851">
                <w:delText>DateDeleted</w:delText>
              </w:r>
            </w:del>
          </w:p>
        </w:tc>
        <w:tc>
          <w:tcPr>
            <w:tcW w:w="6606" w:type="dxa"/>
          </w:tcPr>
          <w:p w14:paraId="1DBEAD0D" w14:textId="3A96F5F0" w:rsidR="00707BD2" w:rsidRPr="009C3437" w:rsidDel="00656851" w:rsidRDefault="00FB1F12" w:rsidP="00707BD2">
            <w:pPr>
              <w:pStyle w:val="NoSpacing"/>
              <w:cnfStyle w:val="000000010000" w:firstRow="0" w:lastRow="0" w:firstColumn="0" w:lastColumn="0" w:oddVBand="0" w:evenVBand="0" w:oddHBand="0" w:evenHBand="1" w:firstRowFirstColumn="0" w:firstRowLastColumn="0" w:lastRowFirstColumn="0" w:lastRowLastColumn="0"/>
              <w:rPr>
                <w:del w:id="572" w:author="Molly McEvilley" w:date="2020-09-03T05:40:00Z"/>
              </w:rPr>
            </w:pPr>
            <w:del w:id="573" w:author="Molly McEvilley" w:date="2020-09-03T05:40:00Z">
              <w:r w:rsidDel="00656851">
                <w:delText xml:space="preserve">Must be </w:delText>
              </w:r>
              <w:r w:rsidR="00143E83" w:rsidDel="00656851">
                <w:delText>NULL</w:delText>
              </w:r>
            </w:del>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3077245" w14:textId="77777777" w:rsidR="00707BD2" w:rsidRDefault="00707BD2" w:rsidP="00707BD2">
            <w:pPr>
              <w:pStyle w:val="NoSpacing"/>
            </w:pPr>
            <w:r>
              <w:t>ExportID</w:t>
            </w:r>
          </w:p>
        </w:tc>
        <w:tc>
          <w:tcPr>
            <w:tcW w:w="6606" w:type="dxa"/>
            <w:shd w:val="clear" w:color="auto" w:fill="auto"/>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r w:rsidRPr="005F4836">
              <w:rPr>
                <w:b/>
                <w:bCs/>
                <w:iCs/>
              </w:rPr>
              <w:t>ReportID</w:t>
            </w:r>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rPr>
          <w:ins w:id="574" w:author="Molly McEvilley" w:date="2020-08-13T10:50:00Z"/>
        </w:rPr>
      </w:pPr>
      <w:ins w:id="575" w:author="Molly McEvilley" w:date="2020-08-13T10:50:00Z">
        <w:r>
          <w:rPr>
            <w:i/>
            <w:iCs/>
          </w:rPr>
          <w:t>OperatingEndDate</w:t>
        </w:r>
        <w:r>
          <w:t xml:space="preserve"> is NULL; or </w:t>
        </w:r>
      </w:ins>
    </w:p>
    <w:p w14:paraId="35DFB6A1" w14:textId="76A0E9EB" w:rsidR="00FF46B8" w:rsidRDefault="00FF46B8" w:rsidP="00FF46B8">
      <w:pPr>
        <w:pStyle w:val="ListParagraph"/>
        <w:numPr>
          <w:ilvl w:val="1"/>
          <w:numId w:val="4"/>
        </w:numPr>
        <w:rPr>
          <w:ins w:id="576" w:author="Molly McEvilley" w:date="2020-08-13T10:50:00Z"/>
        </w:rPr>
      </w:pPr>
      <w:ins w:id="577" w:author="Molly McEvilley" w:date="2020-08-13T10:50:00Z">
        <w:r>
          <w:rPr>
            <w:i/>
            <w:iCs/>
          </w:rPr>
          <w:t xml:space="preserve">OperatingEndDate </w:t>
        </w:r>
        <w:r>
          <w:t>&gt;= 10/1/2012 and &gt;</w:t>
        </w:r>
      </w:ins>
      <w:ins w:id="578" w:author="Molly McEvilley" w:date="2020-08-19T04:15:00Z">
        <w:r w:rsidR="00493BDF">
          <w:t xml:space="preserve"> </w:t>
        </w:r>
      </w:ins>
      <w:proofErr w:type="spellStart"/>
      <w:ins w:id="579" w:author="Molly McEvilley" w:date="2020-08-13T10:50:00Z">
        <w:r>
          <w:rPr>
            <w:i/>
            <w:iCs/>
          </w:rPr>
          <w:t>OperatingStartDate</w:t>
        </w:r>
        <w:proofErr w:type="spellEnd"/>
        <w:r>
          <w:t xml:space="preserve"> </w:t>
        </w:r>
      </w:ins>
    </w:p>
    <w:p w14:paraId="35542F4A" w14:textId="127B3CFB" w:rsidR="00D92CD1" w:rsidDel="00FF46B8" w:rsidRDefault="006623E2" w:rsidP="00672757">
      <w:pPr>
        <w:pStyle w:val="ListParagraph"/>
        <w:numPr>
          <w:ilvl w:val="0"/>
          <w:numId w:val="4"/>
        </w:numPr>
        <w:spacing w:after="0" w:line="264" w:lineRule="auto"/>
        <w:rPr>
          <w:del w:id="580" w:author="Molly McEvilley" w:date="2020-08-13T10:50:00Z"/>
        </w:rPr>
      </w:pPr>
      <w:del w:id="581" w:author="Molly McEvilley" w:date="2020-08-13T10:50:00Z">
        <w:r w:rsidRPr="008005D4" w:rsidDel="00FF46B8">
          <w:rPr>
            <w:i/>
          </w:rPr>
          <w:delText>OperatingEndDate</w:delText>
        </w:r>
        <w:r w:rsidDel="00FF46B8">
          <w:delText xml:space="preserve"> is </w:delText>
        </w:r>
        <w:r w:rsidR="00143E83" w:rsidDel="00FF46B8">
          <w:delText>NULL</w:delText>
        </w:r>
        <w:r w:rsidDel="00FF46B8">
          <w:delText xml:space="preserve"> or &gt;= </w:delText>
        </w:r>
        <w:r w:rsidRPr="008005D4" w:rsidDel="00FF46B8">
          <w:rPr>
            <w:u w:val="single"/>
          </w:rPr>
          <w:delText>ReportStart</w:delText>
        </w:r>
        <w:r w:rsidRPr="00FE4ACE" w:rsidDel="00FF46B8">
          <w:delText xml:space="preserve"> </w:delText>
        </w:r>
      </w:del>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r w:rsidR="00307598" w:rsidRPr="00C51FE1">
        <w:rPr>
          <w:u w:val="single"/>
        </w:rPr>
        <w:t>ReportCoC</w:t>
      </w:r>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48D6F4EC" w14:textId="56879405" w:rsidR="00793815" w:rsidDel="00656851" w:rsidRDefault="00F21892" w:rsidP="00672757">
      <w:pPr>
        <w:pStyle w:val="ListParagraph"/>
        <w:numPr>
          <w:ilvl w:val="0"/>
          <w:numId w:val="4"/>
        </w:numPr>
        <w:spacing w:after="0" w:line="264" w:lineRule="auto"/>
        <w:rPr>
          <w:del w:id="582" w:author="Molly McEvilley" w:date="2020-09-03T05:40:00Z"/>
        </w:rPr>
      </w:pPr>
      <w:del w:id="583" w:author="Molly McEvilley" w:date="2020-09-03T05:40:00Z">
        <w:r w:rsidRPr="0060237C" w:rsidDel="00656851">
          <w:rPr>
            <w:i/>
          </w:rPr>
          <w:delText>DateDeleted</w:delText>
        </w:r>
        <w:r w:rsidDel="00656851">
          <w:delText xml:space="preserve"> is </w:delText>
        </w:r>
        <w:r w:rsidR="00143E83" w:rsidDel="00656851">
          <w:delText>NULL</w:delText>
        </w:r>
      </w:del>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68B028DE" w14:textId="33CC590B" w:rsidR="007A65FE" w:rsidRDefault="007A65FE" w:rsidP="00672757">
      <w:pPr>
        <w:pStyle w:val="ListParagraph"/>
        <w:numPr>
          <w:ilvl w:val="0"/>
          <w:numId w:val="4"/>
        </w:numPr>
      </w:pPr>
      <w:r w:rsidRPr="00D5509D">
        <w:rPr>
          <w:i/>
        </w:rPr>
        <w:t>OperatingEndDate</w:t>
      </w:r>
      <w:r>
        <w:t xml:space="preserve"> is </w:t>
      </w:r>
      <w:r w:rsidR="00143E83">
        <w:t>NULL</w:t>
      </w:r>
      <w:r>
        <w:t xml:space="preserve"> or &gt;= </w:t>
      </w:r>
      <w:r w:rsidRPr="00CF63DD">
        <w:rPr>
          <w:u w:val="single"/>
        </w:rPr>
        <w:t>ReportStart</w:t>
      </w:r>
      <w:r w:rsidRPr="00FE4ACE">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r w:rsidRPr="00D5509D">
        <w:rPr>
          <w:u w:val="single"/>
        </w:rPr>
        <w:t>ReportCoC</w:t>
      </w:r>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75E129D1" w14:textId="4D5067AF" w:rsidR="007A65FE" w:rsidDel="00F56411" w:rsidRDefault="007A65FE" w:rsidP="00672757">
      <w:pPr>
        <w:pStyle w:val="ListParagraph"/>
        <w:numPr>
          <w:ilvl w:val="0"/>
          <w:numId w:val="4"/>
        </w:numPr>
        <w:rPr>
          <w:del w:id="584" w:author="Molly McEvilley" w:date="2020-09-03T05:40:00Z"/>
        </w:rPr>
      </w:pPr>
      <w:del w:id="585" w:author="Molly McEvilley" w:date="2020-09-03T05:40:00Z">
        <w:r w:rsidRPr="0060237C" w:rsidDel="00F56411">
          <w:rPr>
            <w:i/>
          </w:rPr>
          <w:delText>DateDeleted</w:delText>
        </w:r>
        <w:r w:rsidDel="00F56411">
          <w:delText xml:space="preserve"> is </w:delText>
        </w:r>
        <w:r w:rsidR="00143E83" w:rsidDel="00F56411">
          <w:delText>NULL</w:delText>
        </w:r>
        <w:r w:rsidDel="00F56411">
          <w:delText xml:space="preserve"> </w:delText>
        </w:r>
      </w:del>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r w:rsidRPr="00B6325C">
        <w:rPr>
          <w:b/>
        </w:rPr>
        <w:t>UserID</w:t>
      </w:r>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586" w:name="_Toc29188011"/>
      <w:bookmarkStart w:id="587" w:name="_Toc29188013"/>
      <w:bookmarkStart w:id="588" w:name="_Get_Organization.csv_Records"/>
      <w:bookmarkStart w:id="589" w:name="_Toc37849754"/>
      <w:bookmarkStart w:id="590" w:name="_Toc38030529"/>
      <w:bookmarkEnd w:id="586"/>
      <w:bookmarkEnd w:id="587"/>
      <w:bookmarkEnd w:id="588"/>
      <w:r>
        <w:t xml:space="preserve">Get </w:t>
      </w:r>
      <w:r w:rsidR="004A469A" w:rsidRPr="002B030B">
        <w:t xml:space="preserve">Organization.csv Records </w:t>
      </w:r>
      <w:r w:rsidR="004A469A" w:rsidRPr="00030684">
        <w:t>/ lsa_Organization</w:t>
      </w:r>
      <w:bookmarkEnd w:id="589"/>
      <w:bookmarkEnd w:id="590"/>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722600" w:rsidRDefault="00722600"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722600" w:rsidRDefault="00722600"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722600" w:rsidRDefault="00722600"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82"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">
                <v:shape id="AutoShape 41" o:spid="_x0000_s1183"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722600" w:rsidRDefault="00722600" w:rsidP="00C514A1">
                        <w:pPr>
                          <w:pStyle w:val="Style3"/>
                        </w:pPr>
                        <w:r>
                          <w:t>hmis_Organization</w:t>
                        </w:r>
                      </w:p>
                    </w:txbxContent>
                  </v:textbox>
                </v:shape>
                <v:shape id="AutoShape 42" o:spid="_x0000_s1184"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722600" w:rsidRDefault="00722600" w:rsidP="00C514A1">
                        <w:pPr>
                          <w:pStyle w:val="Style3"/>
                        </w:pPr>
                        <w:r>
                          <w:t>lsa_Project</w:t>
                        </w:r>
                      </w:p>
                    </w:txbxContent>
                  </v:textbox>
                </v:shape>
                <v:shape id="AutoShape 43" o:spid="_x0000_s1185"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722600" w:rsidRDefault="00722600" w:rsidP="00C514A1">
                        <w:pPr>
                          <w:pStyle w:val="Style3"/>
                        </w:pPr>
                        <w:r>
                          <w:t>lsa_Organization</w:t>
                        </w:r>
                      </w:p>
                    </w:txbxContent>
                  </v:textbox>
                </v:shape>
                <v:shape id="AutoShape 44" o:spid="_x0000_s1186"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7"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lastRenderedPageBreak/>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r w:rsidRPr="005F4836">
              <w:rPr>
                <w:b/>
                <w:bCs/>
              </w:rPr>
              <w:t>hmis_Organization</w:t>
            </w:r>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(all columns – see below)</w:t>
            </w:r>
          </w:p>
        </w:tc>
      </w:tr>
    </w:tbl>
    <w:p w14:paraId="602536AE" w14:textId="6A0A7DAC" w:rsidR="00573BC0" w:rsidRDefault="00573BC0" w:rsidP="006A3016">
      <w:pPr>
        <w:pStyle w:val="Heading4"/>
        <w:rPr>
          <w:ins w:id="591" w:author="Molly McEvilley" w:date="2020-08-19T04:16:00Z"/>
        </w:rPr>
      </w:pPr>
      <w:r w:rsidRPr="006A3016">
        <w:t>Target</w:t>
      </w:r>
    </w:p>
    <w:p w14:paraId="2F84286C" w14:textId="6064738A" w:rsidR="00493BDF" w:rsidRPr="00493BDF" w:rsidRDefault="00493BDF" w:rsidP="00493BDF">
      <w:ins w:id="592" w:author="Molly McEvilley" w:date="2020-08-19T04:16:00Z">
        <w:r>
          <w:t xml:space="preserve">HDX 2.0 validation of </w:t>
        </w:r>
      </w:ins>
      <w:ins w:id="593" w:author="Molly McEvilley" w:date="2020-08-19T04:17:00Z">
        <w:r>
          <w:t>Organization</w:t>
        </w:r>
      </w:ins>
      <w:ins w:id="594" w:author="Molly McEvilley" w:date="2020-08-19T04:16:00Z">
        <w:r>
          <w:t>.csv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r w:rsidRPr="006B4F91">
              <w:rPr>
                <w:color w:val="FFFFFF" w:themeColor="background1"/>
              </w:rPr>
              <w:t>lsa_</w:t>
            </w:r>
            <w:r>
              <w:rPr>
                <w:color w:val="FFFFFF" w:themeColor="background1"/>
              </w:rPr>
              <w:t>Organization</w:t>
            </w:r>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8536C99" w:rsidR="00BB238D" w:rsidRDefault="00BB238D" w:rsidP="00BB238D">
            <w:pPr>
              <w:pStyle w:val="NoSpacing"/>
            </w:pPr>
            <w:proofErr w:type="spellStart"/>
            <w:r w:rsidRPr="00AC4B8C">
              <w:t>VictimServicesProvider</w:t>
            </w:r>
            <w:proofErr w:type="spellEnd"/>
          </w:p>
        </w:tc>
        <w:tc>
          <w:tcPr>
            <w:tcW w:w="6696" w:type="dxa"/>
            <w:shd w:val="clear" w:color="auto" w:fill="auto"/>
          </w:tcPr>
          <w:p w14:paraId="6B2A3B4F" w14:textId="606F7A4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r w:rsidRPr="004A469A">
              <w:t>DateUpdated</w:t>
            </w:r>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r w:rsidRPr="002D2B2B">
              <w:t>UserID</w:t>
            </w:r>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r w:rsidRPr="004A469A">
              <w:t>DateDeleted</w:t>
            </w:r>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r w:rsidRPr="004A469A">
              <w:t>ExportID</w:t>
            </w:r>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sidR="0021216F">
        <w:rPr>
          <w:b/>
        </w:rPr>
        <w:t xml:space="preserve">ReportID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r w:rsidRPr="0021216F">
        <w:rPr>
          <w:b/>
        </w:rPr>
        <w:t>UserID</w:t>
      </w:r>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595" w:name="_Get_Funder.csv_Records"/>
      <w:bookmarkStart w:id="596" w:name="_Toc510893841"/>
      <w:bookmarkStart w:id="597" w:name="_Toc37849755"/>
      <w:bookmarkStart w:id="598" w:name="_Toc38030530"/>
      <w:bookmarkEnd w:id="595"/>
      <w:r w:rsidRPr="006C26B8">
        <w:t>Get Funder.csv Records / lsa_Funder</w:t>
      </w:r>
      <w:bookmarkEnd w:id="596"/>
      <w:bookmarkEnd w:id="597"/>
      <w:bookmarkEnd w:id="598"/>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722600" w:rsidRDefault="00722600"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722600" w:rsidRDefault="00722600"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722600" w:rsidRDefault="00722600"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722600" w:rsidRDefault="00722600"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8"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">
                <v:shape id="AutoShape 410" o:spid="_x0000_s1189"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722600" w:rsidRDefault="00722600" w:rsidP="00DE4A2E">
                        <w:pPr>
                          <w:pStyle w:val="Style3"/>
                        </w:pPr>
                        <w:r>
                          <w:t>lsa_Funder</w:t>
                        </w:r>
                      </w:p>
                    </w:txbxContent>
                  </v:textbox>
                </v:shape>
                <v:shape id="AutoShape 411" o:spid="_x0000_s1190"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722600" w:rsidRDefault="00722600" w:rsidP="00DE4A2E">
                        <w:pPr>
                          <w:pStyle w:val="Style3"/>
                        </w:pPr>
                        <w:r>
                          <w:t>hmis_Funder</w:t>
                        </w:r>
                      </w:p>
                    </w:txbxContent>
                  </v:textbox>
                </v:shape>
                <v:group id="Group 412" o:spid="_x0000_s1191"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92"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722600" w:rsidRDefault="00722600" w:rsidP="00DE4A2E">
                          <w:pPr>
                            <w:pStyle w:val="Style3"/>
                          </w:pPr>
                          <w:r>
                            <w:t>lsa_Report</w:t>
                          </w:r>
                        </w:p>
                      </w:txbxContent>
                    </v:textbox>
                  </v:shape>
                  <v:shape id="AutoShape 414" o:spid="_x0000_s1193"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722600" w:rsidRDefault="00722600" w:rsidP="00DE4A2E">
                          <w:pPr>
                            <w:pStyle w:val="Style3"/>
                          </w:pPr>
                          <w:r>
                            <w:t>lsa_Project</w:t>
                          </w:r>
                        </w:p>
                      </w:txbxContent>
                    </v:textbox>
                  </v:shape>
                </v:group>
                <v:shape id="AutoShape 415" o:spid="_x0000_s1194"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5"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6"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r w:rsidRPr="00DE4A2E">
              <w:rPr>
                <w:b/>
                <w:bCs/>
              </w:rPr>
              <w:t>lsa_Report</w:t>
            </w:r>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r w:rsidRPr="006B4F91">
              <w:rPr>
                <w:b/>
                <w:bCs/>
              </w:rPr>
              <w:lastRenderedPageBreak/>
              <w:t>hmis_</w:t>
            </w:r>
            <w:r>
              <w:rPr>
                <w:b/>
                <w:bCs/>
              </w:rPr>
              <w:t>Funder</w:t>
            </w:r>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(all columns – see below)</w:t>
            </w:r>
          </w:p>
        </w:tc>
      </w:tr>
    </w:tbl>
    <w:p w14:paraId="124D7C94" w14:textId="18A4E0E4" w:rsidR="00705B9E" w:rsidRDefault="00705B9E" w:rsidP="006A3016">
      <w:pPr>
        <w:pStyle w:val="Heading4"/>
        <w:rPr>
          <w:ins w:id="599" w:author="Molly McEvilley" w:date="2020-08-19T04:16:00Z"/>
        </w:rPr>
      </w:pPr>
      <w:r w:rsidRPr="006A3016">
        <w:t>Target</w:t>
      </w:r>
    </w:p>
    <w:p w14:paraId="08544B58" w14:textId="2DFD2A55" w:rsidR="00493BDF" w:rsidRPr="00493BDF" w:rsidRDefault="00493BDF">
      <w:pPr>
        <w:pPrChange w:id="600" w:author="Molly McEvilley" w:date="2020-08-19T04:16:00Z">
          <w:pPr>
            <w:pStyle w:val="Heading4"/>
          </w:pPr>
        </w:pPrChange>
      </w:pPr>
      <w:ins w:id="601" w:author="Molly McEvilley" w:date="2020-08-19T04:16:00Z">
        <w:r>
          <w:t>HDX 2.0 validation of Funder.csv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proofErr w:type="spellStart"/>
            <w:r w:rsidRPr="004A469A">
              <w:t>EndDate</w:t>
            </w:r>
            <w:proofErr w:type="spellEnd"/>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r w:rsidRPr="004A469A">
              <w:t>DateUpdated</w:t>
            </w:r>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r w:rsidRPr="002D2B2B">
              <w:t>UserID</w:t>
            </w:r>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r w:rsidRPr="004A469A">
              <w:t>DateDeleted</w:t>
            </w:r>
          </w:p>
        </w:tc>
        <w:tc>
          <w:tcPr>
            <w:tcW w:w="6696" w:type="dxa"/>
            <w:shd w:val="clear" w:color="auto" w:fill="auto"/>
          </w:tcPr>
          <w:p w14:paraId="4BB2A0D4" w14:textId="2538C35B" w:rsidR="00304F99" w:rsidRPr="006F51AA" w:rsidRDefault="00304F99" w:rsidP="00304F99">
            <w:pPr>
              <w:pStyle w:val="NoSpacing"/>
              <w:cnfStyle w:val="000000100000" w:firstRow="0" w:lastRow="0" w:firstColumn="0" w:lastColumn="0" w:oddVBand="0" w:evenVBand="0" w:oddHBand="1" w:evenHBand="0" w:firstRowFirstColumn="0" w:firstRowLastColumn="0" w:lastRowFirstColumn="0" w:lastRowLastColumn="0"/>
            </w:pPr>
            <w:del w:id="602" w:author="Molly McEvilley" w:date="2020-09-03T05:42:00Z">
              <w:r w:rsidDel="00F56411">
                <w:delText>(See HMIS CSV documentation)</w:delText>
              </w:r>
            </w:del>
            <w:ins w:id="603" w:author="Molly McEvilley" w:date="2020-09-03T05:42:00Z">
              <w:r w:rsidR="00F56411">
                <w:t>NULL</w:t>
              </w:r>
            </w:ins>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r w:rsidRPr="004A469A">
              <w:t>ExportID</w:t>
            </w:r>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7EC6515A" w:rsidR="00A00B52" w:rsidRDefault="00CE2C61" w:rsidP="00A00B52">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4873DC">
        <w:t xml:space="preserve">. </w:t>
      </w:r>
      <w:r w:rsidR="00012D36">
        <w:t xml:space="preserve">Export records </w:t>
      </w:r>
      <w:r w:rsidR="00A00B52">
        <w:t>where:</w:t>
      </w:r>
    </w:p>
    <w:p w14:paraId="298698E9" w14:textId="17C4D6A5" w:rsidR="00666BB0" w:rsidRPr="00896BD3" w:rsidRDefault="00666BB0" w:rsidP="0060237C">
      <w:pPr>
        <w:pStyle w:val="ListParagraph"/>
      </w:pPr>
      <w:proofErr w:type="spellStart"/>
      <w:r w:rsidRPr="00896BD3">
        <w:rPr>
          <w:i/>
        </w:rPr>
        <w:t>EndDate</w:t>
      </w:r>
      <w:proofErr w:type="spellEnd"/>
      <w:r w:rsidRPr="00896BD3">
        <w:t xml:space="preserve"> is </w:t>
      </w:r>
      <w:r w:rsidR="00143E83">
        <w:t>NULL</w:t>
      </w:r>
      <w:r w:rsidRPr="00896BD3">
        <w:t xml:space="preserve"> or </w:t>
      </w:r>
      <w:r w:rsidR="002D2109">
        <w:t>(</w:t>
      </w:r>
      <w:proofErr w:type="spellStart"/>
      <w:r w:rsidR="00381E03" w:rsidRPr="00896BD3">
        <w:rPr>
          <w:i/>
        </w:rPr>
        <w:t>EndDate</w:t>
      </w:r>
      <w:proofErr w:type="spellEnd"/>
      <w:r w:rsidR="00381E03" w:rsidRPr="00896BD3">
        <w:t xml:space="preserve"> </w:t>
      </w:r>
      <w:r w:rsidRPr="00896BD3">
        <w:t xml:space="preserve">&gt;= </w:t>
      </w:r>
      <w:r w:rsidRPr="00896BD3">
        <w:rPr>
          <w:u w:val="single"/>
        </w:rPr>
        <w:t>ReportStart</w:t>
      </w:r>
      <w:r w:rsidRPr="00896BD3">
        <w:t xml:space="preserve"> </w:t>
      </w:r>
      <w:r w:rsidR="0052427C">
        <w:t xml:space="preserve">and </w:t>
      </w:r>
      <w:proofErr w:type="spellStart"/>
      <w:r w:rsidR="0052427C">
        <w:rPr>
          <w:i/>
          <w:iCs/>
        </w:rPr>
        <w:t>EndDate</w:t>
      </w:r>
      <w:proofErr w:type="spellEnd"/>
      <w:r w:rsidR="0052427C">
        <w:t xml:space="preserve"> &gt; </w:t>
      </w:r>
      <w:r w:rsidR="0052427C">
        <w:rPr>
          <w:i/>
          <w:iCs/>
        </w:rPr>
        <w:t>StartDate</w:t>
      </w:r>
      <w:r w:rsidR="0052427C" w:rsidRPr="00573711">
        <w:t>)</w:t>
      </w:r>
    </w:p>
    <w:p w14:paraId="2BA4FDD5" w14:textId="6A3B516B" w:rsidR="00A00B52" w:rsidRPr="00896BD3" w:rsidDel="00F56411" w:rsidRDefault="00666BB0" w:rsidP="0060237C">
      <w:pPr>
        <w:pStyle w:val="ListParagraph"/>
        <w:rPr>
          <w:del w:id="604" w:author="Molly McEvilley" w:date="2020-09-03T05:42:00Z"/>
        </w:rPr>
      </w:pPr>
      <w:del w:id="605" w:author="Molly McEvilley" w:date="2020-09-03T05:42:00Z">
        <w:r w:rsidRPr="0060237C" w:rsidDel="00F56411">
          <w:rPr>
            <w:i/>
          </w:rPr>
          <w:delText>DateDeleted</w:delText>
        </w:r>
        <w:r w:rsidRPr="00896BD3" w:rsidDel="00F56411">
          <w:delText xml:space="preserve"> is </w:delText>
        </w:r>
        <w:r w:rsidR="00143E83" w:rsidDel="00F56411">
          <w:delText>NULL</w:delText>
        </w:r>
        <w:r w:rsidRPr="00896BD3" w:rsidDel="00F56411">
          <w:delText xml:space="preserve"> </w:delText>
        </w:r>
      </w:del>
    </w:p>
    <w:p w14:paraId="73AAB063" w14:textId="77777777" w:rsidR="00B6325C" w:rsidRPr="00A6584A" w:rsidRDefault="00B6325C" w:rsidP="00B6325C">
      <w:r>
        <w:t xml:space="preserve">Populate </w:t>
      </w:r>
      <w:r w:rsidRPr="00B6325C">
        <w:rPr>
          <w:b/>
        </w:rPr>
        <w:t>ExportID</w:t>
      </w:r>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r w:rsidRPr="00B6325C">
        <w:rPr>
          <w:b/>
        </w:rPr>
        <w:t>ExportID</w:t>
      </w:r>
      <w:r w:rsidRPr="00B6325C">
        <w:rPr>
          <w:i/>
        </w:rPr>
        <w:t xml:space="preserve"> </w:t>
      </w:r>
      <w:r>
        <w:t xml:space="preserve">is a string, so </w:t>
      </w:r>
      <w:r w:rsidRPr="00B6325C">
        <w:rPr>
          <w:b/>
        </w:rPr>
        <w:t xml:space="preserve">ReportID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r w:rsidR="00A00B52" w:rsidRPr="00B6325C">
        <w:rPr>
          <w:b/>
        </w:rPr>
        <w:t>UserID</w:t>
      </w:r>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606" w:name="_Toc510893842"/>
    </w:p>
    <w:p w14:paraId="629DE690" w14:textId="0044626A" w:rsidR="007945B2" w:rsidRDefault="007945B2" w:rsidP="0088191A">
      <w:pPr>
        <w:pStyle w:val="Heading2"/>
      </w:pPr>
      <w:bookmarkStart w:id="607" w:name="_Get_Inventory.csv_Records"/>
      <w:bookmarkStart w:id="608" w:name="_Get_ProjectCoC_.csv"/>
      <w:bookmarkStart w:id="609" w:name="_Toc37849756"/>
      <w:bookmarkStart w:id="610" w:name="_Toc38030531"/>
      <w:bookmarkEnd w:id="607"/>
      <w:bookmarkEnd w:id="608"/>
      <w:r w:rsidRPr="006C26B8">
        <w:t xml:space="preserve">Get </w:t>
      </w:r>
      <w:r>
        <w:t>ProjectCoC</w:t>
      </w:r>
      <w:r w:rsidRPr="006C26B8">
        <w:t>.csv Records / lsa_</w:t>
      </w:r>
      <w:r>
        <w:t>ProjectCoC</w:t>
      </w:r>
      <w:bookmarkEnd w:id="609"/>
      <w:bookmarkEnd w:id="610"/>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722600" w:rsidRDefault="00722600"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722600" w:rsidRDefault="00722600"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722600" w:rsidRDefault="00722600"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722600" w:rsidRDefault="00722600"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7"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">
                <v:shape id="AutoShape 419" o:spid="_x0000_s1198"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722600" w:rsidRDefault="00722600" w:rsidP="00DE4A2E">
                        <w:pPr>
                          <w:pStyle w:val="Style3"/>
                        </w:pPr>
                        <w:r>
                          <w:t>lsa_ProjectCoC</w:t>
                        </w:r>
                      </w:p>
                    </w:txbxContent>
                  </v:textbox>
                </v:shape>
                <v:shape id="AutoShape 420" o:spid="_x0000_s1199"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722600" w:rsidRDefault="00722600" w:rsidP="00DE4A2E">
                        <w:pPr>
                          <w:pStyle w:val="Style3"/>
                        </w:pPr>
                        <w:r>
                          <w:t>hmis_ProjectCoC</w:t>
                        </w:r>
                      </w:p>
                    </w:txbxContent>
                  </v:textbox>
                </v:shape>
                <v:group id="Group 421" o:spid="_x0000_s1200"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201"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722600" w:rsidRDefault="00722600" w:rsidP="00DE4A2E">
                          <w:pPr>
                            <w:pStyle w:val="Style3"/>
                          </w:pPr>
                          <w:r>
                            <w:t>lsa_Report</w:t>
                          </w:r>
                        </w:p>
                      </w:txbxContent>
                    </v:textbox>
                  </v:shape>
                  <v:shape id="AutoShape 423" o:spid="_x0000_s1202"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722600" w:rsidRDefault="00722600" w:rsidP="00DE4A2E">
                          <w:pPr>
                            <w:pStyle w:val="Style3"/>
                          </w:pPr>
                          <w:r>
                            <w:t>lsa_Project</w:t>
                          </w:r>
                        </w:p>
                      </w:txbxContent>
                    </v:textbox>
                  </v:shape>
                </v:group>
                <v:shape id="AutoShape 424" o:spid="_x0000_s1203"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204"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5"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 xml:space="preserve">Report on geography type for active households in </w:t>
      </w:r>
      <w:proofErr w:type="spellStart"/>
      <w:r>
        <w:t>LSAHousehold</w:t>
      </w:r>
      <w:proofErr w:type="spellEnd"/>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r w:rsidRPr="006B4F91">
              <w:rPr>
                <w:b/>
                <w:bCs/>
              </w:rPr>
              <w:lastRenderedPageBreak/>
              <w:t>lsa_</w:t>
            </w:r>
            <w:r>
              <w:rPr>
                <w:b/>
                <w:bCs/>
              </w:rPr>
              <w:t>Report</w:t>
            </w:r>
          </w:p>
        </w:tc>
      </w:tr>
      <w:tr w:rsidR="00413E35" w:rsidRPr="00491441" w14:paraId="1B12A04C" w14:textId="77777777" w:rsidTr="00491441">
        <w:tc>
          <w:tcPr>
            <w:tcW w:w="9355" w:type="dxa"/>
          </w:tcPr>
          <w:p w14:paraId="192AD3F8" w14:textId="49ED6809" w:rsidR="00413E35" w:rsidRPr="00491441" w:rsidRDefault="00413E35" w:rsidP="00413E35">
            <w:pPr>
              <w:pStyle w:val="NoSpacing"/>
            </w:pPr>
            <w:r>
              <w:t>ReportCoC</w:t>
            </w:r>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r w:rsidRPr="006B4F91">
              <w:rPr>
                <w:b/>
                <w:bCs/>
              </w:rPr>
              <w:t>hmis_</w:t>
            </w:r>
            <w:r>
              <w:rPr>
                <w:b/>
                <w:bCs/>
              </w:rPr>
              <w:t>ProjectCoC</w:t>
            </w:r>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t>(all columns – see below)</w:t>
            </w:r>
          </w:p>
        </w:tc>
      </w:tr>
    </w:tbl>
    <w:p w14:paraId="63464C5C" w14:textId="08B15246" w:rsidR="00FC2D23" w:rsidRDefault="00FC2D23" w:rsidP="006A3016">
      <w:pPr>
        <w:pStyle w:val="Heading4"/>
        <w:rPr>
          <w:ins w:id="611" w:author="Molly McEvilley" w:date="2020-08-19T04:17:00Z"/>
        </w:rPr>
      </w:pPr>
      <w:r w:rsidRPr="006A3016">
        <w:t>Target</w:t>
      </w:r>
    </w:p>
    <w:p w14:paraId="15ADF271" w14:textId="4BBAE5FF" w:rsidR="00493BDF" w:rsidRPr="00493BDF" w:rsidRDefault="00493BDF">
      <w:pPr>
        <w:pPrChange w:id="612" w:author="Molly McEvilley" w:date="2020-08-19T04:17:00Z">
          <w:pPr>
            <w:pStyle w:val="Heading4"/>
          </w:pPr>
        </w:pPrChange>
      </w:pPr>
      <w:ins w:id="613" w:author="Molly McEvilley" w:date="2020-08-19T04:17:00Z">
        <w:r>
          <w:t>HDX 2.0 validation of ProjectCoC.csv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r w:rsidRPr="006B4F91">
              <w:rPr>
                <w:color w:val="FFFFFF" w:themeColor="background1"/>
              </w:rPr>
              <w:t>lsa_</w:t>
            </w:r>
            <w:r w:rsidRPr="00FC2D23">
              <w:rPr>
                <w:color w:val="FFFFFF" w:themeColor="background1"/>
              </w:rPr>
              <w:t>ProjectCoC</w:t>
            </w:r>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r w:rsidRPr="004A469A">
              <w:t>CoCCode</w:t>
            </w:r>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722600" w:rsidRDefault="00FC2D23" w:rsidP="00BA7066">
            <w:pPr>
              <w:pStyle w:val="NoSpacing"/>
              <w:rPr>
                <w:highlight w:val="yellow"/>
                <w:rPrChange w:id="614" w:author="Molly McEvilley" w:date="2020-09-17T13:01:00Z">
                  <w:rPr/>
                </w:rPrChange>
              </w:rPr>
            </w:pPr>
            <w:r w:rsidRPr="00722600">
              <w:rPr>
                <w:highlight w:val="yellow"/>
                <w:rPrChange w:id="615" w:author="Molly McEvilley" w:date="2020-09-17T13:01:00Z">
                  <w:rPr/>
                </w:rPrChange>
              </w:rPr>
              <w:t>Geocode</w:t>
            </w:r>
          </w:p>
        </w:tc>
        <w:tc>
          <w:tcPr>
            <w:tcW w:w="6696" w:type="dxa"/>
          </w:tcPr>
          <w:p w14:paraId="6CC931B9" w14:textId="08DFFE54" w:rsidR="00FC2D23" w:rsidRPr="00722600" w:rsidRDefault="00FC2D23" w:rsidP="00BA7066">
            <w:pPr>
              <w:pStyle w:val="NoSpacing"/>
              <w:cnfStyle w:val="000000010000" w:firstRow="0" w:lastRow="0" w:firstColumn="0" w:lastColumn="0" w:oddVBand="0" w:evenVBand="0" w:oddHBand="0" w:evenHBand="1" w:firstRowFirstColumn="0" w:firstRowLastColumn="0" w:lastRowFirstColumn="0" w:lastRowLastColumn="0"/>
              <w:rPr>
                <w:highlight w:val="yellow"/>
                <w:rPrChange w:id="616" w:author="Molly McEvilley" w:date="2020-09-17T13:01:00Z">
                  <w:rPr/>
                </w:rPrChange>
              </w:rPr>
            </w:pPr>
            <w:r w:rsidRPr="00722600">
              <w:rPr>
                <w:highlight w:val="yellow"/>
                <w:rPrChange w:id="617" w:author="Molly McEvilley" w:date="2020-09-17T13:01:00Z">
                  <w:rPr/>
                </w:rPrChange>
              </w:rPr>
              <w:t xml:space="preserve">Not </w:t>
            </w:r>
            <w:r w:rsidR="00143E83" w:rsidRPr="00722600">
              <w:rPr>
                <w:highlight w:val="yellow"/>
                <w:rPrChange w:id="618" w:author="Molly McEvilley" w:date="2020-09-17T13:01:00Z">
                  <w:rPr/>
                </w:rPrChange>
              </w:rPr>
              <w:t>NULL</w:t>
            </w:r>
            <w:r w:rsidR="004873DC" w:rsidRPr="00722600">
              <w:rPr>
                <w:highlight w:val="yellow"/>
                <w:rPrChange w:id="619" w:author="Molly McEvilley" w:date="2020-09-17T13:01:00Z">
                  <w:rPr/>
                </w:rPrChange>
              </w:rPr>
              <w:t xml:space="preserve">. </w:t>
            </w:r>
            <w:r w:rsidR="00BA7066" w:rsidRPr="00722600">
              <w:rPr>
                <w:i/>
                <w:highlight w:val="yellow"/>
                <w:rPrChange w:id="620" w:author="Molly McEvilley" w:date="2020-09-17T13:01:00Z">
                  <w:rPr>
                    <w:i/>
                  </w:rPr>
                </w:rPrChange>
              </w:rPr>
              <w:t>Geocode</w:t>
            </w:r>
            <w:r w:rsidR="00BA7066" w:rsidRPr="00722600">
              <w:rPr>
                <w:highlight w:val="yellow"/>
                <w:rPrChange w:id="621" w:author="Molly McEvilley" w:date="2020-09-17T13:01:00Z">
                  <w:rPr/>
                </w:rPrChange>
              </w:rPr>
              <w:t xml:space="preserve"> has a data type of string and must be exported as such / padded with double-quotes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double-quotes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r w:rsidRPr="004A469A">
              <w:t>DateUpdated</w:t>
            </w:r>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r w:rsidRPr="002D2B2B">
              <w:t>UserID</w:t>
            </w:r>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r w:rsidRPr="004A469A">
              <w:t>DateDeleted</w:t>
            </w:r>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r w:rsidRPr="004A469A">
              <w:t>ExportID</w:t>
            </w:r>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3D3C8C2C" w14:textId="77777777" w:rsidR="00D6021D" w:rsidRPr="006C26B8" w:rsidRDefault="00D6021D" w:rsidP="006A3016">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r w:rsidR="00AB5D67" w:rsidRPr="00312D88">
        <w:rPr>
          <w:i/>
          <w:iCs/>
        </w:rPr>
        <w:t>CoCCode</w:t>
      </w:r>
      <w:r w:rsidR="00AB5D67">
        <w:t xml:space="preserve"> = </w:t>
      </w:r>
      <w:r w:rsidR="00AB5D67" w:rsidRPr="00146368">
        <w:rPr>
          <w:u w:val="single"/>
        </w:rPr>
        <w:t>ReportCoC</w:t>
      </w:r>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or the LSA and upload validation will fail if those columns do not contain valid values.</w:t>
      </w:r>
    </w:p>
    <w:p w14:paraId="0F94DF12" w14:textId="77777777" w:rsidR="00D6021D" w:rsidRPr="00A6584A" w:rsidRDefault="00D6021D" w:rsidP="00D6021D">
      <w:r>
        <w:t xml:space="preserve">Populate </w:t>
      </w:r>
      <w:r w:rsidRPr="0021216F">
        <w:rPr>
          <w:b/>
        </w:rPr>
        <w:t>ExportID</w:t>
      </w:r>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r w:rsidRPr="0021216F">
        <w:rPr>
          <w:b/>
        </w:rPr>
        <w:t>ExportID</w:t>
      </w:r>
      <w:r>
        <w:rPr>
          <w:i/>
        </w:rPr>
        <w:t xml:space="preserve"> </w:t>
      </w:r>
      <w:r>
        <w:t xml:space="preserve">is a string, so </w:t>
      </w:r>
      <w:r>
        <w:rPr>
          <w:b/>
        </w:rPr>
        <w:t xml:space="preserve">ReportID </w:t>
      </w:r>
      <w:r>
        <w:t>must be converted appropriately.</w:t>
      </w:r>
    </w:p>
    <w:p w14:paraId="5D3E7F1E" w14:textId="48F816AF" w:rsidR="00D6021D" w:rsidRPr="00A57F38" w:rsidRDefault="00D6021D" w:rsidP="00D6021D">
      <w:r w:rsidRPr="0021216F">
        <w:rPr>
          <w:b/>
        </w:rPr>
        <w:t>UserID</w:t>
      </w:r>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622" w:name="_Get_Inventory.csv_Records_1"/>
      <w:bookmarkStart w:id="623" w:name="_Toc37849757"/>
      <w:bookmarkStart w:id="624" w:name="_Toc38030532"/>
      <w:bookmarkEnd w:id="622"/>
      <w:r w:rsidRPr="006C26B8">
        <w:t>Get Inventory.csv Records / lsa_Inventory</w:t>
      </w:r>
      <w:bookmarkEnd w:id="606"/>
      <w:bookmarkEnd w:id="623"/>
      <w:bookmarkEnd w:id="624"/>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722600" w:rsidRDefault="00722600"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722600" w:rsidRDefault="00722600"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722600" w:rsidRDefault="00722600"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722600" w:rsidRDefault="00722600"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6"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">
                <v:shape id="AutoShape 428" o:spid="_x0000_s1207"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722600" w:rsidRDefault="00722600" w:rsidP="00DE4A2E">
                        <w:pPr>
                          <w:pStyle w:val="Style3"/>
                        </w:pPr>
                        <w:r>
                          <w:t>lsa_Inventory</w:t>
                        </w:r>
                      </w:p>
                    </w:txbxContent>
                  </v:textbox>
                </v:shape>
                <v:shape id="AutoShape 429" o:spid="_x0000_s1208"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722600" w:rsidRDefault="00722600" w:rsidP="00DE4A2E">
                        <w:pPr>
                          <w:pStyle w:val="Style3"/>
                        </w:pPr>
                        <w:r>
                          <w:t>hmis_Inventory</w:t>
                        </w:r>
                      </w:p>
                    </w:txbxContent>
                  </v:textbox>
                </v:shape>
                <v:group id="Group 430" o:spid="_x0000_s1209"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10"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722600" w:rsidRDefault="00722600" w:rsidP="00DE4A2E">
                          <w:pPr>
                            <w:pStyle w:val="Style3"/>
                          </w:pPr>
                          <w:r>
                            <w:t>lsa_Report</w:t>
                          </w:r>
                        </w:p>
                      </w:txbxContent>
                    </v:textbox>
                  </v:shape>
                  <v:shape id="AutoShape 432" o:spid="_x0000_s1211"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722600" w:rsidRDefault="00722600" w:rsidP="00DE4A2E">
                          <w:pPr>
                            <w:pStyle w:val="Style3"/>
                          </w:pPr>
                          <w:r>
                            <w:t>lsa_Project</w:t>
                          </w:r>
                        </w:p>
                      </w:txbxContent>
                    </v:textbox>
                  </v:shape>
                </v:group>
                <v:shape id="AutoShape 433" o:spid="_x0000_s1212"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13"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14"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r w:rsidRPr="006B4F91">
              <w:rPr>
                <w:b/>
                <w:bCs/>
              </w:rPr>
              <w:t>lsa_</w:t>
            </w:r>
            <w:r w:rsidR="00413E35">
              <w:rPr>
                <w:b/>
                <w:bCs/>
              </w:rPr>
              <w:t>Report</w:t>
            </w:r>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r w:rsidRPr="00DE4A2E">
              <w:t>ReportCoC</w:t>
            </w:r>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r w:rsidRPr="006B4F91">
              <w:rPr>
                <w:b/>
                <w:bCs/>
              </w:rPr>
              <w:t>hmis_</w:t>
            </w:r>
            <w:r>
              <w:rPr>
                <w:b/>
                <w:bCs/>
              </w:rPr>
              <w:t>Inventory</w:t>
            </w:r>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(all columns</w:t>
            </w:r>
            <w:r w:rsidR="00C03C03" w:rsidRPr="00C03C03">
              <w:t xml:space="preserve"> – see below)</w:t>
            </w:r>
          </w:p>
        </w:tc>
      </w:tr>
    </w:tbl>
    <w:p w14:paraId="53DEFBC3" w14:textId="5C164B11" w:rsidR="00FC2D23" w:rsidRDefault="00FC2D23" w:rsidP="006A3016">
      <w:pPr>
        <w:pStyle w:val="Heading4"/>
        <w:rPr>
          <w:ins w:id="625" w:author="Molly McEvilley" w:date="2020-08-19T04:17:00Z"/>
        </w:rPr>
      </w:pPr>
      <w:r w:rsidRPr="006A3016">
        <w:t>Target</w:t>
      </w:r>
    </w:p>
    <w:p w14:paraId="5E4AA670" w14:textId="0B6574B0" w:rsidR="00493BDF" w:rsidRPr="00493BDF" w:rsidRDefault="00493BDF">
      <w:pPr>
        <w:pPrChange w:id="626" w:author="Molly McEvilley" w:date="2020-08-19T04:17:00Z">
          <w:pPr>
            <w:pStyle w:val="Heading4"/>
          </w:pPr>
        </w:pPrChange>
      </w:pPr>
      <w:ins w:id="627" w:author="Molly McEvilley" w:date="2020-08-19T04:17:00Z">
        <w:r>
          <w:t>HDX 2.0 validation of Inventory.csv is generally consistent with the HMIS CSV specifications; differences are noted in the column descriptions below.</w:t>
        </w:r>
      </w:ins>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r w:rsidRPr="004A469A">
              <w:t>InventoryID</w:t>
            </w:r>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r w:rsidRPr="004A469A">
              <w:t>CoCCode</w:t>
            </w:r>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r w:rsidRPr="004A469A">
              <w:t>UnitInventory</w:t>
            </w:r>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90327F"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90327F" w:rsidRDefault="0090327F" w:rsidP="0090327F">
            <w:pPr>
              <w:pStyle w:val="NoSpacing"/>
            </w:pPr>
            <w:r w:rsidRPr="004A469A">
              <w:t>BedInventory</w:t>
            </w:r>
          </w:p>
        </w:tc>
        <w:tc>
          <w:tcPr>
            <w:tcW w:w="6696" w:type="dxa"/>
            <w:shd w:val="clear" w:color="auto" w:fill="auto"/>
          </w:tcPr>
          <w:p w14:paraId="0C4E7266" w14:textId="33074EB4"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BA6578">
              <w:t>(See HMIS CSV documentation)</w:t>
            </w:r>
          </w:p>
        </w:tc>
      </w:tr>
      <w:tr w:rsidR="0090327F"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90327F" w:rsidRDefault="0090327F" w:rsidP="0090327F">
            <w:pPr>
              <w:pStyle w:val="NoSpacing"/>
            </w:pPr>
            <w:proofErr w:type="spellStart"/>
            <w:r>
              <w:t>CHVetBedInventory</w:t>
            </w:r>
            <w:proofErr w:type="spellEnd"/>
          </w:p>
        </w:tc>
        <w:tc>
          <w:tcPr>
            <w:tcW w:w="6696" w:type="dxa"/>
          </w:tcPr>
          <w:p w14:paraId="682728DF" w14:textId="45E7F1B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t>Not NULL</w:t>
            </w:r>
          </w:p>
        </w:tc>
      </w:tr>
      <w:tr w:rsidR="0090327F"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90327F" w:rsidRDefault="0090327F" w:rsidP="0090327F">
            <w:pPr>
              <w:pStyle w:val="NoSpacing"/>
            </w:pPr>
            <w:proofErr w:type="spellStart"/>
            <w:r>
              <w:t>YouthVetBedInventory</w:t>
            </w:r>
            <w:proofErr w:type="spellEnd"/>
          </w:p>
        </w:tc>
        <w:tc>
          <w:tcPr>
            <w:tcW w:w="6696" w:type="dxa"/>
            <w:shd w:val="clear" w:color="auto" w:fill="auto"/>
          </w:tcPr>
          <w:p w14:paraId="30148116" w14:textId="6E31DF69"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90327F" w:rsidRDefault="0090327F" w:rsidP="0090327F">
            <w:pPr>
              <w:pStyle w:val="NoSpacing"/>
            </w:pPr>
            <w:r w:rsidRPr="004A469A">
              <w:t>VetBedInventory</w:t>
            </w:r>
          </w:p>
        </w:tc>
        <w:tc>
          <w:tcPr>
            <w:tcW w:w="6696" w:type="dxa"/>
          </w:tcPr>
          <w:p w14:paraId="3D597BAC" w14:textId="0A54B3BD"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90327F" w:rsidRDefault="0090327F" w:rsidP="0090327F">
            <w:pPr>
              <w:pStyle w:val="NoSpacing"/>
            </w:pPr>
            <w:proofErr w:type="spellStart"/>
            <w:r>
              <w:t>CHYouthBedInventory</w:t>
            </w:r>
            <w:proofErr w:type="spellEnd"/>
          </w:p>
        </w:tc>
        <w:tc>
          <w:tcPr>
            <w:tcW w:w="6696" w:type="dxa"/>
            <w:shd w:val="clear" w:color="auto" w:fill="auto"/>
          </w:tcPr>
          <w:p w14:paraId="7DDD7C9E" w14:textId="3F6861B3"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90327F" w:rsidRDefault="0090327F" w:rsidP="0090327F">
            <w:pPr>
              <w:pStyle w:val="NoSpacing"/>
            </w:pPr>
            <w:r w:rsidRPr="004A469A">
              <w:t>YouthBedInventory</w:t>
            </w:r>
          </w:p>
        </w:tc>
        <w:tc>
          <w:tcPr>
            <w:tcW w:w="6696" w:type="dxa"/>
          </w:tcPr>
          <w:p w14:paraId="2F269E80" w14:textId="2278F110"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90327F"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90327F" w:rsidRDefault="0090327F" w:rsidP="0090327F">
            <w:pPr>
              <w:pStyle w:val="NoSpacing"/>
            </w:pPr>
            <w:r>
              <w:t>CHBedInventory</w:t>
            </w:r>
          </w:p>
        </w:tc>
        <w:tc>
          <w:tcPr>
            <w:tcW w:w="6696" w:type="dxa"/>
            <w:shd w:val="clear" w:color="auto" w:fill="auto"/>
          </w:tcPr>
          <w:p w14:paraId="44883284" w14:textId="14C4AEE8" w:rsidR="0090327F" w:rsidRPr="009C3437" w:rsidRDefault="007847EF" w:rsidP="0090327F">
            <w:pPr>
              <w:pStyle w:val="NoSpacing"/>
              <w:cnfStyle w:val="000000100000" w:firstRow="0" w:lastRow="0" w:firstColumn="0" w:lastColumn="0" w:oddVBand="0" w:evenVBand="0" w:oddHBand="1" w:evenHBand="0" w:firstRowFirstColumn="0" w:firstRowLastColumn="0" w:lastRowFirstColumn="0" w:lastRowLastColumn="0"/>
            </w:pPr>
            <w:r w:rsidRPr="00B2558E">
              <w:t>Not NULL</w:t>
            </w:r>
          </w:p>
        </w:tc>
      </w:tr>
      <w:tr w:rsidR="0090327F"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90327F" w:rsidRDefault="0090327F" w:rsidP="0090327F">
            <w:pPr>
              <w:pStyle w:val="NoSpacing"/>
            </w:pPr>
            <w:proofErr w:type="spellStart"/>
            <w:r>
              <w:t>OtherBedInventory</w:t>
            </w:r>
            <w:proofErr w:type="spellEnd"/>
          </w:p>
        </w:tc>
        <w:tc>
          <w:tcPr>
            <w:tcW w:w="6696" w:type="dxa"/>
          </w:tcPr>
          <w:p w14:paraId="7EE4F1CC" w14:textId="5876C7AE" w:rsidR="0090327F" w:rsidRPr="009C3437" w:rsidRDefault="007847EF" w:rsidP="0090327F">
            <w:pPr>
              <w:pStyle w:val="NoSpacing"/>
              <w:cnfStyle w:val="000000010000" w:firstRow="0" w:lastRow="0" w:firstColumn="0" w:lastColumn="0" w:oddVBand="0" w:evenVBand="0" w:oddHBand="0" w:evenHBand="1" w:firstRowFirstColumn="0" w:firstRowLastColumn="0" w:lastRowFirstColumn="0" w:lastRowLastColumn="0"/>
            </w:pPr>
            <w:r w:rsidRPr="00B2558E">
              <w:t>Not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r w:rsidRPr="004A469A">
              <w:t>InventoryStartDate</w:t>
            </w:r>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r w:rsidRPr="004A469A">
              <w:t>InventoryEndDate</w:t>
            </w:r>
          </w:p>
        </w:tc>
        <w:tc>
          <w:tcPr>
            <w:tcW w:w="6696" w:type="dxa"/>
            <w:shd w:val="clear" w:color="auto" w:fill="auto"/>
          </w:tcPr>
          <w:p w14:paraId="168E821D" w14:textId="5A9867C3"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2D2B2B">
              <w:rPr>
                <w:u w:val="single"/>
              </w:rPr>
              <w:t>ReportStart</w:t>
            </w:r>
            <w:r w:rsidR="00707BD2" w:rsidRPr="002D2B2B">
              <w:t xml:space="preserve"> </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r w:rsidRPr="004A469A">
              <w:t>DateUpdated</w:t>
            </w:r>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r w:rsidRPr="002D2B2B">
              <w:t>UserID</w:t>
            </w:r>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r w:rsidRPr="004A469A">
              <w:t>DateDeleted</w:t>
            </w:r>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r w:rsidRPr="004A469A">
              <w:t>ExportID</w:t>
            </w:r>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ED5D2B2" w:rsidR="004A469A" w:rsidRPr="006C26B8" w:rsidRDefault="004A469A" w:rsidP="006A3016">
      <w:pPr>
        <w:pStyle w:val="Heading3"/>
      </w:pPr>
      <w:r w:rsidRPr="006C26B8">
        <w:t>Logic</w:t>
      </w:r>
    </w:p>
    <w:p w14:paraId="03BA17B5" w14:textId="2DA8BAC2"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r>
        <w:rPr>
          <w:i/>
        </w:rPr>
        <w:t xml:space="preserve">CoCCode = </w:t>
      </w:r>
      <w:r w:rsidRPr="00A6584A">
        <w:rPr>
          <w:u w:val="single"/>
        </w:rPr>
        <w:t>ReportCoC</w:t>
      </w:r>
      <w:r>
        <w:t xml:space="preserve"> </w:t>
      </w:r>
    </w:p>
    <w:p w14:paraId="5256ACF7" w14:textId="60414743" w:rsidR="00A52F9B" w:rsidRDefault="001B6AA6" w:rsidP="00D803FE">
      <w:pPr>
        <w:pStyle w:val="ListParagraph"/>
        <w:numPr>
          <w:ilvl w:val="0"/>
          <w:numId w:val="4"/>
        </w:numPr>
        <w:spacing w:before="0" w:after="0" w:line="240" w:lineRule="auto"/>
      </w:pPr>
      <w:r w:rsidRPr="00F36BA3">
        <w:rPr>
          <w:i/>
        </w:rPr>
        <w:t>Inventory</w:t>
      </w:r>
      <w:r w:rsidR="00800C8C" w:rsidRPr="00A6584A">
        <w:rPr>
          <w:i/>
        </w:rPr>
        <w:t>EndDate</w:t>
      </w:r>
      <w:r w:rsidR="00800C8C">
        <w:t xml:space="preserve"> is </w:t>
      </w:r>
      <w:r w:rsidR="00143E83">
        <w:t>NULL</w:t>
      </w:r>
      <w:r w:rsidR="00800C8C">
        <w:t xml:space="preserve"> or</w:t>
      </w:r>
      <w:r w:rsidR="00DF5077">
        <w:t xml:space="preserve"> (</w:t>
      </w:r>
      <w:r w:rsidR="00DF5077" w:rsidRPr="00F36BA3">
        <w:rPr>
          <w:i/>
        </w:rPr>
        <w:t>Inventory</w:t>
      </w:r>
      <w:r w:rsidR="00DF5077" w:rsidRPr="00A6584A">
        <w:rPr>
          <w:i/>
        </w:rPr>
        <w:t>EndDate</w:t>
      </w:r>
      <w:r w:rsidR="00800C8C">
        <w:t xml:space="preserve"> &gt;= </w:t>
      </w:r>
      <w:r w:rsidR="00800C8C" w:rsidRPr="00CF63DD">
        <w:rPr>
          <w:u w:val="single"/>
        </w:rPr>
        <w:t>ReportStart</w:t>
      </w:r>
      <w:r w:rsidR="00800C8C" w:rsidRPr="00FE4ACE">
        <w:t xml:space="preserve"> </w:t>
      </w:r>
      <w:r w:rsidR="00DF5077">
        <w:t xml:space="preserve">and &gt; </w:t>
      </w:r>
      <w:r w:rsidR="00DF5077" w:rsidRPr="00F36BA3">
        <w:rPr>
          <w:i/>
        </w:rPr>
        <w:t>Inventory</w:t>
      </w:r>
      <w:r w:rsidR="00DF5077" w:rsidRPr="00A6584A">
        <w:rPr>
          <w:i/>
        </w:rPr>
        <w:t>EndDate</w:t>
      </w:r>
      <w:r w:rsidR="00DF5077">
        <w:t xml:space="preserve"> &gt; </w:t>
      </w:r>
      <w:r w:rsidR="00DF5077" w:rsidRPr="00923C65">
        <w:rPr>
          <w:i/>
          <w:iCs/>
        </w:rPr>
        <w:t>InventoryStartDate</w:t>
      </w:r>
      <w:r w:rsidR="00DF5077">
        <w:t>)</w:t>
      </w:r>
    </w:p>
    <w:p w14:paraId="2B990082" w14:textId="4B89BCE9" w:rsidR="007B111B" w:rsidDel="00F56411" w:rsidRDefault="00800C8C" w:rsidP="00D803FE">
      <w:pPr>
        <w:pStyle w:val="ListParagraph"/>
        <w:numPr>
          <w:ilvl w:val="0"/>
          <w:numId w:val="4"/>
        </w:numPr>
        <w:spacing w:before="0" w:after="0" w:line="240" w:lineRule="auto"/>
        <w:rPr>
          <w:del w:id="628" w:author="Molly McEvilley" w:date="2020-09-03T05:42:00Z"/>
        </w:rPr>
      </w:pPr>
      <w:del w:id="629" w:author="Molly McEvilley" w:date="2020-09-03T05:42:00Z">
        <w:r w:rsidRPr="00294A2C" w:rsidDel="00F56411">
          <w:rPr>
            <w:i/>
          </w:rPr>
          <w:delText>DateDeleted</w:delText>
        </w:r>
        <w:r w:rsidRPr="00666BB0" w:rsidDel="00F56411">
          <w:delText xml:space="preserve"> </w:delText>
        </w:r>
        <w:r w:rsidDel="00F56411">
          <w:delText xml:space="preserve">is </w:delText>
        </w:r>
        <w:r w:rsidR="00143E83" w:rsidDel="00F56411">
          <w:delText>NULL</w:delText>
        </w:r>
        <w:r w:rsidDel="00F56411">
          <w:delText xml:space="preserve"> </w:delText>
        </w:r>
      </w:del>
    </w:p>
    <w:p w14:paraId="47A81767" w14:textId="62C31F9F" w:rsidR="004A604C" w:rsidRPr="00DC6F91" w:rsidRDefault="004A604C" w:rsidP="004A604C">
      <w:pPr>
        <w:pBdr>
          <w:top w:val="single" w:sz="4" w:space="1" w:color="auto"/>
          <w:left w:val="single" w:sz="4" w:space="4" w:color="auto"/>
          <w:bottom w:val="single" w:sz="4" w:space="1" w:color="auto"/>
          <w:right w:val="single" w:sz="4" w:space="4" w:color="auto"/>
        </w:pBdr>
        <w:rPr>
          <w:color w:val="000000"/>
        </w:rP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r w:rsidRPr="00542141">
        <w:rPr>
          <w:i/>
          <w:iCs/>
        </w:rPr>
        <w:t>VetBedInventory</w:t>
      </w:r>
      <w:r>
        <w:t xml:space="preserve">, </w:t>
      </w:r>
      <w:proofErr w:type="spellStart"/>
      <w:r w:rsidRPr="00542141">
        <w:rPr>
          <w:i/>
          <w:iCs/>
        </w:rPr>
        <w:t>CHYouthBedInventory</w:t>
      </w:r>
      <w:proofErr w:type="spellEnd"/>
      <w:r>
        <w:t xml:space="preserve">, </w:t>
      </w:r>
      <w:r w:rsidRPr="00542141">
        <w:rPr>
          <w:i/>
          <w:iCs/>
        </w:rPr>
        <w:t>YouthBedInventory</w:t>
      </w:r>
      <w:r>
        <w:t xml:space="preserve">, </w:t>
      </w:r>
      <w:r w:rsidRPr="00542141">
        <w:rPr>
          <w:i/>
          <w:iCs/>
        </w:rPr>
        <w:t>CHBedInventory</w:t>
      </w:r>
      <w:r>
        <w:t xml:space="preserve">, and </w:t>
      </w:r>
      <w:proofErr w:type="spellStart"/>
      <w:r w:rsidRPr="00542141">
        <w:rPr>
          <w:i/>
          <w:iCs/>
        </w:rPr>
        <w:t>OtherBedInventory</w:t>
      </w:r>
      <w:proofErr w:type="spellEnd"/>
      <w:r w:rsidR="004873DC">
        <w:t xml:space="preserve">. </w:t>
      </w:r>
      <w:r>
        <w:t>They are mandatory for the LSA and upload validation will fail if those columns do not have valid non-NULL values.</w:t>
      </w:r>
    </w:p>
    <w:p w14:paraId="5A4A89CB" w14:textId="407F32A6" w:rsidR="00800C8C" w:rsidRPr="00A6584A" w:rsidRDefault="00800C8C" w:rsidP="00800C8C">
      <w:r>
        <w:t xml:space="preserve">Populate </w:t>
      </w:r>
      <w:r w:rsidRPr="009C5E50">
        <w:rPr>
          <w:i/>
        </w:rPr>
        <w:t xml:space="preserve">ExportID </w:t>
      </w:r>
      <w:r>
        <w:t xml:space="preserve">with </w:t>
      </w:r>
      <w:proofErr w:type="spellStart"/>
      <w:r>
        <w:t>LSAReport.</w:t>
      </w:r>
      <w:r w:rsidRPr="003814C3">
        <w:rPr>
          <w:b/>
        </w:rPr>
        <w:t>ReportID</w:t>
      </w:r>
      <w:proofErr w:type="spellEnd"/>
      <w:r w:rsidRPr="009C5E50">
        <w:rPr>
          <w:i/>
        </w:rPr>
        <w:t xml:space="preserve">; </w:t>
      </w:r>
      <w:r>
        <w:t xml:space="preserve">the data type for </w:t>
      </w:r>
      <w:r w:rsidRPr="009C5E50">
        <w:rPr>
          <w:i/>
        </w:rPr>
        <w:t xml:space="preserve">ExportID </w:t>
      </w:r>
      <w:r>
        <w:t>is a string, so values must be padded with quotes.</w:t>
      </w:r>
    </w:p>
    <w:p w14:paraId="78951213" w14:textId="2E6064D6" w:rsidR="00800C8C" w:rsidRDefault="00800C8C" w:rsidP="00800C8C">
      <w:r>
        <w:rPr>
          <w:i/>
        </w:rPr>
        <w:t xml:space="preserve">UserID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630" w:name="_Toc29188023"/>
      <w:bookmarkStart w:id="631" w:name="_Toc29188024"/>
      <w:bookmarkStart w:id="632" w:name="_Toc29188025"/>
      <w:bookmarkStart w:id="633" w:name="_Toc29188082"/>
      <w:bookmarkStart w:id="634" w:name="_Toc29188083"/>
      <w:bookmarkStart w:id="635" w:name="_Toc29188084"/>
      <w:bookmarkStart w:id="636" w:name="_Toc29188085"/>
      <w:bookmarkStart w:id="637" w:name="_Toc29188086"/>
      <w:bookmarkStart w:id="638" w:name="_Get_Active_HouseholdIDs"/>
      <w:bookmarkEnd w:id="568"/>
      <w:bookmarkEnd w:id="630"/>
      <w:bookmarkEnd w:id="631"/>
      <w:bookmarkEnd w:id="632"/>
      <w:bookmarkEnd w:id="633"/>
      <w:bookmarkEnd w:id="634"/>
      <w:bookmarkEnd w:id="635"/>
      <w:bookmarkEnd w:id="636"/>
      <w:bookmarkEnd w:id="637"/>
      <w:bookmarkEnd w:id="638"/>
      <w:r>
        <w:rPr>
          <w:highlight w:val="lightGray"/>
        </w:rPr>
        <w:br w:type="page"/>
      </w:r>
    </w:p>
    <w:p w14:paraId="6AA20C2D" w14:textId="1A6C1ADF" w:rsidR="00E158FC" w:rsidRDefault="00365473" w:rsidP="007B5290">
      <w:pPr>
        <w:pStyle w:val="Heading1"/>
      </w:pPr>
      <w:bookmarkStart w:id="639" w:name="_HMIS_Business_Logic:_1"/>
      <w:bookmarkStart w:id="640" w:name="_Toc37849758"/>
      <w:bookmarkStart w:id="641" w:name="_Toc38030533"/>
      <w:bookmarkEnd w:id="639"/>
      <w:r>
        <w:lastRenderedPageBreak/>
        <w:t>HMIS Business Logic:</w:t>
      </w:r>
      <w:r w:rsidR="005A642F">
        <w:t xml:space="preserve"> </w:t>
      </w:r>
      <w:r w:rsidR="00E158FC">
        <w:t>LSAPerson</w:t>
      </w:r>
      <w:bookmarkEnd w:id="640"/>
      <w:bookmarkEnd w:id="641"/>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A count of distinct PersonalIDs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VetStatus</w:t>
            </w:r>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CHTime</w:t>
            </w:r>
            <w:proofErr w:type="spellEnd"/>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CHTimeStatus</w:t>
            </w:r>
            <w:proofErr w:type="spellEnd"/>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proofErr w:type="spellStart"/>
              <w:r w:rsidRPr="00A6616E">
                <w:rPr>
                  <w:rStyle w:val="Hyperlink"/>
                </w:rPr>
                <w:t>CHTime</w:t>
              </w:r>
              <w:proofErr w:type="spellEnd"/>
              <w:r w:rsidRPr="00A6616E">
                <w:rPr>
                  <w:rStyle w:val="Hyperlink"/>
                </w:rPr>
                <w:t xml:space="preserve"> and </w:t>
              </w:r>
              <w:proofErr w:type="spellStart"/>
              <w:r w:rsidRPr="00A6616E">
                <w:rPr>
                  <w:rStyle w:val="Hyperlink"/>
                </w:rPr>
                <w:t>CHTimeStatus</w:t>
              </w:r>
              <w:proofErr w:type="spellEnd"/>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HoHEST</w:t>
            </w:r>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1772B9"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77777777" w:rsidR="001772B9" w:rsidRPr="00291CD4" w:rsidRDefault="001772B9" w:rsidP="001772B9">
            <w:pPr>
              <w:pStyle w:val="NoSpacing"/>
            </w:pPr>
            <w:r w:rsidRPr="00192F86">
              <w:t>24</w:t>
            </w:r>
          </w:p>
        </w:tc>
        <w:tc>
          <w:tcPr>
            <w:tcW w:w="1980" w:type="dxa"/>
            <w:noWrap/>
            <w:hideMark/>
          </w:tcPr>
          <w:p w14:paraId="48797BA1"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0158EF45"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sidR="0086751D">
                <w:rPr>
                  <w:rStyle w:val="Hyperlink"/>
                </w:rPr>
                <w:t>5.</w:t>
              </w:r>
              <w:r w:rsidRPr="008C419F">
                <w:rPr>
                  <w:rStyle w:val="Hyperlink"/>
                </w:rPr>
                <w:t>1</w:t>
              </w:r>
              <w:r w:rsidR="0086751D">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HoHRRH</w:t>
            </w:r>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HoHPSH</w:t>
            </w:r>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r w:rsidRPr="00A6616E">
                <w:rPr>
                  <w:rStyle w:val="Hyperlink"/>
                </w:rPr>
                <w:t>HoHEST/RRH/PSH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ReportID in LSAReport; see </w:t>
            </w:r>
            <w:hyperlink w:anchor="_Report_Metadata_for" w:history="1">
              <w:r w:rsidRPr="00B133A2">
                <w:rPr>
                  <w:rStyle w:val="Hyperlink"/>
                </w:rPr>
                <w:t>4.1 Report Metadata for LSAReport</w:t>
              </w:r>
            </w:hyperlink>
          </w:p>
        </w:tc>
      </w:tr>
    </w:tbl>
    <w:p w14:paraId="7B589F48" w14:textId="77777777" w:rsidR="00715CF5" w:rsidRPr="00D8091D" w:rsidRDefault="00715CF5" w:rsidP="00DE4A2E"/>
    <w:p w14:paraId="64F49CC4" w14:textId="75E44CB7" w:rsidR="00BC4291" w:rsidRDefault="00BC4291" w:rsidP="0088191A">
      <w:pPr>
        <w:pStyle w:val="Heading2"/>
      </w:pPr>
      <w:bookmarkStart w:id="642" w:name="_Get_Active_HouseholdIDs_1"/>
      <w:bookmarkStart w:id="643" w:name="_Toc37849759"/>
      <w:bookmarkStart w:id="644" w:name="_Toc38030534"/>
      <w:bookmarkEnd w:id="642"/>
      <w:r w:rsidRPr="00C52062">
        <w:lastRenderedPageBreak/>
        <w:t>Get Active Household</w:t>
      </w:r>
      <w:r>
        <w:t>ID</w:t>
      </w:r>
      <w:r w:rsidRPr="00C52062">
        <w:t>s</w:t>
      </w:r>
      <w:bookmarkEnd w:id="643"/>
      <w:bookmarkEnd w:id="644"/>
    </w:p>
    <w:p w14:paraId="566BD99D" w14:textId="5FD75066" w:rsidR="006E3B97" w:rsidRDefault="00E3027D" w:rsidP="0060467F">
      <w:pPr>
        <w:jc w:val="center"/>
      </w:pPr>
      <w:r>
        <w:rPr>
          <w:noProof/>
        </w:rPr>
        <mc:AlternateContent>
          <mc:Choice Requires="wps">
            <w:drawing>
              <wp:anchor distT="0" distB="0" distL="114300" distR="114300" simplePos="0" relativeHeight="251658245" behindDoc="0" locked="0" layoutInCell="1" allowOverlap="1" wp14:anchorId="318826DB" wp14:editId="0CE49843">
                <wp:simplePos x="0" y="0"/>
                <wp:positionH relativeFrom="column">
                  <wp:posOffset>3490595</wp:posOffset>
                </wp:positionH>
                <wp:positionV relativeFrom="paragraph">
                  <wp:posOffset>17145</wp:posOffset>
                </wp:positionV>
                <wp:extent cx="249555" cy="640080"/>
                <wp:effectExtent l="0" t="0" r="17145" b="26670"/>
                <wp:wrapNone/>
                <wp:docPr id="74486180" name="AutoShape 38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flipH="1" flipV="1">
                          <a:off x="0" y="0"/>
                          <a:ext cx="249555" cy="640080"/>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a:graphicData>
                </a:graphic>
              </wp:anchor>
            </w:drawing>
          </mc:Choice>
          <mc:Fallback>
            <w:pict>
              <v:shape w14:anchorId="7C2F0731" id="AutoShape 383" o:spid="_x0000_s1026" type="#_x0000_t85" style="position:absolute;margin-left:274.85pt;margin-top:1.35pt;width:19.65pt;height:50.4pt;flip:x y;z-index:251658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" adj="4872" fillcolor="#5b9bd5" strokecolor="black [0]" strokeweight=".5pt">
                <v:shadow color="black [0]"/>
                <v:textbox inset="2.88pt,2.88pt,2.88pt,2.88pt"/>
              </v:shape>
            </w:pict>
          </mc:Fallback>
        </mc:AlternateContent>
      </w:r>
      <w:r w:rsidR="006B145D">
        <w:rPr>
          <w:rFonts w:ascii="Times New Roman" w:hAnsi="Times New Roman" w:cs="Times New Roman"/>
          <w:noProof/>
          <w:sz w:val="24"/>
          <w:szCs w:val="24"/>
        </w:rPr>
        <mc:AlternateContent>
          <mc:Choice Requires="wpg">
            <w:drawing>
              <wp:inline distT="0" distB="0" distL="0" distR="0" wp14:anchorId="4029C7F5" wp14:editId="3980F63F">
                <wp:extent cx="5071110" cy="652818"/>
                <wp:effectExtent l="0" t="0" r="15240" b="13970"/>
                <wp:docPr id="74485856" name="Group 7448585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652818"/>
                          <a:chOff x="1046586" y="1114505"/>
                          <a:chExt cx="50711" cy="6528"/>
                        </a:xfrm>
                      </wpg:grpSpPr>
                      <wps:wsp>
                        <wps:cNvPr id="74485858" name="AutoShape 383"/>
                        <wps:cNvSpPr>
                          <a:spLocks/>
                        </wps:cNvSpPr>
                        <wps:spPr bwMode="auto">
                          <a:xfrm flipV="1">
                            <a:off x="1064290" y="1114632"/>
                            <a:ext cx="2501" cy="6401"/>
                          </a:xfrm>
                          <a:prstGeom prst="leftBracket">
                            <a:avLst>
                              <a:gd name="adj" fmla="val 5785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9" name="AutoShape 384"/>
                        <wps:cNvCnPr>
                          <a:cxnSpLocks noChangeShapeType="1"/>
                          <a:endCxn id="74485864" idx="1"/>
                        </wps:cNvCnPr>
                        <wps:spPr bwMode="auto">
                          <a:xfrm flipV="1">
                            <a:off x="1079593" y="1117735"/>
                            <a:ext cx="5802" cy="3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0" name="AutoShape 386"/>
                        <wps:cNvSpPr>
                          <a:spLocks noChangeArrowheads="1"/>
                        </wps:cNvSpPr>
                        <wps:spPr bwMode="auto">
                          <a:xfrm>
                            <a:off x="1046786" y="1114505"/>
                            <a:ext cx="11903" cy="2712"/>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E8C6F1" w14:textId="77777777" w:rsidR="00722600" w:rsidRDefault="00722600" w:rsidP="00DE4A2E">
                              <w:pPr>
                                <w:pStyle w:val="Style3"/>
                              </w:pPr>
                              <w:r>
                                <w:t>lsa_Report</w:t>
                              </w:r>
                            </w:p>
                          </w:txbxContent>
                        </wps:txbx>
                        <wps:bodyPr rot="0" vert="horz" wrap="square" lIns="0" tIns="0" rIns="0" bIns="0" anchor="ctr" anchorCtr="0" upright="1">
                          <a:noAutofit/>
                        </wps:bodyPr>
                      </wps:wsp>
                      <wps:wsp>
                        <wps:cNvPr id="74485861" name="AutoShape 387"/>
                        <wps:cNvSpPr>
                          <a:spLocks noChangeArrowheads="1"/>
                        </wps:cNvSpPr>
                        <wps:spPr bwMode="auto">
                          <a:xfrm>
                            <a:off x="1046586" y="1118322"/>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24C33A" w14:textId="77777777" w:rsidR="00722600" w:rsidRDefault="00722600" w:rsidP="00DE4A2E">
                              <w:pPr>
                                <w:pStyle w:val="Style3"/>
                              </w:pPr>
                              <w:r>
                                <w:t>lsa_Project</w:t>
                              </w:r>
                            </w:p>
                          </w:txbxContent>
                        </wps:txbx>
                        <wps:bodyPr rot="0" vert="horz" wrap="square" lIns="0" tIns="0" rIns="0" bIns="0" anchor="ctr" anchorCtr="0" upright="1">
                          <a:noAutofit/>
                        </wps:bodyPr>
                      </wps:wsp>
                      <wps:wsp>
                        <wps:cNvPr id="74485862" name="AutoShape 388"/>
                        <wps:cNvCnPr>
                          <a:cxnSpLocks noChangeShapeType="1"/>
                          <a:stCxn id="74485860" idx="3"/>
                          <a:endCxn id="74485858" idx="1"/>
                        </wps:cNvCnPr>
                        <wps:spPr bwMode="auto">
                          <a:xfrm>
                            <a:off x="1058689" y="1115861"/>
                            <a:ext cx="5601" cy="19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3" name="AutoShape 389"/>
                        <wps:cNvCnPr>
                          <a:cxnSpLocks noChangeShapeType="1"/>
                          <a:stCxn id="74485861" idx="3"/>
                          <a:endCxn id="74485858" idx="1"/>
                        </wps:cNvCnPr>
                        <wps:spPr bwMode="auto">
                          <a:xfrm flipV="1">
                            <a:off x="1058489" y="1117832"/>
                            <a:ext cx="5801" cy="18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4" name="AutoShape 390"/>
                        <wps:cNvSpPr>
                          <a:spLocks noChangeArrowheads="1"/>
                        </wps:cNvSpPr>
                        <wps:spPr bwMode="auto">
                          <a:xfrm>
                            <a:off x="1085395" y="111636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6239F9" w14:textId="13AD4946" w:rsidR="00722600" w:rsidRDefault="00722600" w:rsidP="00DE4A2E">
                              <w:pPr>
                                <w:pStyle w:val="Style3"/>
                              </w:pPr>
                              <w:r>
                                <w:t>tlsa_HHID</w:t>
                              </w:r>
                            </w:p>
                          </w:txbxContent>
                        </wps:txbx>
                        <wps:bodyPr rot="0" vert="horz" wrap="square" lIns="0" tIns="0" rIns="0" bIns="0" anchor="ctr" anchorCtr="0" upright="1">
                          <a:noAutofit/>
                        </wps:bodyPr>
                      </wps:wsp>
                      <wps:wsp>
                        <wps:cNvPr id="74485866" name="AutoShape 379"/>
                        <wps:cNvSpPr>
                          <a:spLocks noChangeArrowheads="1"/>
                        </wps:cNvSpPr>
                        <wps:spPr bwMode="auto">
                          <a:xfrm>
                            <a:off x="1065490" y="1116061"/>
                            <a:ext cx="12803" cy="3616"/>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56DE40" w14:textId="77777777" w:rsidR="00722600" w:rsidRDefault="00722600" w:rsidP="00DE4A2E">
                              <w:pPr>
                                <w:pStyle w:val="Style3"/>
                              </w:pPr>
                              <w:r>
                                <w:t>hmis_EnrollmentCoC</w:t>
                              </w:r>
                            </w:p>
                          </w:txbxContent>
                        </wps:txbx>
                        <wps:bodyPr rot="0" vert="horz" wrap="square" lIns="0" tIns="0" rIns="0" bIns="0" anchor="t" anchorCtr="0" upright="1">
                          <a:noAutofit/>
                        </wps:bodyPr>
                      </wps:wsp>
                    </wpg:wgp>
                  </a:graphicData>
                </a:graphic>
              </wp:inline>
            </w:drawing>
          </mc:Choice>
          <mc:Fallback>
            <w:pict>
              <v:group w14:anchorId="4029C7F5" id="Group 74485856" o:spid="_x0000_s1215" style="width:399.3pt;height:51.4pt;mso-position-horizontal-relative:char;mso-position-vertical-relative:line" coordorigin="10465,11145" coordsize="507,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">
                <v:shape id="AutoShape 383" o:spid="_x0000_s1216" type="#_x0000_t85" style="position:absolute;left:10642;top:11146;width:25;height: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" adj="4883" fillcolor="#5b9bd5" strokecolor="black [0]" strokeweight=".5pt">
                  <v:shadow color="black [0]"/>
                  <v:textbox inset="2.88pt,2.88pt,2.88pt,2.88pt"/>
                </v:shape>
                <v:shape id="AutoShape 384" o:spid="_x0000_s1217" type="#_x0000_t38" style="position:absolute;left:10795;top:11177;width:58;height: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" adj="10800" strokecolor="black [0]" strokeweight=".5pt">
                  <v:stroke endarrow="block"/>
                  <v:shadow color="black [0]"/>
                </v:shape>
                <v:shape id="AutoShape 386" o:spid="_x0000_s1218" type="#_x0000_t114" style="position:absolute;left:10467;top:1114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" fillcolor="#fce5d6" strokecolor="#f5b183" strokeweight=".5pt">
                  <v:shadow color="black" opacity="0" offset="0,0"/>
                  <v:textbox inset="0,0,0,0">
                    <w:txbxContent>
                      <w:p w14:paraId="1DE8C6F1" w14:textId="77777777" w:rsidR="00722600" w:rsidRDefault="00722600" w:rsidP="00DE4A2E">
                        <w:pPr>
                          <w:pStyle w:val="Style3"/>
                        </w:pPr>
                        <w:r>
                          <w:t>lsa_Report</w:t>
                        </w:r>
                      </w:p>
                    </w:txbxContent>
                  </v:textbox>
                </v:shape>
                <v:shape id="AutoShape 387" o:spid="_x0000_s1219" type="#_x0000_t114" style="position:absolute;left:10465;top:1118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" fillcolor="#fce5d6" strokecolor="#f5b183" strokeweight=".5pt">
                  <v:shadow color="black" opacity="0" offset="0,0"/>
                  <v:textbox inset="0,0,0,0">
                    <w:txbxContent>
                      <w:p w14:paraId="0624C33A" w14:textId="77777777" w:rsidR="00722600" w:rsidRDefault="00722600" w:rsidP="00DE4A2E">
                        <w:pPr>
                          <w:pStyle w:val="Style3"/>
                        </w:pPr>
                        <w:r>
                          <w:t>lsa_Project</w:t>
                        </w:r>
                      </w:p>
                    </w:txbxContent>
                  </v:textbox>
                </v:shape>
                <v:shape id="AutoShape 388" o:spid="_x0000_s1220" type="#_x0000_t38" style="position:absolute;left:10586;top:11158;width:56;height:2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" adj="10800" strokecolor="black [0]" strokeweight=".5pt">
                  <v:stroke endarrow="block"/>
                  <v:shadow color="black [0]"/>
                </v:shape>
                <v:shape id="AutoShape 389" o:spid="_x0000_s1221" type="#_x0000_t38" style="position:absolute;left:10584;top:11178;width:58;height:1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" adj="10800" strokecolor="black [0]" strokeweight=".5pt">
                  <v:stroke endarrow="block"/>
                  <v:shadow color="black [0]"/>
                </v:shape>
                <v:shape id="AutoShape 390" o:spid="_x0000_s1222" type="#_x0000_t113" style="position:absolute;left:10853;top:1116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" fillcolor="#ebd7e1" strokecolor="#c285a3" strokeweight=".5pt">
                  <v:shadow color="black" opacity="0" offset="0,0"/>
                  <v:textbox inset="0,0,0,0">
                    <w:txbxContent>
                      <w:p w14:paraId="4B6239F9" w14:textId="13AD4946" w:rsidR="00722600" w:rsidRDefault="00722600" w:rsidP="00DE4A2E">
                        <w:pPr>
                          <w:pStyle w:val="Style3"/>
                        </w:pPr>
                        <w:r>
                          <w:t>tlsa_HHID</w:t>
                        </w:r>
                      </w:p>
                    </w:txbxContent>
                  </v:textbox>
                </v:shape>
                <v:shape id="AutoShape 379" o:spid="_x0000_s1223" type="#_x0000_t132" style="position:absolute;left:10654;top:111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" fillcolor="#dfebf7" strokecolor="#5b9bd5" strokeweight=".5pt">
                  <v:shadow color="black" opacity="0" offset="0,0"/>
                  <v:textbox inset="0,0,0,0">
                    <w:txbxContent>
                      <w:p w14:paraId="1256DE40" w14:textId="77777777" w:rsidR="00722600" w:rsidRDefault="00722600" w:rsidP="00DE4A2E">
                        <w:pPr>
                          <w:pStyle w:val="Style3"/>
                        </w:pPr>
                        <w:r>
                          <w:t>hmis_EnrollmentCoC</w:t>
                        </w:r>
                      </w:p>
                    </w:txbxContent>
                  </v:textbox>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lsa_Report and lsa_Project as parameters</w:t>
      </w:r>
      <w:r>
        <w:t xml:space="preserve"> applied to </w:t>
      </w:r>
      <w:proofErr w:type="spellStart"/>
      <w:r w:rsidR="00BB33B1">
        <w:t>tlsa_HHID</w:t>
      </w:r>
      <w:proofErr w:type="spellEnd"/>
      <w:r w:rsidR="006B145D">
        <w:t xml:space="preserve"> and</w:t>
      </w:r>
      <w:r w:rsidR="00152843" w:rsidRPr="00E2612D">
        <w:t xml:space="preserve"> hmis_EnrollmentCoC</w:t>
      </w:r>
      <w:r w:rsidR="004873DC">
        <w:t xml:space="preserve">. </w:t>
      </w:r>
      <w:r>
        <w:t xml:space="preserve">As described, </w:t>
      </w:r>
      <w:r w:rsidR="00F86C8F">
        <w:t xml:space="preserve">the </w:t>
      </w:r>
      <w:r w:rsidR="00F86C8F" w:rsidRPr="00EA65D0">
        <w:rPr>
          <w:b/>
          <w:bCs/>
        </w:rPr>
        <w:t>Active</w:t>
      </w:r>
      <w:r w:rsidR="00F86C8F">
        <w:t xml:space="preserve"> column in </w:t>
      </w:r>
      <w:proofErr w:type="spellStart"/>
      <w:r w:rsidR="00F86C8F">
        <w:t>tlsa_HHID</w:t>
      </w:r>
      <w:proofErr w:type="spellEnd"/>
      <w:r w:rsidR="00F86C8F">
        <w:t xml:space="preserve">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proofErr w:type="spellStart"/>
      <w:r w:rsidR="00805D27">
        <w:t>tlsa</w:t>
      </w:r>
      <w:r>
        <w:t>_HHID</w:t>
      </w:r>
      <w:proofErr w:type="spellEnd"/>
      <w:r>
        <w:t xml:space="preserve">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proofErr w:type="spellStart"/>
            <w:r>
              <w:rPr>
                <w:b/>
                <w:bCs/>
              </w:rPr>
              <w:t>tlsa</w:t>
            </w:r>
            <w:r w:rsidR="00C032F4" w:rsidRPr="00C032F4">
              <w:rPr>
                <w:b/>
                <w:bCs/>
              </w:rPr>
              <w:t>_</w:t>
            </w:r>
            <w:r w:rsidR="006B145D">
              <w:rPr>
                <w:b/>
                <w:bCs/>
              </w:rPr>
              <w:t>HHID</w:t>
            </w:r>
            <w:proofErr w:type="spellEnd"/>
          </w:p>
        </w:tc>
      </w:tr>
      <w:tr w:rsidR="00C032F4" w14:paraId="57D5C2DD" w14:textId="77777777" w:rsidTr="00C032F4">
        <w:trPr>
          <w:cantSplit/>
          <w:trHeight w:val="216"/>
        </w:trPr>
        <w:tc>
          <w:tcPr>
            <w:tcW w:w="9355" w:type="dxa"/>
          </w:tcPr>
          <w:p w14:paraId="2DEC27C9" w14:textId="470CAB70" w:rsidR="00C032F4" w:rsidRPr="00C032F4" w:rsidRDefault="00BB6796" w:rsidP="009446A1">
            <w:pPr>
              <w:pStyle w:val="NoSpacing"/>
            </w:pPr>
            <w:r>
              <w:t>HouseholdID</w:t>
            </w:r>
          </w:p>
        </w:tc>
      </w:tr>
      <w:tr w:rsidR="00BB6796" w14:paraId="1AADF5E0" w14:textId="77777777" w:rsidTr="00C032F4">
        <w:trPr>
          <w:cantSplit/>
          <w:trHeight w:val="216"/>
        </w:trPr>
        <w:tc>
          <w:tcPr>
            <w:tcW w:w="9355" w:type="dxa"/>
          </w:tcPr>
          <w:p w14:paraId="7C030399" w14:textId="7A012D31" w:rsidR="00BB6796" w:rsidRPr="00C032F4" w:rsidDel="00BB6796" w:rsidRDefault="00BB6796" w:rsidP="009446A1">
            <w:pPr>
              <w:pStyle w:val="NoSpacing"/>
            </w:pPr>
            <w:r>
              <w:t>HoHID</w:t>
            </w:r>
          </w:p>
        </w:tc>
      </w:tr>
      <w:tr w:rsidR="00AF65BA" w14:paraId="0EE260DF" w14:textId="77777777" w:rsidTr="00C032F4">
        <w:trPr>
          <w:cantSplit/>
          <w:trHeight w:val="216"/>
        </w:trPr>
        <w:tc>
          <w:tcPr>
            <w:tcW w:w="9355" w:type="dxa"/>
          </w:tcPr>
          <w:p w14:paraId="67C515CE" w14:textId="237368F8" w:rsidR="00AF65BA" w:rsidRDefault="00AF65BA" w:rsidP="009446A1">
            <w:pPr>
              <w:pStyle w:val="NoSpacing"/>
            </w:pPr>
            <w:r>
              <w:t>HHType</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BB6796" w14:paraId="67C30016" w14:textId="77777777" w:rsidTr="00C032F4">
        <w:trPr>
          <w:cantSplit/>
          <w:trHeight w:val="216"/>
        </w:trPr>
        <w:tc>
          <w:tcPr>
            <w:tcW w:w="9355" w:type="dxa"/>
          </w:tcPr>
          <w:p w14:paraId="6D1C0A46" w14:textId="576CDD1B" w:rsidR="00BB6796" w:rsidRPr="00C032F4" w:rsidRDefault="00BB6796" w:rsidP="00BB6796">
            <w:pPr>
              <w:pStyle w:val="NoSpacing"/>
            </w:pPr>
            <w:r w:rsidRPr="00C032F4">
              <w:t>ProjectType</w:t>
            </w:r>
          </w:p>
        </w:tc>
      </w:tr>
      <w:tr w:rsidR="00BB6796" w14:paraId="5E6A3CD4" w14:textId="77777777" w:rsidTr="00C032F4">
        <w:trPr>
          <w:cantSplit/>
          <w:trHeight w:val="216"/>
        </w:trPr>
        <w:tc>
          <w:tcPr>
            <w:tcW w:w="9355" w:type="dxa"/>
          </w:tcPr>
          <w:p w14:paraId="3BA9067A" w14:textId="066B43EE" w:rsidR="00BB6796" w:rsidRPr="00C032F4" w:rsidRDefault="00BB6796" w:rsidP="00BB6796">
            <w:pPr>
              <w:pStyle w:val="NoSpacing"/>
            </w:pPr>
            <w:r w:rsidRPr="00C032F4">
              <w:t>TrackingMethod</w:t>
            </w:r>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BB6796" w14:paraId="60350FBD" w14:textId="77777777" w:rsidTr="00C032F4">
        <w:trPr>
          <w:cantSplit/>
          <w:trHeight w:val="216"/>
        </w:trPr>
        <w:tc>
          <w:tcPr>
            <w:tcW w:w="9355" w:type="dxa"/>
          </w:tcPr>
          <w:p w14:paraId="3DC24099" w14:textId="71144D65" w:rsidR="00BB6796" w:rsidRPr="00C032F4" w:rsidRDefault="00BB6796"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14:paraId="45DFE62B" w14:textId="77777777" w:rsidTr="00C032F4">
        <w:trPr>
          <w:cantSplit/>
          <w:trHeight w:val="216"/>
        </w:trPr>
        <w:tc>
          <w:tcPr>
            <w:tcW w:w="9355" w:type="dxa"/>
          </w:tcPr>
          <w:p w14:paraId="33BD70AD" w14:textId="5BEE5C74" w:rsidR="00C032F4" w:rsidRPr="00C032F4" w:rsidRDefault="00BB6796" w:rsidP="009446A1">
            <w:pPr>
              <w:pStyle w:val="NoSpacing"/>
            </w:pPr>
            <w:proofErr w:type="spellStart"/>
            <w:r>
              <w:t>LastBednight</w:t>
            </w:r>
            <w:proofErr w:type="spellEnd"/>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r w:rsidRPr="00C032F4">
              <w:rPr>
                <w:b/>
                <w:bCs/>
              </w:rPr>
              <w:t>hmis_EnrollmentCoC</w:t>
            </w:r>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r w:rsidRPr="00C032F4">
              <w:t>InformationDate</w:t>
            </w:r>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r w:rsidRPr="00C032F4">
              <w:t>CoCCode</w:t>
            </w:r>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6835099C" w:rsidR="00DD6203" w:rsidRPr="006B4F91" w:rsidRDefault="0008595E" w:rsidP="00DD6203">
            <w:pPr>
              <w:pStyle w:val="NoSpacing"/>
            </w:pPr>
            <w:r>
              <w:rPr>
                <w:rFonts w:cstheme="minorHAnsi"/>
              </w:rPr>
              <w:t>1 identifies HouseholdIDs included in the active cohort</w:t>
            </w:r>
          </w:p>
        </w:tc>
      </w:tr>
    </w:tbl>
    <w:p w14:paraId="4BB2DCB8" w14:textId="409E5FC9" w:rsidR="009D02F1" w:rsidRDefault="009D02F1" w:rsidP="006A3016">
      <w:pPr>
        <w:pStyle w:val="Heading3"/>
      </w:pPr>
      <w:r>
        <w:t>Logic</w:t>
      </w:r>
    </w:p>
    <w:p w14:paraId="729DF809" w14:textId="77777777" w:rsidR="004B5987" w:rsidRPr="006A3016" w:rsidRDefault="004B5987">
      <w:pPr>
        <w:pStyle w:val="Heading4"/>
      </w:pPr>
      <w:r w:rsidRPr="0088191A">
        <w:t>Record Selection</w:t>
      </w:r>
    </w:p>
    <w:p w14:paraId="27CA57DC" w14:textId="0C15CF50" w:rsidR="003812F4" w:rsidRDefault="009D02F1" w:rsidP="00263F8E">
      <w:pPr>
        <w:rPr>
          <w:rFonts w:eastAsia="Times New Roman" w:cstheme="minorHAnsi"/>
        </w:rPr>
      </w:pPr>
      <w:r w:rsidRPr="00A6067F">
        <w:rPr>
          <w:rFonts w:eastAsia="Times New Roman" w:cstheme="minorHAnsi"/>
        </w:rPr>
        <w:t xml:space="preserve">Active </w:t>
      </w:r>
      <w:r w:rsidR="00740041" w:rsidRPr="00DE4A2E">
        <w:rPr>
          <w:iCs/>
        </w:rPr>
        <w:t>households</w:t>
      </w:r>
      <w:r w:rsidR="00740041" w:rsidRPr="00A6067F">
        <w:rPr>
          <w:rFonts w:eastAsia="Times New Roman" w:cstheme="minorHAnsi"/>
        </w:rPr>
        <w:t xml:space="preserve"> </w:t>
      </w:r>
      <w:r w:rsidRPr="00A6067F">
        <w:rPr>
          <w:rFonts w:eastAsia="Times New Roman" w:cstheme="minorHAnsi"/>
        </w:rPr>
        <w:t xml:space="preserve">are those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r w:rsidR="00740041" w:rsidRPr="003D6740">
        <w:rPr>
          <w:u w:val="single"/>
        </w:rPr>
        <w:t xml:space="preserve">ReportCoC </w:t>
      </w:r>
      <w:r w:rsidR="00740041">
        <w:rPr>
          <w:u w:val="single"/>
        </w:rPr>
        <w:t xml:space="preserve">for </w:t>
      </w:r>
      <w:r w:rsidR="00740041">
        <w:t>th</w:t>
      </w:r>
      <w:r w:rsidR="00CA5114">
        <w:t>e</w:t>
      </w:r>
      <w:r w:rsidR="00740041">
        <w:t xml:space="preserve"> most recent </w:t>
      </w:r>
      <w:proofErr w:type="spellStart"/>
      <w:r w:rsidR="00CA5114" w:rsidRPr="002F0D32">
        <w:t>EnrollmentCoC</w:t>
      </w:r>
      <w:proofErr w:type="spellEnd"/>
      <w:r w:rsidR="00CA5114">
        <w:t xml:space="preserve"> record where </w:t>
      </w:r>
      <w:r w:rsidR="00CA5114" w:rsidRPr="003D6740">
        <w:rPr>
          <w:i/>
          <w:iCs/>
        </w:rPr>
        <w:t>InformationDate</w:t>
      </w:r>
      <w:r w:rsidR="00CA5114">
        <w:t xml:space="preserve"> &lt;= </w:t>
      </w:r>
      <w:r w:rsidR="00CA5114" w:rsidRPr="003D6740">
        <w:rPr>
          <w:u w:val="single"/>
        </w:rPr>
        <w:t>ReportEnd</w:t>
      </w:r>
      <w:r w:rsidR="00CA5114">
        <w:t xml:space="preserve"> </w:t>
      </w:r>
    </w:p>
    <w:p w14:paraId="37309FC3" w14:textId="7BC2F687" w:rsidR="00740041" w:rsidRPr="007B5290" w:rsidRDefault="008F6BF3" w:rsidP="0030608E">
      <w:pPr>
        <w:pStyle w:val="ListParagraph"/>
        <w:numPr>
          <w:ilvl w:val="1"/>
          <w:numId w:val="32"/>
        </w:numPr>
        <w:rPr>
          <w:u w:val="single"/>
        </w:rPr>
      </w:pPr>
      <w:r>
        <w:t>The</w:t>
      </w:r>
      <w:r w:rsidR="00740041" w:rsidRPr="00DE4A2E">
        <w:t xml:space="preserve"> core selection criteria for </w:t>
      </w:r>
      <w:proofErr w:type="spellStart"/>
      <w:r w:rsidR="00BB33B1">
        <w:t>tlsa_HHID</w:t>
      </w:r>
      <w:proofErr w:type="spellEnd"/>
      <w:r w:rsidR="00740041" w:rsidRPr="00DE4A2E">
        <w:t xml:space="preserve"> requires only that there </w:t>
      </w:r>
      <w:proofErr w:type="gramStart"/>
      <w:r w:rsidR="00740041" w:rsidRPr="00DE4A2E">
        <w:t>is</w:t>
      </w:r>
      <w:proofErr w:type="gramEnd"/>
      <w:r w:rsidR="00740041" w:rsidRPr="00DE4A2E">
        <w:t xml:space="preserve"> at least one </w:t>
      </w:r>
      <w:proofErr w:type="spellStart"/>
      <w:r w:rsidR="00740041" w:rsidRPr="00DE4A2E">
        <w:t>EnrollmentCoC</w:t>
      </w:r>
      <w:proofErr w:type="spellEnd"/>
      <w:r w:rsidR="00740041" w:rsidRPr="00DE4A2E">
        <w:t xml:space="preserve"> record</w:t>
      </w:r>
      <w:r w:rsidR="00740041">
        <w:t xml:space="preserve"> for </w:t>
      </w:r>
      <w:r w:rsidR="00740041" w:rsidRPr="00DE4A2E">
        <w:rPr>
          <w:u w:val="single"/>
        </w:rPr>
        <w:t>ReportCoC</w:t>
      </w:r>
      <w:r w:rsidR="00740041" w:rsidRPr="00DE4A2E">
        <w:t xml:space="preserve"> and not that it be the most recent.</w:t>
      </w:r>
    </w:p>
    <w:p w14:paraId="1E1A5677" w14:textId="4D8D5D16" w:rsidR="001437DE" w:rsidRDefault="008670BD" w:rsidP="0088191A">
      <w:pPr>
        <w:pStyle w:val="Heading2"/>
      </w:pPr>
      <w:bookmarkStart w:id="645" w:name="_Toc29163943"/>
      <w:bookmarkStart w:id="646" w:name="_Toc29188088"/>
      <w:bookmarkStart w:id="647" w:name="_Toc29188093"/>
      <w:bookmarkStart w:id="648" w:name="_Toc29188094"/>
      <w:bookmarkStart w:id="649" w:name="_Resolve_Data_Conflicts"/>
      <w:bookmarkStart w:id="650" w:name="_Toc37849760"/>
      <w:bookmarkStart w:id="651" w:name="_Toc38030535"/>
      <w:bookmarkEnd w:id="645"/>
      <w:bookmarkEnd w:id="646"/>
      <w:bookmarkEnd w:id="647"/>
      <w:bookmarkEnd w:id="648"/>
      <w:bookmarkEnd w:id="649"/>
      <w:r>
        <w:t>Get Activ</w:t>
      </w:r>
      <w:r w:rsidR="001437DE" w:rsidRPr="00C52062">
        <w:t>e Enrollments</w:t>
      </w:r>
      <w:r w:rsidR="001437DE">
        <w:t xml:space="preserve"> </w:t>
      </w:r>
      <w:bookmarkEnd w:id="650"/>
      <w:bookmarkEnd w:id="651"/>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722600" w:rsidRDefault="00722600"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722600" w:rsidRDefault="00722600"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722600" w:rsidRDefault="00722600"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4"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cxARwQAAA0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">
                <v:shape id="AutoShape 437" o:spid="_x0000_s1225"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6"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7"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722600" w:rsidRDefault="00722600" w:rsidP="00DE4A2E">
                        <w:pPr>
                          <w:pStyle w:val="Style3"/>
                        </w:pPr>
                        <w:r>
                          <w:t>lsa_Report</w:t>
                        </w:r>
                      </w:p>
                    </w:txbxContent>
                  </v:textbox>
                </v:shape>
                <v:shape id="AutoShape 447" o:spid="_x0000_s1228"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722600" w:rsidRDefault="00722600" w:rsidP="00DE4A2E">
                        <w:pPr>
                          <w:pStyle w:val="Style3"/>
                        </w:pPr>
                        <w:r>
                          <w:t>tlsa_HHID</w:t>
                        </w:r>
                      </w:p>
                    </w:txbxContent>
                  </v:textbox>
                </v:shape>
                <v:shape id="AutoShape 448" o:spid="_x0000_s1229"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722600" w:rsidRDefault="00722600"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lsa_Report and </w:t>
      </w:r>
      <w:proofErr w:type="spellStart"/>
      <w:r w:rsidR="000E4E91">
        <w:t>tlsa</w:t>
      </w:r>
      <w:r>
        <w:t>_HHID</w:t>
      </w:r>
      <w:proofErr w:type="spellEnd"/>
      <w:r>
        <w:t xml:space="preserve"> as parameters applied to </w:t>
      </w:r>
      <w:proofErr w:type="spellStart"/>
      <w:r w:rsidR="007F19E8">
        <w:t>tlsa</w:t>
      </w:r>
      <w:r w:rsidRPr="00E2612D">
        <w:t>_Enrollment</w:t>
      </w:r>
      <w:proofErr w:type="spellEnd"/>
      <w:r w:rsidR="00B84144">
        <w:t xml:space="preserve"> and sets</w:t>
      </w:r>
      <w:r>
        <w:t xml:space="preserve"> </w:t>
      </w:r>
      <w:r w:rsidR="000E4E91">
        <w:t xml:space="preserve">the </w:t>
      </w:r>
      <w:r w:rsidR="000E4E91">
        <w:rPr>
          <w:b/>
          <w:bCs/>
        </w:rPr>
        <w:t xml:space="preserve">Active </w:t>
      </w:r>
      <w:r w:rsidR="00531B4F">
        <w:t xml:space="preserve">column in </w:t>
      </w:r>
      <w:proofErr w:type="spellStart"/>
      <w:r w:rsidR="00531B4F">
        <w:t>tlsa_Enrollment</w:t>
      </w:r>
      <w:proofErr w:type="spellEnd"/>
      <w:r w:rsidR="00531B4F">
        <w:t xml:space="preserve"> to 1 </w:t>
      </w:r>
      <w:r w:rsidR="00B84144">
        <w:t xml:space="preserve">for </w:t>
      </w:r>
      <w:r w:rsidR="00321013">
        <w:t>active enrollments</w:t>
      </w:r>
      <w:r w:rsidR="004873DC">
        <w:t xml:space="preserve">. </w:t>
      </w:r>
    </w:p>
    <w:p w14:paraId="7EA22708" w14:textId="6D2CC748" w:rsidR="00CB505E" w:rsidRDefault="00886BFC" w:rsidP="00886BFC">
      <w:r>
        <w:t>References in subsequent sections to active</w:t>
      </w:r>
      <w:r w:rsidR="004A12BD">
        <w:t xml:space="preserve"> enrollments and </w:t>
      </w:r>
      <w:del w:id="652" w:author="Molly McEvilley" w:date="2020-08-13T11:13:00Z">
        <w:r w:rsidR="004A12BD" w:rsidDel="00753894">
          <w:delText xml:space="preserve">and </w:delText>
        </w:r>
      </w:del>
      <w:r w:rsidR="004A12BD">
        <w:t xml:space="preserve">of the columns </w:t>
      </w:r>
      <w:r w:rsidR="00786A6E">
        <w:t xml:space="preserve">in </w:t>
      </w:r>
      <w:proofErr w:type="spellStart"/>
      <w:r w:rsidR="00786A6E">
        <w:t>tlsa_Enrollment</w:t>
      </w:r>
      <w:proofErr w:type="spellEnd"/>
      <w:r w:rsidR="00786A6E">
        <w:t xml:space="preserve">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653" w:name="_Toc499543986"/>
            <w:proofErr w:type="spellStart"/>
            <w:r>
              <w:rPr>
                <w:b/>
                <w:bCs/>
              </w:rPr>
              <w:t>tlsa_</w:t>
            </w:r>
            <w:r w:rsidR="00FC65E4">
              <w:rPr>
                <w:b/>
                <w:bCs/>
              </w:rPr>
              <w:t>HHID</w:t>
            </w:r>
            <w:proofErr w:type="spellEnd"/>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ins w:id="654" w:author="Molly McEvilley" w:date="2020-08-19T07:50:00Z"/>
        </w:trPr>
        <w:tc>
          <w:tcPr>
            <w:tcW w:w="9355" w:type="dxa"/>
          </w:tcPr>
          <w:p w14:paraId="6433B296" w14:textId="671F0567" w:rsidR="00455AC1" w:rsidRPr="00AF370B" w:rsidRDefault="00455AC1" w:rsidP="00C71837">
            <w:pPr>
              <w:pStyle w:val="NoSpacing"/>
              <w:rPr>
                <w:ins w:id="655" w:author="Molly McEvilley" w:date="2020-08-19T07:50:00Z"/>
              </w:rPr>
            </w:pPr>
            <w:ins w:id="656" w:author="Molly McEvilley" w:date="2020-08-19T07:50:00Z">
              <w:r>
                <w:t>Active</w:t>
              </w:r>
            </w:ins>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proofErr w:type="spellStart"/>
            <w:r>
              <w:rPr>
                <w:b/>
                <w:bCs/>
              </w:rPr>
              <w:t>tlsa</w:t>
            </w:r>
            <w:r w:rsidR="00AF370B" w:rsidRPr="006B4F91">
              <w:rPr>
                <w:b/>
                <w:bCs/>
              </w:rPr>
              <w:t>_Enrollment</w:t>
            </w:r>
            <w:proofErr w:type="spellEnd"/>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rsidDel="005A642F" w14:paraId="542A22A6" w14:textId="4D3B0285" w:rsidTr="00AF370B">
        <w:trPr>
          <w:cantSplit/>
          <w:trHeight w:val="216"/>
          <w:del w:id="657" w:author="Molly McEvilley" w:date="2020-08-19T07:51:00Z"/>
        </w:trPr>
        <w:tc>
          <w:tcPr>
            <w:tcW w:w="9355" w:type="dxa"/>
          </w:tcPr>
          <w:p w14:paraId="1B212C54" w14:textId="77777777" w:rsidR="00AF370B" w:rsidRPr="00AF370B" w:rsidDel="005A642F" w:rsidRDefault="00AF370B" w:rsidP="00C71837">
            <w:pPr>
              <w:pStyle w:val="NoSpacing"/>
              <w:rPr>
                <w:del w:id="658" w:author="Molly McEvilley" w:date="2020-08-19T07:51:00Z"/>
              </w:rPr>
            </w:pPr>
            <w:del w:id="659" w:author="Molly McEvilley" w:date="2020-08-19T07:51:00Z">
              <w:r w:rsidRPr="00AF370B" w:rsidDel="005A642F">
                <w:delText>PersonalID</w:delText>
              </w:r>
            </w:del>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AF370B" w:rsidDel="005A642F" w14:paraId="4D777654" w14:textId="29A3223A" w:rsidTr="00AF370B">
        <w:trPr>
          <w:cantSplit/>
          <w:trHeight w:val="216"/>
          <w:del w:id="660" w:author="Molly McEvilley" w:date="2020-08-19T07:51:00Z"/>
        </w:trPr>
        <w:tc>
          <w:tcPr>
            <w:tcW w:w="9355" w:type="dxa"/>
          </w:tcPr>
          <w:p w14:paraId="7745CAE1" w14:textId="77777777" w:rsidR="00AF370B" w:rsidRPr="00AF370B" w:rsidDel="005A642F" w:rsidRDefault="00AF370B" w:rsidP="00C71837">
            <w:pPr>
              <w:pStyle w:val="NoSpacing"/>
              <w:rPr>
                <w:del w:id="661" w:author="Molly McEvilley" w:date="2020-08-19T07:51:00Z"/>
              </w:rPr>
            </w:pPr>
            <w:del w:id="662" w:author="Molly McEvilley" w:date="2020-08-19T07:51:00Z">
              <w:r w:rsidRPr="00AF370B" w:rsidDel="005A642F">
                <w:delText>RelationshipToHoH</w:delText>
              </w:r>
            </w:del>
          </w:p>
        </w:tc>
      </w:tr>
      <w:tr w:rsidR="00AF65BA" w:rsidDel="005A642F" w14:paraId="6E3211CD" w14:textId="620A9AF3" w:rsidTr="00DE4A2E">
        <w:trPr>
          <w:cantSplit/>
          <w:trHeight w:val="216"/>
          <w:del w:id="663" w:author="Molly McEvilley" w:date="2020-08-19T07:51:00Z"/>
        </w:trPr>
        <w:tc>
          <w:tcPr>
            <w:tcW w:w="9355" w:type="dxa"/>
          </w:tcPr>
          <w:p w14:paraId="4695718D" w14:textId="77777777" w:rsidR="00AF65BA" w:rsidRPr="00AF370B" w:rsidDel="005A642F" w:rsidRDefault="00AF65BA" w:rsidP="00DE4A2E">
            <w:pPr>
              <w:pStyle w:val="NoSpacing"/>
              <w:rPr>
                <w:del w:id="664" w:author="Molly McEvilley" w:date="2020-08-19T07:51:00Z"/>
              </w:rPr>
            </w:pPr>
            <w:del w:id="665" w:author="Molly McEvilley" w:date="2020-08-19T07:51:00Z">
              <w:r w:rsidRPr="00AF370B" w:rsidDel="005A642F">
                <w:delText>EntryDate</w:delText>
              </w:r>
            </w:del>
          </w:p>
        </w:tc>
      </w:tr>
      <w:tr w:rsidR="00AF65BA" w:rsidDel="005A642F" w14:paraId="56B3867A" w14:textId="268DF99F" w:rsidTr="00AF370B">
        <w:trPr>
          <w:cantSplit/>
          <w:trHeight w:val="216"/>
          <w:del w:id="666" w:author="Molly McEvilley" w:date="2020-08-19T07:51:00Z"/>
        </w:trPr>
        <w:tc>
          <w:tcPr>
            <w:tcW w:w="9355" w:type="dxa"/>
          </w:tcPr>
          <w:p w14:paraId="45AB4644" w14:textId="6C958D1D" w:rsidR="00AF65BA" w:rsidRPr="00AF370B" w:rsidDel="005A642F" w:rsidRDefault="00AF65BA" w:rsidP="00C71837">
            <w:pPr>
              <w:pStyle w:val="NoSpacing"/>
              <w:rPr>
                <w:del w:id="667" w:author="Molly McEvilley" w:date="2020-08-19T07:51:00Z"/>
              </w:rPr>
            </w:pPr>
            <w:del w:id="668" w:author="Molly McEvilley" w:date="2020-08-19T07:51:00Z">
              <w:r w:rsidDel="005A642F">
                <w:delText>MoveInDate</w:delText>
              </w:r>
            </w:del>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r w:rsidR="00AF65BA" w:rsidDel="005A642F" w14:paraId="0225A3F6" w14:textId="6D7B5296" w:rsidTr="00AF370B">
        <w:trPr>
          <w:cantSplit/>
          <w:trHeight w:val="216"/>
          <w:del w:id="669" w:author="Molly McEvilley" w:date="2020-08-19T07:51:00Z"/>
        </w:trPr>
        <w:tc>
          <w:tcPr>
            <w:tcW w:w="9355" w:type="dxa"/>
          </w:tcPr>
          <w:p w14:paraId="0D22911C" w14:textId="6873C2D0" w:rsidR="00AF65BA" w:rsidRPr="00AF370B" w:rsidDel="005A642F" w:rsidRDefault="00AF65BA" w:rsidP="00C71837">
            <w:pPr>
              <w:pStyle w:val="NoSpacing"/>
              <w:rPr>
                <w:del w:id="670" w:author="Molly McEvilley" w:date="2020-08-19T07:51:00Z"/>
              </w:rPr>
            </w:pPr>
            <w:del w:id="671" w:author="Molly McEvilley" w:date="2020-08-19T07:51:00Z">
              <w:r w:rsidDel="005A642F">
                <w:delText>ProjectID</w:delText>
              </w:r>
            </w:del>
          </w:p>
        </w:tc>
      </w:tr>
      <w:tr w:rsidR="00AF65BA" w:rsidDel="005A642F" w14:paraId="20DFB02B" w14:textId="29D0ADA5" w:rsidTr="00AF370B">
        <w:trPr>
          <w:cantSplit/>
          <w:trHeight w:val="216"/>
          <w:del w:id="672" w:author="Molly McEvilley" w:date="2020-08-19T07:51:00Z"/>
        </w:trPr>
        <w:tc>
          <w:tcPr>
            <w:tcW w:w="9355" w:type="dxa"/>
          </w:tcPr>
          <w:p w14:paraId="066D0EDC" w14:textId="339831CF" w:rsidR="00AF65BA" w:rsidRPr="00AF370B" w:rsidDel="005A642F" w:rsidRDefault="00AF65BA" w:rsidP="00C71837">
            <w:pPr>
              <w:pStyle w:val="NoSpacing"/>
              <w:rPr>
                <w:del w:id="673" w:author="Molly McEvilley" w:date="2020-08-19T07:51:00Z"/>
              </w:rPr>
            </w:pPr>
            <w:del w:id="674" w:author="Molly McEvilley" w:date="2020-08-19T07:51:00Z">
              <w:r w:rsidDel="005A642F">
                <w:delText>ProjectType</w:delText>
              </w:r>
            </w:del>
          </w:p>
        </w:tc>
      </w:tr>
      <w:tr w:rsidR="00AF65BA" w:rsidDel="005A642F" w14:paraId="7FAEE399" w14:textId="786D2BED" w:rsidTr="00AF370B">
        <w:trPr>
          <w:cantSplit/>
          <w:trHeight w:val="216"/>
          <w:del w:id="675" w:author="Molly McEvilley" w:date="2020-08-19T07:51:00Z"/>
        </w:trPr>
        <w:tc>
          <w:tcPr>
            <w:tcW w:w="9355" w:type="dxa"/>
          </w:tcPr>
          <w:p w14:paraId="40F7DB8F" w14:textId="6F770E68" w:rsidR="00AF65BA" w:rsidRPr="00AF370B" w:rsidDel="005A642F" w:rsidRDefault="00AF65BA" w:rsidP="00C71837">
            <w:pPr>
              <w:pStyle w:val="NoSpacing"/>
              <w:rPr>
                <w:del w:id="676" w:author="Molly McEvilley" w:date="2020-08-19T07:51:00Z"/>
              </w:rPr>
            </w:pPr>
            <w:del w:id="677" w:author="Molly McEvilley" w:date="2020-08-19T07:51:00Z">
              <w:r w:rsidDel="005A642F">
                <w:delText>TrackingMethod</w:delText>
              </w:r>
            </w:del>
          </w:p>
        </w:tc>
      </w:tr>
      <w:tr w:rsidR="00AF65BA" w:rsidDel="005A642F" w14:paraId="5BA3CA8C" w14:textId="3E0B362E" w:rsidTr="00AF370B">
        <w:trPr>
          <w:cantSplit/>
          <w:trHeight w:val="216"/>
          <w:del w:id="678" w:author="Molly McEvilley" w:date="2020-08-19T07:51:00Z"/>
        </w:trPr>
        <w:tc>
          <w:tcPr>
            <w:tcW w:w="9355" w:type="dxa"/>
          </w:tcPr>
          <w:p w14:paraId="0A864222" w14:textId="140B6F59" w:rsidR="00AF65BA" w:rsidDel="005A642F" w:rsidRDefault="00AF65BA" w:rsidP="00C71837">
            <w:pPr>
              <w:pStyle w:val="NoSpacing"/>
              <w:rPr>
                <w:del w:id="679" w:author="Molly McEvilley" w:date="2020-08-19T07:51:00Z"/>
              </w:rPr>
            </w:pPr>
            <w:del w:id="680" w:author="Molly McEvilley" w:date="2020-08-19T07:51:00Z">
              <w:r w:rsidDel="005A642F">
                <w:delText>ActiveAge</w:delText>
              </w:r>
            </w:del>
          </w:p>
        </w:tc>
      </w:tr>
    </w:tbl>
    <w:p w14:paraId="4F4D831A" w14:textId="18685E30" w:rsidR="004D6E81" w:rsidRPr="006A3016" w:rsidRDefault="004D6E81" w:rsidP="006A3016">
      <w:pPr>
        <w:pStyle w:val="Heading4"/>
      </w:pPr>
      <w:r w:rsidRPr="0088191A">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proofErr w:type="spellStart"/>
            <w:r>
              <w:rPr>
                <w:b/>
                <w:bCs/>
                <w:color w:val="FFFFFF" w:themeColor="background1"/>
              </w:rPr>
              <w:t>tlsa_Enrollment</w:t>
            </w:r>
            <w:proofErr w:type="spellEnd"/>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bl>
    <w:bookmarkEnd w:id="653"/>
    <w:p w14:paraId="1E908E0E" w14:textId="6C399A9F" w:rsidR="008E455B" w:rsidRPr="00A96D77" w:rsidRDefault="008E455B" w:rsidP="006A3016">
      <w:pPr>
        <w:pStyle w:val="Heading3"/>
      </w:pPr>
      <w:r w:rsidRPr="00A96D77">
        <w:lastRenderedPageBreak/>
        <w:t>Logic</w:t>
      </w:r>
    </w:p>
    <w:p w14:paraId="6772F860" w14:textId="6858D08C" w:rsidR="00D6602B" w:rsidRPr="006A3016" w:rsidRDefault="00D6602B">
      <w:pPr>
        <w:pStyle w:val="Heading4"/>
      </w:pPr>
      <w:r w:rsidRPr="0088191A">
        <w:t>Record Selection</w:t>
      </w:r>
    </w:p>
    <w:p w14:paraId="6265282A" w14:textId="0BB2118C" w:rsidR="00736B2E" w:rsidRPr="00736B2E" w:rsidRDefault="007F4F13" w:rsidP="008F2C7B">
      <w:ins w:id="681" w:author="Molly McEvilley" w:date="2020-08-11T12:44:00Z">
        <w:r>
          <w:rPr>
            <w:b/>
            <w:bCs/>
          </w:rPr>
          <w:t>Active</w:t>
        </w:r>
      </w:ins>
      <w:ins w:id="682" w:author="Molly McEvilley" w:date="2020-08-11T12:45:00Z">
        <w:r>
          <w:t xml:space="preserve"> = 1 is set to identify the subset of </w:t>
        </w:r>
      </w:ins>
      <w:del w:id="683" w:author="Molly McEvilley" w:date="2020-08-11T12:45:00Z">
        <w:r w:rsidR="00736B2E" w:rsidDel="007F4F13">
          <w:delText xml:space="preserve">Active </w:delText>
        </w:r>
      </w:del>
      <w:r w:rsidR="00736B2E">
        <w:t>enrollments</w:t>
      </w:r>
      <w:r w:rsidR="00C91919">
        <w:t xml:space="preserve"> in </w:t>
      </w:r>
      <w:proofErr w:type="spellStart"/>
      <w:r w:rsidR="00C91919">
        <w:t>tlsa_Enrollment</w:t>
      </w:r>
      <w:proofErr w:type="spellEnd"/>
      <w:r w:rsidR="00C91919">
        <w:t xml:space="preserve"> </w:t>
      </w:r>
      <w:del w:id="684" w:author="Molly McEvilley" w:date="2020-08-11T12:45:00Z">
        <w:r w:rsidR="00C91919" w:rsidDel="007F4F13">
          <w:delText xml:space="preserve">are those </w:delText>
        </w:r>
      </w:del>
      <w:r w:rsidR="00C91919">
        <w:t>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w:t>
      </w:r>
      <w:proofErr w:type="spellStart"/>
      <w:r>
        <w:t>tlsa</w:t>
      </w:r>
      <w:r w:rsidR="00FC65E4">
        <w:t>_HHID</w:t>
      </w:r>
      <w:proofErr w:type="spellEnd"/>
      <w:r w:rsidR="00535ED2">
        <w:t xml:space="preserve"> (HHID)</w:t>
      </w:r>
      <w:r>
        <w:t xml:space="preserve"> where </w:t>
      </w:r>
      <w:r w:rsidRPr="00C47588">
        <w:rPr>
          <w:b/>
          <w:bCs/>
        </w:rPr>
        <w:t>Active</w:t>
      </w:r>
      <w:r>
        <w:t xml:space="preserve"> = 1</w:t>
      </w:r>
    </w:p>
    <w:p w14:paraId="3820A144" w14:textId="50D7F8E4" w:rsidR="00482327" w:rsidRPr="00DA481E"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61171B20" w14:textId="69918C71" w:rsidR="008E455B" w:rsidRDefault="0098647E" w:rsidP="0088191A">
      <w:pPr>
        <w:pStyle w:val="Heading2"/>
      </w:pPr>
      <w:bookmarkStart w:id="685" w:name="_Toc29188096"/>
      <w:bookmarkStart w:id="686" w:name="_Toc31197136"/>
      <w:bookmarkStart w:id="687" w:name="_Toc29188097"/>
      <w:bookmarkStart w:id="688" w:name="_Toc31197137"/>
      <w:bookmarkStart w:id="689" w:name="_Toc29188098"/>
      <w:bookmarkStart w:id="690" w:name="_Toc31197138"/>
      <w:bookmarkStart w:id="691" w:name="_Toc29188099"/>
      <w:bookmarkStart w:id="692" w:name="_Toc31197139"/>
      <w:bookmarkStart w:id="693" w:name="_Toc29188100"/>
      <w:bookmarkStart w:id="694" w:name="_Toc31197140"/>
      <w:bookmarkStart w:id="695" w:name="_Toc29188101"/>
      <w:bookmarkStart w:id="696" w:name="_Toc31197141"/>
      <w:bookmarkStart w:id="697" w:name="_Toc29188102"/>
      <w:bookmarkStart w:id="698" w:name="_Toc31197142"/>
      <w:bookmarkStart w:id="699" w:name="_Set_Age_Group"/>
      <w:bookmarkStart w:id="700" w:name="_Toc29188104"/>
      <w:bookmarkStart w:id="701" w:name="_Toc31197144"/>
      <w:bookmarkStart w:id="702" w:name="_Set_Household_Type"/>
      <w:bookmarkStart w:id="703" w:name="_Get_Active_Clients"/>
      <w:bookmarkStart w:id="704" w:name="_Toc499543989"/>
      <w:bookmarkStart w:id="705" w:name="_Toc37849761"/>
      <w:bookmarkStart w:id="706" w:name="_Toc38030536"/>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r w:rsidRPr="00C52062">
        <w:t xml:space="preserve">Get Active Clients </w:t>
      </w:r>
      <w:bookmarkEnd w:id="704"/>
      <w:r w:rsidR="00801317">
        <w:t>for LSAPerson</w:t>
      </w:r>
      <w:bookmarkEnd w:id="705"/>
      <w:bookmarkEnd w:id="706"/>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722600" w:rsidRDefault="00722600"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722600" w:rsidRDefault="00722600"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30"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">
                <v:shape id="AutoShape 468" o:spid="_x0000_s1231"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722600" w:rsidRDefault="00722600" w:rsidP="00340046">
                        <w:pPr>
                          <w:pStyle w:val="Style3"/>
                        </w:pPr>
                        <w:r>
                          <w:t>tlsa_Enrollment</w:t>
                        </w:r>
                      </w:p>
                    </w:txbxContent>
                  </v:textbox>
                </v:shape>
                <v:shape id="AutoShape 469" o:spid="_x0000_s1232"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722600" w:rsidRDefault="00722600" w:rsidP="00340046">
                        <w:pPr>
                          <w:pStyle w:val="Style3"/>
                        </w:pPr>
                        <w:r>
                          <w:t>tlsa_Person</w:t>
                        </w:r>
                      </w:p>
                    </w:txbxContent>
                  </v:textbox>
                </v:shape>
                <v:shape id="AutoShape 470" o:spid="_x0000_s1233"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r w:rsidR="00D979B0">
        <w:t xml:space="preserve">tlsa_Person </w:t>
      </w:r>
      <w:r w:rsidRPr="00A6067F">
        <w:t xml:space="preserve">data construct holds one record for each distinct </w:t>
      </w:r>
      <w:r w:rsidRPr="00655B0F">
        <w:rPr>
          <w:i/>
        </w:rPr>
        <w:t>PersonalID</w:t>
      </w:r>
      <w:r w:rsidRPr="00A6067F">
        <w:t xml:space="preserve"> in </w:t>
      </w:r>
      <w:proofErr w:type="spellStart"/>
      <w:r w:rsidR="00C91919">
        <w:t>tlsa_</w:t>
      </w:r>
      <w:r w:rsidRPr="00A6067F">
        <w:t>Enrollment</w:t>
      </w:r>
      <w:proofErr w:type="spellEnd"/>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proofErr w:type="spellStart"/>
            <w:r>
              <w:t>tlsa</w:t>
            </w:r>
            <w:r w:rsidR="004C382D" w:rsidRPr="003C176F">
              <w:t>_Enrollment</w:t>
            </w:r>
            <w:proofErr w:type="spellEnd"/>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r>
              <w:rPr>
                <w:color w:val="FFFFFF" w:themeColor="background1"/>
              </w:rPr>
              <w:t>tlsa_Person</w:t>
            </w:r>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r w:rsidRPr="00C91919">
              <w:rPr>
                <w:b/>
                <w:bCs/>
                <w:iCs/>
              </w:rPr>
              <w:t>PersonalID</w:t>
            </w:r>
            <w:r w:rsidRPr="00C91919">
              <w:rPr>
                <w:iCs/>
              </w:rPr>
              <w:t>s</w:t>
            </w:r>
            <w:r w:rsidRPr="00A6067F">
              <w:rPr>
                <w:rFonts w:cstheme="minorHAnsi"/>
              </w:rPr>
              <w:t xml:space="preserve"> </w:t>
            </w:r>
            <w:proofErr w:type="spellStart"/>
            <w:r w:rsidR="00C91919">
              <w:rPr>
                <w:rFonts w:cstheme="minorHAnsi"/>
              </w:rPr>
              <w:t>tlsa</w:t>
            </w:r>
            <w:r w:rsidRPr="00A6067F">
              <w:rPr>
                <w:rFonts w:cstheme="minorHAnsi"/>
              </w:rPr>
              <w:t>_Enrollment</w:t>
            </w:r>
            <w:proofErr w:type="spellEnd"/>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r w:rsidR="00C91919" w:rsidRPr="00C91919">
              <w:rPr>
                <w:b/>
                <w:bCs/>
                <w:iCs/>
              </w:rPr>
              <w:t>PersonalID</w:t>
            </w:r>
            <w:r w:rsidR="00C91919" w:rsidRPr="00C91919">
              <w:rPr>
                <w:iCs/>
              </w:rPr>
              <w:t>s</w:t>
            </w:r>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r w:rsidRPr="00C9484F">
              <w:rPr>
                <w:b w:val="0"/>
                <w:bCs w:val="0"/>
              </w:rPr>
              <w:t>HoHAdult</w:t>
            </w:r>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r w:rsidRPr="00655B0F">
              <w:rPr>
                <w:b/>
              </w:rPr>
              <w:t>HoHAdult</w:t>
            </w:r>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day</w:t>
            </w:r>
            <w:r w:rsidR="008E48A8">
              <w:rPr>
                <w:rFonts w:cstheme="minorHAnsi"/>
              </w:rPr>
              <w:t>]</w:t>
            </w:r>
            <w:r w:rsidRPr="00A6067F">
              <w:rPr>
                <w:rFonts w:cstheme="minorHAnsi"/>
              </w:rPr>
              <w:t xml:space="preserve">; used </w:t>
            </w:r>
            <w:r>
              <w:rPr>
                <w:rFonts w:cstheme="minorHAnsi"/>
              </w:rPr>
              <w:t xml:space="preserve">to calculate </w:t>
            </w:r>
            <w:proofErr w:type="spellStart"/>
            <w:r w:rsidRPr="003C176F">
              <w:rPr>
                <w:rFonts w:cstheme="minorHAnsi"/>
                <w:b/>
                <w:bCs/>
              </w:rPr>
              <w:t>CHTime</w:t>
            </w:r>
            <w:proofErr w:type="spellEnd"/>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r w:rsidRPr="00655B0F">
              <w:rPr>
                <w:b/>
              </w:rPr>
              <w:t>HoHAdult</w:t>
            </w:r>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proofErr w:type="spellStart"/>
            <w:r w:rsidRPr="003C176F">
              <w:rPr>
                <w:rFonts w:cstheme="minorHAnsi"/>
                <w:b/>
                <w:bCs/>
              </w:rPr>
              <w:t>CHTime</w:t>
            </w:r>
            <w:proofErr w:type="spellEnd"/>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lastRenderedPageBreak/>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r w:rsidRPr="00C9484F">
              <w:rPr>
                <w:b w:val="0"/>
                <w:bCs w:val="0"/>
              </w:rPr>
              <w:t>VetStatus</w:t>
            </w:r>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proofErr w:type="spellStart"/>
            <w:r w:rsidRPr="0073635D">
              <w:rPr>
                <w:b w:val="0"/>
                <w:bCs w:val="0"/>
              </w:rPr>
              <w:t>CHTime</w:t>
            </w:r>
            <w:proofErr w:type="spellEnd"/>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any RRH/PSH EntryDate and the earlier of MoveInDate or ExitDate when </w:t>
            </w:r>
            <w:proofErr w:type="spellStart"/>
            <w:r w:rsidRPr="00FE2511">
              <w:t>LivingSituation</w:t>
            </w:r>
            <w:proofErr w:type="spellEnd"/>
            <w:r w:rsidRPr="00FE2511">
              <w:t xml:space="preserve">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proofErr w:type="spellStart"/>
            <w:r w:rsidRPr="0073635D">
              <w:rPr>
                <w:b w:val="0"/>
                <w:bCs w:val="0"/>
              </w:rPr>
              <w:t>CHTimeStatus</w:t>
            </w:r>
            <w:proofErr w:type="spellEnd"/>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proofErr w:type="spellStart"/>
            <w:r w:rsidRPr="00FE2511">
              <w:rPr>
                <w:b/>
                <w:bCs/>
              </w:rPr>
              <w:t>CHTime</w:t>
            </w:r>
            <w:proofErr w:type="spellEnd"/>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r w:rsidRPr="0073635D">
              <w:rPr>
                <w:b w:val="0"/>
                <w:bCs w:val="0"/>
              </w:rPr>
              <w:t>HoHEST</w:t>
            </w:r>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AD2181"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AD2181" w:rsidRPr="0073635D" w:rsidRDefault="00AD2181" w:rsidP="00A97C36">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an adult</w:t>
            </w:r>
          </w:p>
        </w:tc>
      </w:tr>
      <w:tr w:rsidR="00AD2181" w:rsidRPr="00107D01" w14:paraId="513AF13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HHChronicEST</w:t>
            </w:r>
            <w:proofErr w:type="spellEnd"/>
          </w:p>
        </w:tc>
        <w:tc>
          <w:tcPr>
            <w:tcW w:w="7045" w:type="dxa"/>
          </w:tcPr>
          <w:p w14:paraId="4B9293BF"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shd w:val="clear" w:color="auto" w:fill="auto"/>
          </w:tcPr>
          <w:p w14:paraId="4A4F519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7045" w:type="dxa"/>
          </w:tcPr>
          <w:p w14:paraId="21A17677"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shd w:val="clear" w:color="auto" w:fill="auto"/>
          </w:tcPr>
          <w:p w14:paraId="45CC7D0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7045" w:type="dxa"/>
          </w:tcPr>
          <w:p w14:paraId="4A69C4C1"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shd w:val="clear" w:color="auto" w:fill="auto"/>
          </w:tcPr>
          <w:p w14:paraId="05687874"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7045" w:type="dxa"/>
          </w:tcPr>
          <w:p w14:paraId="1E42D1E3"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shd w:val="clear" w:color="auto" w:fill="auto"/>
          </w:tcPr>
          <w:p w14:paraId="16F563D2"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7045" w:type="dxa"/>
          </w:tcPr>
          <w:p w14:paraId="4B17E534" w14:textId="104B9574"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shd w:val="clear" w:color="auto" w:fill="auto"/>
          </w:tcPr>
          <w:p w14:paraId="646A08E8"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7045" w:type="dxa"/>
          </w:tcPr>
          <w:p w14:paraId="369C249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shd w:val="clear" w:color="auto" w:fill="auto"/>
          </w:tcPr>
          <w:p w14:paraId="58A3E37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HHTypeRRH</w:t>
            </w:r>
            <w:proofErr w:type="spellEnd"/>
          </w:p>
        </w:tc>
        <w:tc>
          <w:tcPr>
            <w:tcW w:w="7045" w:type="dxa"/>
          </w:tcPr>
          <w:p w14:paraId="22A34422"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CBF32F7" w14:textId="77777777" w:rsidR="00AD2181" w:rsidRPr="0073635D" w:rsidRDefault="00AD2181" w:rsidP="00A97C36">
            <w:pPr>
              <w:pStyle w:val="NoSpacing"/>
              <w:rPr>
                <w:rFonts w:cstheme="minorHAnsi"/>
                <w:b w:val="0"/>
                <w:bCs w:val="0"/>
              </w:rPr>
            </w:pPr>
            <w:r w:rsidRPr="0073635D">
              <w:rPr>
                <w:rFonts w:cstheme="minorHAnsi"/>
                <w:b w:val="0"/>
                <w:bCs w:val="0"/>
              </w:rPr>
              <w:t>HoHRRH</w:t>
            </w:r>
          </w:p>
        </w:tc>
        <w:tc>
          <w:tcPr>
            <w:tcW w:w="7045" w:type="dxa"/>
            <w:shd w:val="clear" w:color="auto" w:fill="auto"/>
          </w:tcPr>
          <w:p w14:paraId="1E12F0CB"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AD2181" w:rsidRPr="00107D01" w14:paraId="62297AB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BAC89C0"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AdultRRH</w:t>
            </w:r>
            <w:proofErr w:type="spellEnd"/>
          </w:p>
        </w:tc>
        <w:tc>
          <w:tcPr>
            <w:tcW w:w="7045" w:type="dxa"/>
          </w:tcPr>
          <w:p w14:paraId="752D33CF"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Identifies household types, if any, in which the person was served in an RRH project as an adult</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r w:rsidRPr="0073635D">
              <w:rPr>
                <w:rFonts w:cstheme="minorHAnsi"/>
                <w:b w:val="0"/>
                <w:bCs w:val="0"/>
              </w:rPr>
              <w:t>HoHPSH</w:t>
            </w:r>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AD2181"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PSH project as an adult</w:t>
            </w:r>
          </w:p>
        </w:tc>
      </w:tr>
      <w:tr w:rsidR="00AD2181" w:rsidRPr="00107D01" w14:paraId="26EBA01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shd w:val="clear" w:color="auto" w:fill="auto"/>
          </w:tcPr>
          <w:p w14:paraId="37C8C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HHFleeingDVPSH</w:t>
            </w:r>
            <w:proofErr w:type="spellEnd"/>
          </w:p>
        </w:tc>
        <w:tc>
          <w:tcPr>
            <w:tcW w:w="7045" w:type="dxa"/>
            <w:shd w:val="clear" w:color="auto" w:fill="auto"/>
          </w:tcPr>
          <w:p w14:paraId="0765D4B9"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shd w:val="clear" w:color="auto" w:fill="auto"/>
          </w:tcPr>
          <w:p w14:paraId="763B95DE"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shd w:val="clear" w:color="auto" w:fill="auto"/>
          </w:tcPr>
          <w:p w14:paraId="146D67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shd w:val="clear" w:color="auto" w:fill="auto"/>
          </w:tcPr>
          <w:p w14:paraId="76EFACF0"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lastRenderedPageBreak/>
        <w:t xml:space="preserve">In the intermediate client-level </w:t>
      </w:r>
      <w:r w:rsidR="00D979B0">
        <w:rPr>
          <w:rFonts w:eastAsia="Times New Roman" w:cstheme="minorHAnsi"/>
          <w:szCs w:val="20"/>
        </w:rPr>
        <w:t>tlsa_Person</w:t>
      </w:r>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707" w:name="_Toc506721197"/>
      <w:bookmarkStart w:id="708" w:name="_Toc499543990"/>
      <w:bookmarkStart w:id="709" w:name="_Hlk510689117"/>
    </w:p>
    <w:p w14:paraId="7C089F01" w14:textId="4D1B62B6" w:rsidR="00EC52CD" w:rsidRDefault="003C176F" w:rsidP="0088191A">
      <w:pPr>
        <w:pStyle w:val="Heading2"/>
      </w:pPr>
      <w:bookmarkStart w:id="710" w:name="_LSAPerson_Demographics"/>
      <w:bookmarkStart w:id="711" w:name="_Toc37849762"/>
      <w:bookmarkStart w:id="712" w:name="_Toc38030537"/>
      <w:bookmarkEnd w:id="710"/>
      <w:r>
        <w:t xml:space="preserve">LSAPerson </w:t>
      </w:r>
      <w:r w:rsidR="00876AFA">
        <w:t>Demographics</w:t>
      </w:r>
      <w:bookmarkEnd w:id="707"/>
      <w:bookmarkEnd w:id="708"/>
      <w:bookmarkEnd w:id="711"/>
      <w:bookmarkEnd w:id="712"/>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08F18051">
                <wp:extent cx="5158105" cy="1280160"/>
                <wp:effectExtent l="0" t="0" r="23495" b="15240"/>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1280160"/>
                          <a:chOff x="1115982" y="1101450"/>
                          <a:chExt cx="51582" cy="12801"/>
                        </a:xfrm>
                      </wpg:grpSpPr>
                      <wps:wsp>
                        <wps:cNvPr id="74485824" name="AutoShape 472"/>
                        <wps:cNvSpPr>
                          <a:spLocks noChangeArrowheads="1"/>
                        </wps:cNvSpPr>
                        <wps:spPr bwMode="auto">
                          <a:xfrm>
                            <a:off x="1134993" y="1106022"/>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6327D" w14:textId="77777777" w:rsidR="00722600" w:rsidRDefault="00722600" w:rsidP="00C877A2">
                              <w:pPr>
                                <w:pStyle w:val="Style3"/>
                              </w:pPr>
                              <w:r>
                                <w:t>hmis_Enrollment</w:t>
                              </w:r>
                            </w:p>
                          </w:txbxContent>
                        </wps:txbx>
                        <wps:bodyPr rot="0" vert="horz" wrap="square" lIns="0" tIns="0" rIns="0" bIns="0" anchor="t" anchorCtr="0" upright="1">
                          <a:noAutofit/>
                        </wps:bodyPr>
                      </wps:wsp>
                      <wps:wsp>
                        <wps:cNvPr id="74485825" name="AutoShape 473"/>
                        <wps:cNvSpPr>
                          <a:spLocks noChangeArrowheads="1"/>
                        </wps:cNvSpPr>
                        <wps:spPr bwMode="auto">
                          <a:xfrm>
                            <a:off x="1134993" y="1101988"/>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722600" w:rsidRDefault="00722600" w:rsidP="00C877A2">
                              <w:pPr>
                                <w:pStyle w:val="Style3"/>
                              </w:pPr>
                              <w:r>
                                <w:t>hmis_Client</w:t>
                              </w:r>
                            </w:p>
                          </w:txbxContent>
                        </wps:txbx>
                        <wps:bodyPr rot="0" vert="horz" wrap="square" lIns="0" tIns="0" rIns="0" bIns="0" anchor="t" anchorCtr="0" upright="1">
                          <a:noAutofit/>
                        </wps:bodyPr>
                      </wps:wsp>
                      <wps:wsp>
                        <wps:cNvPr id="74485826" name="AutoShape 474"/>
                        <wps:cNvSpPr>
                          <a:spLocks noChangeArrowheads="1"/>
                        </wps:cNvSpPr>
                        <wps:spPr bwMode="auto">
                          <a:xfrm>
                            <a:off x="1134993" y="1110056"/>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3FEAD" w14:textId="77777777" w:rsidR="00722600" w:rsidRDefault="00722600" w:rsidP="00C877A2">
                              <w:pPr>
                                <w:pStyle w:val="Style3"/>
                              </w:pPr>
                              <w:r>
                                <w:t>hmis_HealthAndDV</w:t>
                              </w:r>
                            </w:p>
                          </w:txbxContent>
                        </wps:txbx>
                        <wps:bodyPr rot="0" vert="horz" wrap="square" lIns="0" tIns="0" rIns="0" bIns="0" anchor="t" anchorCtr="0" upright="1">
                          <a:noAutofit/>
                        </wps:bodyPr>
                      </wps:wsp>
                      <wps:wsp>
                        <wps:cNvPr id="74485827" name="AutoShape 475"/>
                        <wps:cNvSpPr>
                          <a:spLocks/>
                        </wps:cNvSpPr>
                        <wps:spPr bwMode="auto">
                          <a:xfrm flipH="1" flipV="1">
                            <a:off x="1146463" y="1101450"/>
                            <a:ext cx="2469" cy="12802"/>
                          </a:xfrm>
                          <a:prstGeom prst="leftBracket">
                            <a:avLst>
                              <a:gd name="adj" fmla="val 4320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28" name="AutoShape 476"/>
                        <wps:cNvCnPr>
                          <a:cxnSpLocks noChangeShapeType="1"/>
                          <a:stCxn id="74485834" idx="3"/>
                          <a:endCxn id="74485829" idx="1"/>
                        </wps:cNvCnPr>
                        <wps:spPr bwMode="auto">
                          <a:xfrm>
                            <a:off x="1127869" y="1105180"/>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29" name="AutoShape 477"/>
                        <wps:cNvSpPr>
                          <a:spLocks/>
                        </wps:cNvSpPr>
                        <wps:spPr bwMode="auto">
                          <a:xfrm flipV="1">
                            <a:off x="1133691" y="1101450"/>
                            <a:ext cx="2424" cy="12802"/>
                          </a:xfrm>
                          <a:prstGeom prst="leftBracket">
                            <a:avLst>
                              <a:gd name="adj" fmla="val 4401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0" name="AutoShape 478"/>
                        <wps:cNvCnPr>
                          <a:cxnSpLocks noChangeShapeType="1"/>
                          <a:stCxn id="74485827" idx="1"/>
                          <a:endCxn id="74485832" idx="1"/>
                        </wps:cNvCnPr>
                        <wps:spPr bwMode="auto">
                          <a:xfrm>
                            <a:off x="1148932" y="1107851"/>
                            <a:ext cx="674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9" idx="1"/>
                        </wps:cNvCnPr>
                        <wps:spPr bwMode="auto">
                          <a:xfrm flipV="1">
                            <a:off x="1127869" y="1107851"/>
                            <a:ext cx="5822" cy="2671"/>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722600" w:rsidRDefault="00722600"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722600" w:rsidRDefault="00722600"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722600" w:rsidRDefault="00722600"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4" style="width:406.15pt;height:100.8pt;mso-position-horizontal-relative:char;mso-position-vertical-relative:line" coordorigin="11159,11014" coordsize="515,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">
                <v:shape id="AutoShape 472" o:spid="_x0000_s1235" type="#_x0000_t132" style="position:absolute;left:11349;top:11060;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" fillcolor="#dfebf7" strokecolor="#5b9bd5" strokeweight=".5pt">
                  <v:shadow color="black" opacity="0" offset="0,0"/>
                  <v:textbox inset="0,0,0,0">
                    <w:txbxContent>
                      <w:p w14:paraId="5136327D" w14:textId="77777777" w:rsidR="00722600" w:rsidRDefault="00722600" w:rsidP="00C877A2">
                        <w:pPr>
                          <w:pStyle w:val="Style3"/>
                        </w:pPr>
                        <w:r>
                          <w:t>hmis_Enrollment</w:t>
                        </w:r>
                      </w:p>
                    </w:txbxContent>
                  </v:textbox>
                </v:shape>
                <v:shape id="AutoShape 473" o:spid="_x0000_s1236" type="#_x0000_t132" style="position:absolute;left:11349;top:110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722600" w:rsidRDefault="00722600" w:rsidP="00C877A2">
                        <w:pPr>
                          <w:pStyle w:val="Style3"/>
                        </w:pPr>
                        <w:r>
                          <w:t>hmis_Client</w:t>
                        </w:r>
                      </w:p>
                    </w:txbxContent>
                  </v:textbox>
                </v:shape>
                <v:shape id="AutoShape 474" o:spid="_x0000_s1237" type="#_x0000_t132" style="position:absolute;left:11349;top:1110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" fillcolor="#dfebf7" strokecolor="#5b9bd5" strokeweight=".5pt">
                  <v:shadow color="black" opacity="0" offset="0,0"/>
                  <v:textbox inset="0,0,0,0">
                    <w:txbxContent>
                      <w:p w14:paraId="3883FEAD" w14:textId="77777777" w:rsidR="00722600" w:rsidRDefault="00722600" w:rsidP="00C877A2">
                        <w:pPr>
                          <w:pStyle w:val="Style3"/>
                        </w:pPr>
                        <w:r>
                          <w:t>hmis_HealthAndDV</w:t>
                        </w:r>
                      </w:p>
                    </w:txbxContent>
                  </v:textbox>
                </v:shape>
                <v:shape id="AutoShape 475" o:spid="_x0000_s1238" type="#_x0000_t85" style="position:absolute;left:11464;top:11014;width:25;height:128;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" fillcolor="#5b9bd5" strokecolor="black [0]" strokeweight=".5pt">
                  <v:shadow color="black [0]"/>
                  <v:textbox inset="2.88pt,2.88pt,2.88pt,2.88pt"/>
                </v:shape>
                <v:shape id="AutoShape 476" o:spid="_x0000_s1239" type="#_x0000_t38" style="position:absolute;left:11278;top:11051;width:58;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7" o:spid="_x0000_s1240" type="#_x0000_t85" style="position:absolute;left:11336;top:11014;width:25;height:128;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" fillcolor="#5b9bd5" strokecolor="black [0]" strokeweight=".5pt">
                  <v:shadow color="black [0]"/>
                  <v:textbox inset="2.88pt,2.88pt,2.88pt,2.88pt"/>
                </v:shape>
                <v:shape id="AutoShape 478" o:spid="_x0000_s1241" type="#_x0000_t32" style="position:absolute;left:11489;top:11078;width: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" strokecolor="black [0]" strokeweight=".5pt">
                  <v:stroke endarrow="block"/>
                  <v:shadow color="black [0]"/>
                </v:shape>
                <v:shape id="AutoShape 479" o:spid="_x0000_s1242" type="#_x0000_t38" style="position:absolute;left:11278;top:11078;width:58;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43"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722600" w:rsidRDefault="00722600" w:rsidP="00C877A2">
                        <w:pPr>
                          <w:pStyle w:val="Style3"/>
                        </w:pPr>
                        <w:r>
                          <w:t>tlsa_Person</w:t>
                        </w:r>
                      </w:p>
                    </w:txbxContent>
                  </v:textbox>
                </v:shape>
                <v:group id="Group 481" o:spid="_x0000_s1244"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5"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722600" w:rsidRDefault="00722600" w:rsidP="00C95D08">
                          <w:pPr>
                            <w:widowControl w:val="0"/>
                            <w:spacing w:after="0"/>
                            <w:jc w:val="center"/>
                          </w:pPr>
                          <w:r>
                            <w:t>lsa_Report</w:t>
                          </w:r>
                        </w:p>
                      </w:txbxContent>
                    </v:textbox>
                  </v:shape>
                  <v:shape id="AutoShape 483" o:spid="_x0000_s1246"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722600" w:rsidRDefault="00722600"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tlsa_Person</w:t>
      </w:r>
      <w:r w:rsidR="004873DC">
        <w:t xml:space="preserve">. </w:t>
      </w:r>
    </w:p>
    <w:p w14:paraId="5EFBF356" w14:textId="03E8B338" w:rsidR="00CF6CA7" w:rsidRPr="00685B11" w:rsidRDefault="00CF6CA7" w:rsidP="00C877A2">
      <w:r>
        <w:t xml:space="preserve">It uses data in lsa_Report and </w:t>
      </w:r>
      <w:r w:rsidR="00C91919">
        <w:t xml:space="preserve">active </w:t>
      </w:r>
      <w:proofErr w:type="spellStart"/>
      <w:r w:rsidR="00C91919">
        <w:t>tlsa</w:t>
      </w:r>
      <w:r>
        <w:t>_Enrollment</w:t>
      </w:r>
      <w:proofErr w:type="spellEnd"/>
      <w:r>
        <w:t xml:space="preserve"> </w:t>
      </w:r>
      <w:r w:rsidR="00C91919">
        <w:t xml:space="preserve">records </w:t>
      </w:r>
      <w:r>
        <w:t xml:space="preserve">as parameters applied to hmis_Client, </w:t>
      </w:r>
      <w:r w:rsidRPr="00E2612D">
        <w:t>hmis_Enrollment</w:t>
      </w:r>
      <w:r>
        <w:t>, and</w:t>
      </w:r>
      <w:r w:rsidRPr="00E2612D">
        <w:t xml:space="preserve"> hmis_</w:t>
      </w:r>
      <w:r>
        <w:t>HealthAndDV</w:t>
      </w:r>
      <w:r w:rsidR="004873DC">
        <w:t xml:space="preserve">. </w:t>
      </w:r>
      <w:r>
        <w:t>These data are used to set LSA reporting category values in tlsa_Person</w:t>
      </w:r>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r w:rsidRPr="00C9484F">
              <w:rPr>
                <w:b/>
                <w:bCs/>
              </w:rPr>
              <w:t>lsa_Report</w:t>
            </w:r>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proofErr w:type="spellStart"/>
            <w:r>
              <w:rPr>
                <w:b/>
                <w:bCs/>
              </w:rPr>
              <w:t>tlsa_</w:t>
            </w:r>
            <w:r w:rsidR="00FD1AE1" w:rsidRPr="00C9484F">
              <w:rPr>
                <w:b/>
                <w:bCs/>
              </w:rPr>
              <w:t>Enrollment</w:t>
            </w:r>
            <w:proofErr w:type="spellEnd"/>
          </w:p>
        </w:tc>
      </w:tr>
      <w:tr w:rsidR="00FD1AE1" w:rsidRPr="006B4F91" w:rsidDel="00455AC1" w14:paraId="10C25994" w14:textId="2E0D09F8" w:rsidTr="00FD1AE1">
        <w:trPr>
          <w:cantSplit/>
          <w:trHeight w:val="216"/>
          <w:del w:id="713" w:author="Molly McEvilley" w:date="2020-08-19T07:50:00Z"/>
        </w:trPr>
        <w:tc>
          <w:tcPr>
            <w:tcW w:w="9355" w:type="dxa"/>
          </w:tcPr>
          <w:p w14:paraId="7F6683D4" w14:textId="77777777" w:rsidR="00FD1AE1" w:rsidRPr="00FD1AE1" w:rsidDel="00455AC1" w:rsidRDefault="00FD1AE1" w:rsidP="00621D1D">
            <w:pPr>
              <w:pStyle w:val="NoSpacing"/>
              <w:rPr>
                <w:del w:id="714" w:author="Molly McEvilley" w:date="2020-08-19T07:50:00Z"/>
              </w:rPr>
            </w:pPr>
            <w:del w:id="715" w:author="Molly McEvilley" w:date="2020-08-19T07:50:00Z">
              <w:r w:rsidRPr="00FD1AE1" w:rsidDel="00455AC1">
                <w:delText>EnrollmentID</w:delText>
              </w:r>
            </w:del>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112C71D9" w:rsidR="00FD1AE1" w:rsidRPr="00FD1AE1" w:rsidRDefault="00FD1AE1" w:rsidP="00621D1D">
            <w:pPr>
              <w:pStyle w:val="NoSpacing"/>
            </w:pPr>
            <w:del w:id="716" w:author="Molly McEvilley" w:date="2020-08-19T07:48:00Z">
              <w:r w:rsidRPr="00FD1AE1" w:rsidDel="00455AC1">
                <w:delText>AgeGroup</w:delText>
              </w:r>
            </w:del>
            <w:proofErr w:type="spellStart"/>
            <w:ins w:id="717" w:author="Molly McEvilley" w:date="2020-08-19T07:48:00Z">
              <w:r w:rsidR="00455AC1">
                <w:t>ActiveAge</w:t>
              </w:r>
            </w:ins>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r w:rsidRPr="00FD1AE1">
              <w:rPr>
                <w:b/>
                <w:bCs/>
              </w:rPr>
              <w:t>hmis_Client</w:t>
            </w:r>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FD1AE1" w:rsidRPr="006B4F91" w14:paraId="6027BC0E" w14:textId="77777777" w:rsidTr="00FD1AE1">
        <w:trPr>
          <w:cantSplit/>
          <w:trHeight w:val="216"/>
        </w:trPr>
        <w:tc>
          <w:tcPr>
            <w:tcW w:w="9355" w:type="dxa"/>
          </w:tcPr>
          <w:p w14:paraId="45FA3C5D" w14:textId="77777777" w:rsidR="00FD1AE1" w:rsidRPr="00FD1AE1" w:rsidRDefault="00FD1AE1" w:rsidP="00621D1D">
            <w:pPr>
              <w:pStyle w:val="NoSpacing"/>
            </w:pPr>
            <w:bookmarkStart w:id="718" w:name="_Hlk36667540"/>
            <w:r w:rsidRPr="00FD1AE1">
              <w:t>Gender</w:t>
            </w:r>
          </w:p>
        </w:tc>
      </w:tr>
      <w:tr w:rsidR="00FD1AE1" w:rsidRPr="006B4F91" w14:paraId="52E890EE" w14:textId="77777777" w:rsidTr="00FD1AE1">
        <w:trPr>
          <w:cantSplit/>
          <w:trHeight w:val="216"/>
        </w:trPr>
        <w:tc>
          <w:tcPr>
            <w:tcW w:w="9355" w:type="dxa"/>
          </w:tcPr>
          <w:p w14:paraId="6F665866" w14:textId="6AFAD8C7" w:rsidR="00455AC1" w:rsidRPr="00FD1AE1" w:rsidRDefault="00FD1AE1" w:rsidP="00621D1D">
            <w:pPr>
              <w:pStyle w:val="NoSpacing"/>
            </w:pPr>
            <w:del w:id="719" w:author="Molly McEvilley" w:date="2020-08-19T07:48:00Z">
              <w:r w:rsidRPr="00FD1AE1" w:rsidDel="00455AC1">
                <w:delText>Race</w:delText>
              </w:r>
            </w:del>
            <w:proofErr w:type="spellStart"/>
            <w:ins w:id="720" w:author="Molly McEvilley" w:date="2020-08-19T07:48:00Z">
              <w:r w:rsidR="00455AC1">
                <w:t>AmIndAK</w:t>
              </w:r>
            </w:ins>
            <w:ins w:id="721" w:author="Molly McEvilley" w:date="2020-08-19T07:49:00Z">
              <w:r w:rsidR="00455AC1">
                <w:t>Native</w:t>
              </w:r>
            </w:ins>
            <w:proofErr w:type="spellEnd"/>
          </w:p>
        </w:tc>
      </w:tr>
      <w:tr w:rsidR="00455AC1" w:rsidRPr="006B4F91" w14:paraId="68459CC6" w14:textId="77777777" w:rsidTr="00FD1AE1">
        <w:trPr>
          <w:cantSplit/>
          <w:trHeight w:val="216"/>
          <w:ins w:id="722" w:author="Molly McEvilley" w:date="2020-08-19T07:49:00Z"/>
        </w:trPr>
        <w:tc>
          <w:tcPr>
            <w:tcW w:w="9355" w:type="dxa"/>
          </w:tcPr>
          <w:p w14:paraId="0F87D010" w14:textId="3B719B18" w:rsidR="00455AC1" w:rsidRPr="00FD1AE1" w:rsidDel="00455AC1" w:rsidRDefault="00455AC1" w:rsidP="00621D1D">
            <w:pPr>
              <w:pStyle w:val="NoSpacing"/>
              <w:rPr>
                <w:ins w:id="723" w:author="Molly McEvilley" w:date="2020-08-19T07:49:00Z"/>
              </w:rPr>
            </w:pPr>
            <w:ins w:id="724" w:author="Molly McEvilley" w:date="2020-08-19T07:49:00Z">
              <w:r>
                <w:t>Asian</w:t>
              </w:r>
            </w:ins>
          </w:p>
        </w:tc>
      </w:tr>
      <w:tr w:rsidR="00455AC1" w:rsidRPr="006B4F91" w14:paraId="3EC573AC" w14:textId="77777777" w:rsidTr="00FD1AE1">
        <w:trPr>
          <w:cantSplit/>
          <w:trHeight w:val="216"/>
          <w:ins w:id="725" w:author="Molly McEvilley" w:date="2020-08-19T07:49:00Z"/>
        </w:trPr>
        <w:tc>
          <w:tcPr>
            <w:tcW w:w="9355" w:type="dxa"/>
          </w:tcPr>
          <w:p w14:paraId="59702843" w14:textId="6F5AC0CD" w:rsidR="00455AC1" w:rsidRPr="00FD1AE1" w:rsidDel="00455AC1" w:rsidRDefault="00455AC1" w:rsidP="00621D1D">
            <w:pPr>
              <w:pStyle w:val="NoSpacing"/>
              <w:rPr>
                <w:ins w:id="726" w:author="Molly McEvilley" w:date="2020-08-19T07:49:00Z"/>
              </w:rPr>
            </w:pPr>
            <w:proofErr w:type="spellStart"/>
            <w:ins w:id="727" w:author="Molly McEvilley" w:date="2020-08-19T07:49:00Z">
              <w:r>
                <w:t>BlackAfAmerican</w:t>
              </w:r>
              <w:proofErr w:type="spellEnd"/>
            </w:ins>
          </w:p>
        </w:tc>
      </w:tr>
      <w:tr w:rsidR="00455AC1" w:rsidRPr="006B4F91" w14:paraId="17A0111C" w14:textId="77777777" w:rsidTr="00FD1AE1">
        <w:trPr>
          <w:cantSplit/>
          <w:trHeight w:val="216"/>
          <w:ins w:id="728" w:author="Molly McEvilley" w:date="2020-08-19T07:49:00Z"/>
        </w:trPr>
        <w:tc>
          <w:tcPr>
            <w:tcW w:w="9355" w:type="dxa"/>
          </w:tcPr>
          <w:p w14:paraId="5AA8C525" w14:textId="06DA84CC" w:rsidR="00455AC1" w:rsidRPr="00FD1AE1" w:rsidDel="00455AC1" w:rsidRDefault="00455AC1" w:rsidP="00621D1D">
            <w:pPr>
              <w:pStyle w:val="NoSpacing"/>
              <w:rPr>
                <w:ins w:id="729" w:author="Molly McEvilley" w:date="2020-08-19T07:49:00Z"/>
              </w:rPr>
            </w:pPr>
            <w:proofErr w:type="spellStart"/>
            <w:ins w:id="730" w:author="Molly McEvilley" w:date="2020-08-19T07:49:00Z">
              <w:r>
                <w:t>NativeHIOtherPacific</w:t>
              </w:r>
              <w:proofErr w:type="spellEnd"/>
            </w:ins>
          </w:p>
        </w:tc>
      </w:tr>
      <w:tr w:rsidR="00455AC1" w:rsidRPr="006B4F91" w14:paraId="25AEAE8D" w14:textId="77777777" w:rsidTr="00FD1AE1">
        <w:trPr>
          <w:cantSplit/>
          <w:trHeight w:val="216"/>
          <w:ins w:id="731" w:author="Molly McEvilley" w:date="2020-08-19T07:49:00Z"/>
        </w:trPr>
        <w:tc>
          <w:tcPr>
            <w:tcW w:w="9355" w:type="dxa"/>
          </w:tcPr>
          <w:p w14:paraId="7F3EC23E" w14:textId="7BDB228E" w:rsidR="00455AC1" w:rsidRPr="00FD1AE1" w:rsidDel="00455AC1" w:rsidRDefault="00455AC1" w:rsidP="00621D1D">
            <w:pPr>
              <w:pStyle w:val="NoSpacing"/>
              <w:rPr>
                <w:ins w:id="732" w:author="Molly McEvilley" w:date="2020-08-19T07:49:00Z"/>
              </w:rPr>
            </w:pPr>
            <w:ins w:id="733" w:author="Molly McEvilley" w:date="2020-08-19T07:49:00Z">
              <w:r>
                <w:t>White</w:t>
              </w:r>
            </w:ins>
          </w:p>
        </w:tc>
      </w:tr>
      <w:tr w:rsidR="00455AC1" w:rsidRPr="006B4F91" w14:paraId="5237E3C7" w14:textId="77777777" w:rsidTr="00FD1AE1">
        <w:trPr>
          <w:cantSplit/>
          <w:trHeight w:val="216"/>
          <w:ins w:id="734" w:author="Molly McEvilley" w:date="2020-08-19T07:49:00Z"/>
        </w:trPr>
        <w:tc>
          <w:tcPr>
            <w:tcW w:w="9355" w:type="dxa"/>
          </w:tcPr>
          <w:p w14:paraId="298E469E" w14:textId="629A8D60" w:rsidR="00455AC1" w:rsidRPr="00FD1AE1" w:rsidDel="00455AC1" w:rsidRDefault="00455AC1" w:rsidP="00621D1D">
            <w:pPr>
              <w:pStyle w:val="NoSpacing"/>
              <w:rPr>
                <w:ins w:id="735" w:author="Molly McEvilley" w:date="2020-08-19T07:49:00Z"/>
              </w:rPr>
            </w:pPr>
            <w:proofErr w:type="spellStart"/>
            <w:ins w:id="736" w:author="Molly McEvilley" w:date="2020-08-19T07:49:00Z">
              <w:r>
                <w:t>RaceNon</w:t>
              </w:r>
              <w:proofErr w:type="spellEnd"/>
            </w:ins>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proofErr w:type="spellStart"/>
            <w:r w:rsidRPr="00FD1AE1">
              <w:t>VeteranStatus</w:t>
            </w:r>
            <w:proofErr w:type="spellEnd"/>
          </w:p>
        </w:tc>
      </w:tr>
    </w:tbl>
    <w:bookmarkEnd w:id="71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r>
              <w:rPr>
                <w:color w:val="FFFFFF" w:themeColor="background1"/>
              </w:rPr>
              <w:t>tlsa_Person</w:t>
            </w:r>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r w:rsidRPr="008671FA">
              <w:t>HoHAdult</w:t>
            </w:r>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lastRenderedPageBreak/>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r w:rsidRPr="008671FA">
              <w:t>VetStatus</w:t>
            </w:r>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r w:rsidRPr="0088191A">
        <w:t>HoHAdult</w:t>
      </w:r>
    </w:p>
    <w:p w14:paraId="133B67EC" w14:textId="15482184" w:rsidR="006F51AA" w:rsidRPr="00577A54" w:rsidRDefault="00CF23C7" w:rsidP="006F51AA">
      <w:r w:rsidRPr="00CF23C7">
        <w:rPr>
          <w:b/>
        </w:rPr>
        <w:t>HoHAdult</w:t>
      </w:r>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r w:rsidRPr="00CF23C7">
        <w:rPr>
          <w:b/>
        </w:rPr>
        <w:t>HoHAdult</w:t>
      </w:r>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6C1C17E6" w:rsidR="00EC52CD" w:rsidRPr="008743AE" w:rsidRDefault="00EC52CD" w:rsidP="004C2D38">
            <w:pPr>
              <w:pStyle w:val="NoSpacing"/>
            </w:pPr>
            <w:r w:rsidRPr="008743AE">
              <w:t>HMIS Value</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730B23E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1E3BAF9" w14:textId="77777777" w:rsidR="00EC52CD" w:rsidRPr="00577A54" w:rsidRDefault="00EC52CD" w:rsidP="004C2D38">
            <w:pPr>
              <w:pStyle w:val="NoSpacing"/>
            </w:pPr>
            <w:r w:rsidRPr="00577A54">
              <w:t>0</w:t>
            </w:r>
          </w:p>
        </w:tc>
        <w:tc>
          <w:tcPr>
            <w:tcW w:w="3757" w:type="dxa"/>
          </w:tcPr>
          <w:p w14:paraId="2888D20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c>
          <w:tcPr>
            <w:tcW w:w="1373" w:type="dxa"/>
          </w:tcPr>
          <w:p w14:paraId="23EE1BC7"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947" w:type="dxa"/>
          </w:tcPr>
          <w:p w14:paraId="00AC74D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Female</w:t>
            </w:r>
          </w:p>
        </w:tc>
      </w:tr>
      <w:tr w:rsidR="00EC52CD" w:rsidRPr="00107D01" w14:paraId="0DC63106"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D6C95C2" w14:textId="77777777" w:rsidR="00EC52CD" w:rsidRPr="00577A54" w:rsidRDefault="00EC52CD" w:rsidP="004C2D38">
            <w:pPr>
              <w:pStyle w:val="NoSpacing"/>
            </w:pPr>
            <w:r w:rsidRPr="00577A54">
              <w:t>1</w:t>
            </w:r>
          </w:p>
        </w:tc>
        <w:tc>
          <w:tcPr>
            <w:tcW w:w="3757" w:type="dxa"/>
          </w:tcPr>
          <w:p w14:paraId="19B9EDD9"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c>
          <w:tcPr>
            <w:tcW w:w="1373" w:type="dxa"/>
          </w:tcPr>
          <w:p w14:paraId="0CE6646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2</w:t>
            </w:r>
          </w:p>
        </w:tc>
        <w:tc>
          <w:tcPr>
            <w:tcW w:w="2947" w:type="dxa"/>
          </w:tcPr>
          <w:p w14:paraId="7DA7146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Male</w:t>
            </w:r>
          </w:p>
        </w:tc>
      </w:tr>
      <w:tr w:rsidR="00EC52CD" w:rsidRPr="00107D01" w14:paraId="0F097948"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536DDA" w14:textId="77777777" w:rsidR="00EC52CD" w:rsidRPr="00577A54" w:rsidRDefault="00EC52CD" w:rsidP="004C2D38">
            <w:pPr>
              <w:pStyle w:val="NoSpacing"/>
            </w:pPr>
            <w:r w:rsidRPr="00577A54">
              <w:t>2</w:t>
            </w:r>
          </w:p>
        </w:tc>
        <w:tc>
          <w:tcPr>
            <w:tcW w:w="3757" w:type="dxa"/>
          </w:tcPr>
          <w:p w14:paraId="26AA004A"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 Female (MTF or Male to Female)</w:t>
            </w:r>
          </w:p>
        </w:tc>
        <w:tc>
          <w:tcPr>
            <w:tcW w:w="1373" w:type="dxa"/>
          </w:tcPr>
          <w:p w14:paraId="62D9E44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3</w:t>
            </w:r>
          </w:p>
        </w:tc>
        <w:tc>
          <w:tcPr>
            <w:tcW w:w="2947" w:type="dxa"/>
          </w:tcPr>
          <w:p w14:paraId="5C1790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Transgender</w:t>
            </w:r>
          </w:p>
        </w:tc>
      </w:tr>
      <w:tr w:rsidR="00EC52CD" w:rsidRPr="00107D01" w14:paraId="76B64C3C"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97E758D" w14:textId="77777777" w:rsidR="00EC52CD" w:rsidRPr="00577A54" w:rsidRDefault="00EC52CD" w:rsidP="004C2D38">
            <w:pPr>
              <w:pStyle w:val="NoSpacing"/>
            </w:pPr>
            <w:r w:rsidRPr="00577A54">
              <w:t>3</w:t>
            </w:r>
          </w:p>
        </w:tc>
        <w:tc>
          <w:tcPr>
            <w:tcW w:w="3757" w:type="dxa"/>
          </w:tcPr>
          <w:p w14:paraId="03709D7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 Male (FTM or Female to Male)</w:t>
            </w:r>
          </w:p>
        </w:tc>
        <w:tc>
          <w:tcPr>
            <w:tcW w:w="1373" w:type="dxa"/>
          </w:tcPr>
          <w:p w14:paraId="125649E2"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947" w:type="dxa"/>
          </w:tcPr>
          <w:p w14:paraId="135D208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Transgender</w:t>
            </w:r>
          </w:p>
        </w:tc>
      </w:tr>
      <w:tr w:rsidR="00EC52CD" w:rsidRPr="00107D01" w14:paraId="5586F1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A978E89" w14:textId="77777777" w:rsidR="00EC52CD" w:rsidRPr="00577A54" w:rsidRDefault="00EC52CD" w:rsidP="004C2D38">
            <w:pPr>
              <w:pStyle w:val="NoSpacing"/>
            </w:pPr>
            <w:r w:rsidRPr="00577A54">
              <w:t>4</w:t>
            </w:r>
          </w:p>
        </w:tc>
        <w:tc>
          <w:tcPr>
            <w:tcW w:w="3757" w:type="dxa"/>
          </w:tcPr>
          <w:p w14:paraId="3343F79C" w14:textId="2678D2CB"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Gender </w:t>
            </w:r>
            <w:r w:rsidR="000744FD">
              <w:t>n</w:t>
            </w:r>
            <w:r w:rsidRPr="00577A54">
              <w:t>on-</w:t>
            </w:r>
            <w:r w:rsidR="000744FD">
              <w:t>c</w:t>
            </w:r>
            <w:r w:rsidRPr="00577A54">
              <w:t>onforming</w:t>
            </w:r>
          </w:p>
        </w:tc>
        <w:tc>
          <w:tcPr>
            <w:tcW w:w="1373" w:type="dxa"/>
          </w:tcPr>
          <w:p w14:paraId="517EED5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947" w:type="dxa"/>
          </w:tcPr>
          <w:p w14:paraId="0D642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Gender non-conforming</w:t>
            </w:r>
          </w:p>
        </w:tc>
      </w:tr>
      <w:tr w:rsidR="00EC52CD" w:rsidRPr="00107D01" w14:paraId="7DF11D8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34F1390F" w14:textId="77777777" w:rsidR="00EC52CD" w:rsidRPr="00577A54" w:rsidRDefault="00EC52CD" w:rsidP="004C2D38">
            <w:pPr>
              <w:pStyle w:val="NoSpacing"/>
            </w:pPr>
            <w:r w:rsidRPr="00577A54">
              <w:t>8</w:t>
            </w:r>
          </w:p>
        </w:tc>
        <w:tc>
          <w:tcPr>
            <w:tcW w:w="3757" w:type="dxa"/>
          </w:tcPr>
          <w:p w14:paraId="2526C06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73" w:type="dxa"/>
          </w:tcPr>
          <w:p w14:paraId="5AB0F67B"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947" w:type="dxa"/>
          </w:tcPr>
          <w:p w14:paraId="51ECA134"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22B74084"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606DBD9" w14:textId="77777777" w:rsidR="00EC52CD" w:rsidRPr="00577A54" w:rsidRDefault="00EC52CD" w:rsidP="004C2D38">
            <w:pPr>
              <w:pStyle w:val="NoSpacing"/>
            </w:pPr>
            <w:r w:rsidRPr="00577A54">
              <w:t>9</w:t>
            </w:r>
          </w:p>
        </w:tc>
        <w:tc>
          <w:tcPr>
            <w:tcW w:w="3757" w:type="dxa"/>
          </w:tcPr>
          <w:p w14:paraId="702CEDF8"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refused</w:t>
            </w:r>
          </w:p>
        </w:tc>
        <w:tc>
          <w:tcPr>
            <w:tcW w:w="1373" w:type="dxa"/>
          </w:tcPr>
          <w:p w14:paraId="06B230A5"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7D00CCA1"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190CF79F"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B32BD86" w14:textId="77777777" w:rsidR="00EC52CD" w:rsidRPr="00577A54" w:rsidRDefault="00EC52CD" w:rsidP="004C2D38">
            <w:pPr>
              <w:pStyle w:val="NoSpacing"/>
            </w:pPr>
            <w:r w:rsidRPr="00577A54">
              <w:t>(any other)</w:t>
            </w:r>
          </w:p>
        </w:tc>
        <w:tc>
          <w:tcPr>
            <w:tcW w:w="3757" w:type="dxa"/>
          </w:tcPr>
          <w:p w14:paraId="149DB904" w14:textId="6A2ED5C6"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Any other, including </w:t>
            </w:r>
            <w:r w:rsidR="00143E83">
              <w:t>NULL</w:t>
            </w:r>
          </w:p>
        </w:tc>
        <w:tc>
          <w:tcPr>
            <w:tcW w:w="1373" w:type="dxa"/>
          </w:tcPr>
          <w:p w14:paraId="01CF815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99</w:t>
            </w:r>
          </w:p>
        </w:tc>
        <w:tc>
          <w:tcPr>
            <w:tcW w:w="2947" w:type="dxa"/>
          </w:tcPr>
          <w:p w14:paraId="10A15A2C"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Missing/invalid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r w:rsidRPr="00CF23C7">
        <w:rPr>
          <w:b/>
        </w:rPr>
        <w:t>HoHAdult</w:t>
      </w:r>
      <w:r w:rsidRPr="00137259">
        <w:rPr>
          <w:b/>
        </w:rPr>
        <w:t xml:space="preserve"> </w:t>
      </w:r>
      <w:r w:rsidRPr="00577A54">
        <w:t>= 0)</w:t>
      </w:r>
      <w:r w:rsidRPr="00A6067F">
        <w:t>.</w:t>
      </w:r>
    </w:p>
    <w:p w14:paraId="4CF36536" w14:textId="77777777" w:rsidR="00F6733C" w:rsidRPr="00A6067F"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70"/>
        <w:gridCol w:w="719"/>
        <w:gridCol w:w="3511"/>
      </w:tblGrid>
      <w:tr w:rsidR="00F05000" w:rsidRPr="00107D01" w14:paraId="2CA4CE9F" w14:textId="77777777" w:rsidTr="00B06F6B">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307EA6CE" w14:textId="77777777" w:rsidR="00F6733C" w:rsidRPr="008743AE" w:rsidRDefault="00F6733C" w:rsidP="00C01EB1">
            <w:pPr>
              <w:pStyle w:val="NoSpacing"/>
            </w:pPr>
            <w:r w:rsidRPr="008743AE">
              <w:t>Priority</w:t>
            </w:r>
          </w:p>
        </w:tc>
        <w:tc>
          <w:tcPr>
            <w:tcW w:w="2344" w:type="pct"/>
          </w:tcPr>
          <w:p w14:paraId="05D1ECAE" w14:textId="77777777" w:rsidR="00F6733C" w:rsidRPr="008743AE" w:rsidRDefault="00F6733C" w:rsidP="00C01EB1">
            <w:pPr>
              <w:pStyle w:val="NoSpacing"/>
            </w:pPr>
            <w:r w:rsidRPr="008743AE">
              <w:t xml:space="preserve">HMIS Race Values </w:t>
            </w:r>
          </w:p>
        </w:tc>
        <w:tc>
          <w:tcPr>
            <w:tcW w:w="377" w:type="pct"/>
          </w:tcPr>
          <w:p w14:paraId="61717965" w14:textId="77777777" w:rsidR="00F6733C" w:rsidRPr="00107D01" w:rsidRDefault="00F6733C" w:rsidP="00C01EB1">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41" w:type="pct"/>
          </w:tcPr>
          <w:p w14:paraId="594AFBA5" w14:textId="77777777" w:rsidR="00F6733C" w:rsidRPr="008743AE" w:rsidRDefault="00F6733C" w:rsidP="00C01EB1">
            <w:pPr>
              <w:pStyle w:val="NoSpacing"/>
            </w:pPr>
            <w:r w:rsidRPr="008743AE">
              <w:t>LSA Category</w:t>
            </w:r>
          </w:p>
        </w:tc>
      </w:tr>
      <w:tr w:rsidR="00F05000" w:rsidRPr="00107D01" w14:paraId="6EE3262E"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49976FE5" w14:textId="77777777" w:rsidR="00F6733C" w:rsidRPr="00577A54" w:rsidRDefault="00F6733C" w:rsidP="00C01EB1">
            <w:pPr>
              <w:pStyle w:val="NoSpacing"/>
            </w:pPr>
            <w:r w:rsidRPr="00577A54">
              <w:t>1</w:t>
            </w:r>
          </w:p>
        </w:tc>
        <w:tc>
          <w:tcPr>
            <w:tcW w:w="2344" w:type="pct"/>
          </w:tcPr>
          <w:p w14:paraId="51AC7EA1" w14:textId="77777777" w:rsidR="00F6733C" w:rsidRPr="00577A54" w:rsidRDefault="00F6733C" w:rsidP="00C01EB1">
            <w:pPr>
              <w:pStyle w:val="NoSpacing"/>
            </w:pPr>
            <w:r w:rsidRPr="00577A54">
              <w:t>Regardless of any other data</w:t>
            </w:r>
          </w:p>
          <w:p w14:paraId="6182C98B" w14:textId="77777777" w:rsidR="00F6733C" w:rsidRPr="00107D01" w:rsidRDefault="00F6733C" w:rsidP="00C01EB1">
            <w:pPr>
              <w:pStyle w:val="NoSpacing"/>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t xml:space="preserve"> (8) or </w:t>
            </w:r>
            <w:r w:rsidRPr="00655B0F">
              <w:rPr>
                <w:i/>
              </w:rPr>
              <w:t>Client refused</w:t>
            </w:r>
            <w:r w:rsidRPr="00A6067F">
              <w:t xml:space="preserve"> (9)</w:t>
            </w:r>
          </w:p>
        </w:tc>
        <w:tc>
          <w:tcPr>
            <w:tcW w:w="377" w:type="pct"/>
          </w:tcPr>
          <w:p w14:paraId="717AB847" w14:textId="77777777" w:rsidR="00F6733C" w:rsidRPr="00577A54" w:rsidRDefault="00F6733C" w:rsidP="00C01EB1">
            <w:pPr>
              <w:pStyle w:val="NoSpacing"/>
            </w:pPr>
            <w:r w:rsidRPr="00577A54">
              <w:t>98</w:t>
            </w:r>
          </w:p>
        </w:tc>
        <w:tc>
          <w:tcPr>
            <w:tcW w:w="1841" w:type="pct"/>
          </w:tcPr>
          <w:p w14:paraId="0BFC7362" w14:textId="77777777" w:rsidR="00F6733C" w:rsidRPr="00577A54" w:rsidRDefault="00F6733C" w:rsidP="00C01EB1">
            <w:pPr>
              <w:pStyle w:val="NoSpacing"/>
            </w:pPr>
            <w:r w:rsidRPr="00577A54">
              <w:t xml:space="preserve">Client </w:t>
            </w:r>
            <w:proofErr w:type="gramStart"/>
            <w:r w:rsidRPr="00577A54">
              <w:t>doesn't</w:t>
            </w:r>
            <w:proofErr w:type="gramEnd"/>
            <w:r w:rsidRPr="00577A54">
              <w:t xml:space="preserve"> know/refused</w:t>
            </w:r>
          </w:p>
        </w:tc>
      </w:tr>
      <w:tr w:rsidR="00F05000" w:rsidRPr="00107D01" w14:paraId="4830BE8F"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1B3C99AA" w14:textId="77777777" w:rsidR="00F6733C" w:rsidRPr="00577A54" w:rsidRDefault="00F6733C" w:rsidP="00C01EB1">
            <w:pPr>
              <w:pStyle w:val="NoSpacing"/>
            </w:pPr>
            <w:r w:rsidRPr="00577A54">
              <w:t>2</w:t>
            </w:r>
          </w:p>
        </w:tc>
        <w:tc>
          <w:tcPr>
            <w:tcW w:w="2344" w:type="pct"/>
          </w:tcPr>
          <w:p w14:paraId="7EDFD869" w14:textId="77777777" w:rsidR="00F6733C" w:rsidRPr="00577A54" w:rsidRDefault="00F6733C" w:rsidP="00C01EB1">
            <w:pPr>
              <w:pStyle w:val="NoSpacing"/>
            </w:pPr>
            <w:r w:rsidRPr="00577A54">
              <w:t xml:space="preserve">Regardless of any other race data </w:t>
            </w:r>
          </w:p>
          <w:p w14:paraId="6C7E2330" w14:textId="2843CF83" w:rsidR="00F6733C" w:rsidRPr="00107D01" w:rsidRDefault="00F6733C" w:rsidP="00C01EB1">
            <w:pPr>
              <w:pStyle w:val="NoSpacing"/>
              <w:rPr>
                <w:rFonts w:ascii="Open Sans" w:hAnsi="Open Sans" w:cs="Open Sans"/>
              </w:rPr>
            </w:pPr>
            <w:r w:rsidRPr="00655B0F">
              <w:rPr>
                <w:i/>
              </w:rPr>
              <w:t>Data not collected</w:t>
            </w:r>
            <w:r w:rsidRPr="00A6067F">
              <w:t xml:space="preserve"> (99) or </w:t>
            </w:r>
            <w:r w:rsidR="00143E83">
              <w:t>NULL</w:t>
            </w:r>
          </w:p>
        </w:tc>
        <w:tc>
          <w:tcPr>
            <w:tcW w:w="377" w:type="pct"/>
          </w:tcPr>
          <w:p w14:paraId="3E18C9C5" w14:textId="77777777" w:rsidR="00F6733C" w:rsidRPr="00577A54" w:rsidRDefault="00F6733C" w:rsidP="00C01EB1">
            <w:pPr>
              <w:pStyle w:val="NoSpacing"/>
            </w:pPr>
            <w:r w:rsidRPr="00577A54">
              <w:t>99</w:t>
            </w:r>
          </w:p>
        </w:tc>
        <w:tc>
          <w:tcPr>
            <w:tcW w:w="1841" w:type="pct"/>
          </w:tcPr>
          <w:p w14:paraId="5801629B" w14:textId="77777777" w:rsidR="00F6733C" w:rsidRPr="00577A54" w:rsidRDefault="00F6733C" w:rsidP="00C01EB1">
            <w:pPr>
              <w:pStyle w:val="NoSpacing"/>
            </w:pPr>
            <w:r w:rsidRPr="00577A54">
              <w:t>Missing/invalid</w:t>
            </w:r>
          </w:p>
        </w:tc>
      </w:tr>
      <w:tr w:rsidR="00F05000" w:rsidRPr="00107D01" w14:paraId="65A332A3"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110B3D28" w14:textId="77777777" w:rsidR="00F6733C" w:rsidRPr="00577A54" w:rsidRDefault="00F6733C" w:rsidP="00C01EB1">
            <w:pPr>
              <w:pStyle w:val="NoSpacing"/>
            </w:pPr>
            <w:r w:rsidRPr="00577A54">
              <w:t>3</w:t>
            </w:r>
          </w:p>
        </w:tc>
        <w:tc>
          <w:tcPr>
            <w:tcW w:w="2344" w:type="pct"/>
          </w:tcPr>
          <w:p w14:paraId="7735ECC3" w14:textId="77777777" w:rsidR="00F6733C" w:rsidRPr="00107D01" w:rsidRDefault="00F6733C" w:rsidP="00C01EB1">
            <w:pPr>
              <w:pStyle w:val="NoSpacing"/>
              <w:rPr>
                <w:rFonts w:ascii="Open Sans" w:hAnsi="Open Sans" w:cs="Open Sans"/>
              </w:rPr>
            </w:pPr>
            <w:r w:rsidRPr="00A6067F">
              <w:t xml:space="preserve">Two or more </w:t>
            </w:r>
            <w:r w:rsidRPr="00655B0F">
              <w:rPr>
                <w:i/>
              </w:rPr>
              <w:t>Race</w:t>
            </w:r>
            <w:r w:rsidRPr="00A6067F">
              <w:t xml:space="preserve"> values selected</w:t>
            </w:r>
          </w:p>
        </w:tc>
        <w:tc>
          <w:tcPr>
            <w:tcW w:w="377" w:type="pct"/>
          </w:tcPr>
          <w:p w14:paraId="6AC8EEBF" w14:textId="77777777" w:rsidR="00F6733C" w:rsidRPr="00577A54" w:rsidRDefault="00F6733C" w:rsidP="00C01EB1">
            <w:pPr>
              <w:pStyle w:val="NoSpacing"/>
            </w:pPr>
            <w:r w:rsidRPr="00577A54">
              <w:t>6</w:t>
            </w:r>
          </w:p>
        </w:tc>
        <w:tc>
          <w:tcPr>
            <w:tcW w:w="1841" w:type="pct"/>
          </w:tcPr>
          <w:p w14:paraId="397C039B" w14:textId="77777777" w:rsidR="00F6733C" w:rsidRPr="00577A54" w:rsidRDefault="00F6733C" w:rsidP="00C01EB1">
            <w:pPr>
              <w:pStyle w:val="NoSpacing"/>
            </w:pPr>
            <w:r w:rsidRPr="00577A54">
              <w:t>Multiple Races</w:t>
            </w:r>
          </w:p>
        </w:tc>
      </w:tr>
      <w:tr w:rsidR="00F05000" w:rsidRPr="00107D01" w14:paraId="0AE0F1E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0DA958B" w14:textId="77777777" w:rsidR="00F6733C" w:rsidRPr="00577A54" w:rsidRDefault="00F6733C" w:rsidP="00C01EB1">
            <w:pPr>
              <w:pStyle w:val="NoSpacing"/>
            </w:pPr>
            <w:r w:rsidRPr="00577A54">
              <w:t>4</w:t>
            </w:r>
          </w:p>
        </w:tc>
        <w:tc>
          <w:tcPr>
            <w:tcW w:w="2344" w:type="pct"/>
          </w:tcPr>
          <w:p w14:paraId="1CA7D8C7" w14:textId="6B7C127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(only)</w:t>
            </w:r>
            <w:r w:rsidRPr="00A6067F">
              <w:t xml:space="preserve"> and Ethnicity &lt;&gt; 1 </w:t>
            </w:r>
          </w:p>
        </w:tc>
        <w:tc>
          <w:tcPr>
            <w:tcW w:w="377" w:type="pct"/>
          </w:tcPr>
          <w:p w14:paraId="6E34179E" w14:textId="77777777" w:rsidR="00F6733C" w:rsidRPr="00577A54" w:rsidRDefault="00F6733C" w:rsidP="00C01EB1">
            <w:pPr>
              <w:pStyle w:val="NoSpacing"/>
            </w:pPr>
            <w:r w:rsidRPr="00577A54">
              <w:t>0</w:t>
            </w:r>
          </w:p>
        </w:tc>
        <w:tc>
          <w:tcPr>
            <w:tcW w:w="1841" w:type="pct"/>
          </w:tcPr>
          <w:p w14:paraId="5F7AF39F" w14:textId="77777777" w:rsidR="00F6733C" w:rsidRPr="00577A54" w:rsidRDefault="00F6733C" w:rsidP="00C01EB1">
            <w:pPr>
              <w:pStyle w:val="NoSpacing"/>
            </w:pPr>
            <w:r w:rsidRPr="00577A54">
              <w:t>White, non-Hispanic/Latino</w:t>
            </w:r>
          </w:p>
        </w:tc>
      </w:tr>
      <w:tr w:rsidR="00F05000" w:rsidRPr="00107D01" w14:paraId="3DD360B4"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2AD0E45" w14:textId="77777777" w:rsidR="00F6733C" w:rsidRPr="00577A54" w:rsidRDefault="00F6733C" w:rsidP="00C01EB1">
            <w:pPr>
              <w:pStyle w:val="NoSpacing"/>
            </w:pPr>
            <w:r w:rsidRPr="00577A54">
              <w:t>4</w:t>
            </w:r>
          </w:p>
        </w:tc>
        <w:tc>
          <w:tcPr>
            <w:tcW w:w="2344" w:type="pct"/>
          </w:tcPr>
          <w:p w14:paraId="740967B9" w14:textId="11DC3C90" w:rsidR="00F6733C" w:rsidRPr="00107D01" w:rsidRDefault="00F6733C" w:rsidP="00C01EB1">
            <w:pPr>
              <w:pStyle w:val="NoSpacing"/>
              <w:rPr>
                <w:rFonts w:ascii="Open Sans" w:hAnsi="Open Sans" w:cs="Open Sans"/>
              </w:rPr>
            </w:pPr>
            <w:r w:rsidRPr="00655B0F">
              <w:rPr>
                <w:i/>
              </w:rPr>
              <w:t>White</w:t>
            </w:r>
            <w:r w:rsidRPr="00A6067F">
              <w:t xml:space="preserve"> (5) </w:t>
            </w:r>
            <w:r w:rsidR="00F05000">
              <w:t xml:space="preserve">(only) </w:t>
            </w:r>
            <w:r w:rsidRPr="00A6067F">
              <w:t>and Ethnicity = 1 (Hispanic/Latino)</w:t>
            </w:r>
          </w:p>
        </w:tc>
        <w:tc>
          <w:tcPr>
            <w:tcW w:w="377" w:type="pct"/>
          </w:tcPr>
          <w:p w14:paraId="27DD0B63" w14:textId="77777777" w:rsidR="00F6733C" w:rsidRPr="00577A54" w:rsidRDefault="00F6733C" w:rsidP="00C01EB1">
            <w:pPr>
              <w:pStyle w:val="NoSpacing"/>
            </w:pPr>
            <w:r w:rsidRPr="00577A54">
              <w:t>1</w:t>
            </w:r>
          </w:p>
        </w:tc>
        <w:tc>
          <w:tcPr>
            <w:tcW w:w="1841" w:type="pct"/>
          </w:tcPr>
          <w:p w14:paraId="660A8D16" w14:textId="77777777" w:rsidR="00F6733C" w:rsidRPr="00577A54" w:rsidRDefault="00F6733C" w:rsidP="00C01EB1">
            <w:pPr>
              <w:pStyle w:val="NoSpacing"/>
            </w:pPr>
            <w:r w:rsidRPr="00577A54">
              <w:t>White, Hispanic/Latino</w:t>
            </w:r>
          </w:p>
        </w:tc>
      </w:tr>
      <w:tr w:rsidR="00F05000" w:rsidRPr="00107D01" w14:paraId="4BFE88A3"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131BFD1" w14:textId="77777777" w:rsidR="00F6733C" w:rsidRPr="00577A54" w:rsidRDefault="00F6733C" w:rsidP="00C01EB1">
            <w:pPr>
              <w:pStyle w:val="NoSpacing"/>
            </w:pPr>
            <w:r w:rsidRPr="00577A54">
              <w:t>4</w:t>
            </w:r>
          </w:p>
        </w:tc>
        <w:tc>
          <w:tcPr>
            <w:tcW w:w="2344" w:type="pct"/>
          </w:tcPr>
          <w:p w14:paraId="1C989A62" w14:textId="732B9257" w:rsidR="00F6733C" w:rsidRPr="00107D01" w:rsidRDefault="00F6733C" w:rsidP="00C01EB1">
            <w:pPr>
              <w:pStyle w:val="NoSpacing"/>
              <w:rPr>
                <w:rFonts w:ascii="Open Sans" w:hAnsi="Open Sans" w:cs="Open Sans"/>
                <w:i/>
              </w:rPr>
            </w:pPr>
            <w:r w:rsidRPr="00655B0F">
              <w:rPr>
                <w:i/>
              </w:rPr>
              <w:t>Black or African American</w:t>
            </w:r>
            <w:r w:rsidRPr="00A6067F">
              <w:t xml:space="preserve"> (3) </w:t>
            </w:r>
            <w:r w:rsidR="00F05000">
              <w:t>(only)</w:t>
            </w:r>
          </w:p>
        </w:tc>
        <w:tc>
          <w:tcPr>
            <w:tcW w:w="377" w:type="pct"/>
          </w:tcPr>
          <w:p w14:paraId="256752FB" w14:textId="77777777" w:rsidR="00F6733C" w:rsidRPr="00577A54" w:rsidRDefault="00F6733C" w:rsidP="00C01EB1">
            <w:pPr>
              <w:pStyle w:val="NoSpacing"/>
            </w:pPr>
            <w:r w:rsidRPr="00577A54">
              <w:t>2</w:t>
            </w:r>
          </w:p>
        </w:tc>
        <w:tc>
          <w:tcPr>
            <w:tcW w:w="1841" w:type="pct"/>
          </w:tcPr>
          <w:p w14:paraId="07E73590" w14:textId="77777777" w:rsidR="00F6733C" w:rsidRPr="00577A54" w:rsidRDefault="00F6733C" w:rsidP="00C01EB1">
            <w:pPr>
              <w:pStyle w:val="NoSpacing"/>
            </w:pPr>
            <w:r w:rsidRPr="00577A54">
              <w:t xml:space="preserve">Black or African American </w:t>
            </w:r>
          </w:p>
        </w:tc>
      </w:tr>
      <w:tr w:rsidR="00F05000" w:rsidRPr="00107D01" w14:paraId="453AD417"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7ECCBF4F" w14:textId="77777777" w:rsidR="00F6733C" w:rsidRPr="00577A54" w:rsidRDefault="00F6733C" w:rsidP="00C01EB1">
            <w:pPr>
              <w:pStyle w:val="NoSpacing"/>
            </w:pPr>
            <w:r w:rsidRPr="00577A54">
              <w:lastRenderedPageBreak/>
              <w:t>4</w:t>
            </w:r>
          </w:p>
        </w:tc>
        <w:tc>
          <w:tcPr>
            <w:tcW w:w="2344" w:type="pct"/>
          </w:tcPr>
          <w:p w14:paraId="0FD441B3" w14:textId="699A0784" w:rsidR="00F6733C" w:rsidRPr="00107D01" w:rsidRDefault="00F6733C" w:rsidP="00C01EB1">
            <w:pPr>
              <w:pStyle w:val="NoSpacing"/>
              <w:rPr>
                <w:rFonts w:ascii="Open Sans" w:hAnsi="Open Sans" w:cs="Open Sans"/>
              </w:rPr>
            </w:pPr>
            <w:r w:rsidRPr="00655B0F">
              <w:rPr>
                <w:i/>
              </w:rPr>
              <w:t>Asian</w:t>
            </w:r>
            <w:r w:rsidRPr="00A6067F">
              <w:t xml:space="preserve"> (2) </w:t>
            </w:r>
            <w:r w:rsidR="00F05000">
              <w:t>(only)</w:t>
            </w:r>
          </w:p>
        </w:tc>
        <w:tc>
          <w:tcPr>
            <w:tcW w:w="377" w:type="pct"/>
          </w:tcPr>
          <w:p w14:paraId="5CE91737" w14:textId="77777777" w:rsidR="00F6733C" w:rsidRPr="00577A54" w:rsidRDefault="00F6733C" w:rsidP="00C01EB1">
            <w:pPr>
              <w:pStyle w:val="NoSpacing"/>
            </w:pPr>
            <w:r w:rsidRPr="00577A54">
              <w:t>3</w:t>
            </w:r>
          </w:p>
        </w:tc>
        <w:tc>
          <w:tcPr>
            <w:tcW w:w="1841" w:type="pct"/>
          </w:tcPr>
          <w:p w14:paraId="752C72BE" w14:textId="77777777" w:rsidR="00F6733C" w:rsidRPr="00577A54" w:rsidRDefault="00F6733C" w:rsidP="00C01EB1">
            <w:pPr>
              <w:pStyle w:val="NoSpacing"/>
            </w:pPr>
            <w:r w:rsidRPr="00577A54">
              <w:t xml:space="preserve">Asian </w:t>
            </w:r>
          </w:p>
        </w:tc>
      </w:tr>
      <w:tr w:rsidR="00F05000" w:rsidRPr="00107D01" w14:paraId="451AF5F8" w14:textId="77777777" w:rsidTr="00B06F6B">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E753F0" w14:textId="77777777" w:rsidR="00F6733C" w:rsidRPr="00577A54" w:rsidRDefault="00F6733C" w:rsidP="00C01EB1">
            <w:pPr>
              <w:pStyle w:val="NoSpacing"/>
            </w:pPr>
            <w:r w:rsidRPr="00577A54">
              <w:t>4</w:t>
            </w:r>
          </w:p>
        </w:tc>
        <w:tc>
          <w:tcPr>
            <w:tcW w:w="2344" w:type="pct"/>
          </w:tcPr>
          <w:p w14:paraId="518C195E" w14:textId="551F5328" w:rsidR="00F6733C" w:rsidRPr="00107D01" w:rsidRDefault="00F6733C" w:rsidP="00C01EB1">
            <w:pPr>
              <w:pStyle w:val="NoSpacing"/>
              <w:rPr>
                <w:rFonts w:ascii="Open Sans" w:hAnsi="Open Sans" w:cs="Open Sans"/>
              </w:rPr>
            </w:pPr>
            <w:r w:rsidRPr="00655B0F">
              <w:rPr>
                <w:i/>
              </w:rPr>
              <w:t>American Indian or Alaska Native</w:t>
            </w:r>
            <w:r w:rsidRPr="00A6067F">
              <w:t xml:space="preserve"> (1) </w:t>
            </w:r>
            <w:r w:rsidR="00F05000">
              <w:t>(only)</w:t>
            </w:r>
            <w:r w:rsidRPr="00A6067F">
              <w:t xml:space="preserve"> </w:t>
            </w:r>
          </w:p>
        </w:tc>
        <w:tc>
          <w:tcPr>
            <w:tcW w:w="377" w:type="pct"/>
          </w:tcPr>
          <w:p w14:paraId="06B61CAB" w14:textId="77777777" w:rsidR="00F6733C" w:rsidRPr="00577A54" w:rsidRDefault="00F6733C" w:rsidP="00C01EB1">
            <w:pPr>
              <w:pStyle w:val="NoSpacing"/>
            </w:pPr>
            <w:r w:rsidRPr="00577A54">
              <w:t>4</w:t>
            </w:r>
          </w:p>
        </w:tc>
        <w:tc>
          <w:tcPr>
            <w:tcW w:w="1841" w:type="pct"/>
          </w:tcPr>
          <w:p w14:paraId="137686B8" w14:textId="77777777" w:rsidR="00F6733C" w:rsidRPr="00577A54" w:rsidRDefault="00F6733C" w:rsidP="00C01EB1">
            <w:pPr>
              <w:pStyle w:val="NoSpacing"/>
            </w:pPr>
            <w:r w:rsidRPr="00577A54">
              <w:t xml:space="preserve">American Indian or Alaska Native </w:t>
            </w:r>
          </w:p>
        </w:tc>
      </w:tr>
      <w:tr w:rsidR="00F05000" w:rsidRPr="00107D01" w14:paraId="3D421CDC" w14:textId="77777777" w:rsidTr="00B06F6B">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365AFC9E" w14:textId="77777777" w:rsidR="00F6733C" w:rsidRPr="00577A54" w:rsidRDefault="00F6733C" w:rsidP="00C01EB1">
            <w:pPr>
              <w:pStyle w:val="NoSpacing"/>
            </w:pPr>
            <w:r w:rsidRPr="00577A54">
              <w:t>4</w:t>
            </w:r>
          </w:p>
        </w:tc>
        <w:tc>
          <w:tcPr>
            <w:tcW w:w="2344" w:type="pct"/>
          </w:tcPr>
          <w:p w14:paraId="5B9A04DA" w14:textId="2DC5F734" w:rsidR="00F6733C" w:rsidRPr="00107D01" w:rsidRDefault="00F6733C" w:rsidP="00C01EB1">
            <w:pPr>
              <w:pStyle w:val="NoSpacing"/>
              <w:rPr>
                <w:rFonts w:ascii="Open Sans" w:hAnsi="Open Sans" w:cs="Open Sans"/>
              </w:rPr>
            </w:pPr>
            <w:r w:rsidRPr="00655B0F">
              <w:rPr>
                <w:i/>
              </w:rPr>
              <w:t>Native Hawaiian or Other Pacific Islander</w:t>
            </w:r>
            <w:r w:rsidRPr="00A6067F">
              <w:t xml:space="preserve"> (4) </w:t>
            </w:r>
            <w:r w:rsidR="00F05000">
              <w:t>(only)</w:t>
            </w:r>
          </w:p>
        </w:tc>
        <w:tc>
          <w:tcPr>
            <w:tcW w:w="377" w:type="pct"/>
          </w:tcPr>
          <w:p w14:paraId="3EB8F5AA" w14:textId="77777777" w:rsidR="00F6733C" w:rsidRPr="00577A54" w:rsidRDefault="00F6733C" w:rsidP="00C01EB1">
            <w:pPr>
              <w:pStyle w:val="NoSpacing"/>
            </w:pPr>
            <w:r w:rsidRPr="00577A54">
              <w:t>5</w:t>
            </w:r>
          </w:p>
        </w:tc>
        <w:tc>
          <w:tcPr>
            <w:tcW w:w="1841" w:type="pct"/>
          </w:tcPr>
          <w:p w14:paraId="58B545C3" w14:textId="77777777" w:rsidR="00F6733C" w:rsidRPr="00577A54" w:rsidRDefault="00F6733C" w:rsidP="00C01EB1">
            <w:pPr>
              <w:pStyle w:val="NoSpacing"/>
            </w:pPr>
            <w:r w:rsidRPr="00577A54">
              <w:t>Native Hawaiian / Other Pacific Islander</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r w:rsidR="00CF23C7" w:rsidRPr="00CF23C7">
        <w:rPr>
          <w:b/>
        </w:rPr>
        <w:t>HoHAdult</w:t>
      </w:r>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Non-Hispanic/Latino</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Hispanic/Latino</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 xml:space="preserve">Client </w:t>
            </w:r>
            <w:proofErr w:type="gramStart"/>
            <w:r w:rsidRPr="00577A54">
              <w:t>doesn’t</w:t>
            </w:r>
            <w:proofErr w:type="gramEnd"/>
            <w:r w:rsidRPr="00577A54">
              <w:t xml:space="preserve">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(any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r w:rsidRPr="0088191A">
        <w:t>VetStatus</w:t>
      </w:r>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r w:rsidR="00CF23C7" w:rsidRPr="00CF23C7">
        <w:rPr>
          <w:b/>
        </w:rPr>
        <w:t>HoHAdult</w:t>
      </w:r>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proofErr w:type="spellStart"/>
      <w:r w:rsidRPr="00655B0F">
        <w:rPr>
          <w:i/>
        </w:rPr>
        <w:t>Veteran</w:t>
      </w:r>
      <w:r w:rsidR="0018056C" w:rsidRPr="00903C32">
        <w:rPr>
          <w:i/>
        </w:rPr>
        <w:t>Stat</w:t>
      </w:r>
      <w:r w:rsidRPr="00655B0F">
        <w:rPr>
          <w:i/>
        </w:rPr>
        <w:t>us</w:t>
      </w:r>
      <w:proofErr w:type="spellEnd"/>
      <w:r w:rsidRPr="00655B0F">
        <w:rPr>
          <w:i/>
        </w:rPr>
        <w:t xml:space="preserve">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 xml:space="preserve">Client </w:t>
            </w:r>
            <w:proofErr w:type="gramStart"/>
            <w:r w:rsidRPr="000744FD">
              <w:t>doesn't</w:t>
            </w:r>
            <w:proofErr w:type="gramEnd"/>
            <w:r w:rsidRPr="000744FD">
              <w:t xml:space="preserve">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(any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r w:rsidR="00A25C6C" w:rsidRPr="00CF23C7">
        <w:rPr>
          <w:b/>
        </w:rPr>
        <w:t>HoHAdult</w:t>
      </w:r>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r w:rsidR="00F95EF2" w:rsidRPr="00CF23C7">
        <w:rPr>
          <w:b/>
        </w:rPr>
        <w:t>HoHAdult</w:t>
      </w:r>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lastRenderedPageBreak/>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 xml:space="preserve">Client </w:t>
            </w:r>
            <w:proofErr w:type="gramStart"/>
            <w:r w:rsidRPr="00577A54">
              <w:t>doesn't</w:t>
            </w:r>
            <w:proofErr w:type="gramEnd"/>
            <w:r w:rsidRPr="00577A54">
              <w:t xml:space="preserve">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737" w:name="_ES/SH/Street_Time_–"/>
      <w:bookmarkStart w:id="738" w:name="_Toc34144028"/>
      <w:bookmarkStart w:id="739" w:name="_Toc34144029"/>
      <w:bookmarkStart w:id="740" w:name="_Toc34144030"/>
      <w:bookmarkStart w:id="741" w:name="_Toc34144031"/>
      <w:bookmarkStart w:id="742" w:name="_Toc34144032"/>
      <w:bookmarkStart w:id="743" w:name="_Toc34144033"/>
      <w:bookmarkStart w:id="744" w:name="_Time_Spent_in"/>
      <w:bookmarkStart w:id="745" w:name="_Toc506721198"/>
      <w:bookmarkStart w:id="746" w:name="_Toc37849763"/>
      <w:bookmarkStart w:id="747" w:name="_Toc38030538"/>
      <w:bookmarkStart w:id="748" w:name="_Toc499543992"/>
      <w:bookmarkStart w:id="749" w:name="_Toc506721201"/>
      <w:bookmarkEnd w:id="709"/>
      <w:bookmarkEnd w:id="737"/>
      <w:bookmarkEnd w:id="738"/>
      <w:bookmarkEnd w:id="739"/>
      <w:bookmarkEnd w:id="740"/>
      <w:bookmarkEnd w:id="741"/>
      <w:bookmarkEnd w:id="742"/>
      <w:bookmarkEnd w:id="743"/>
      <w:bookmarkEnd w:id="744"/>
      <w:r>
        <w:t xml:space="preserve">Time Spent </w:t>
      </w:r>
      <w:r w:rsidR="00CC6B23">
        <w:t>in ES/SH or on the Street</w:t>
      </w:r>
      <w:r w:rsidR="00006148">
        <w:t xml:space="preserve"> </w:t>
      </w:r>
      <w:bookmarkEnd w:id="745"/>
      <w:r w:rsidR="00EE5EF2">
        <w:t xml:space="preserve">– </w:t>
      </w:r>
      <w:r w:rsidR="00A76144">
        <w:t>LSAPerson</w:t>
      </w:r>
      <w:bookmarkEnd w:id="746"/>
      <w:bookmarkEnd w:id="747"/>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months“ within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 xml:space="preserve">365 </w:t>
      </w:r>
      <w:proofErr w:type="gramStart"/>
      <w:r w:rsidRPr="000507A4" w:rsidDel="005D12FE">
        <w:rPr>
          <w:u w:val="single"/>
        </w:rPr>
        <w:t>days</w:t>
      </w:r>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safe haven,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tlsa_Person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tlsa_Person – are </w:t>
      </w:r>
      <w:proofErr w:type="spellStart"/>
      <w:r w:rsidRPr="00B678E4">
        <w:rPr>
          <w:b/>
          <w:bCs/>
        </w:rPr>
        <w:t>CHTime</w:t>
      </w:r>
      <w:proofErr w:type="spellEnd"/>
      <w:r>
        <w:t xml:space="preserve"> and </w:t>
      </w:r>
      <w:proofErr w:type="spellStart"/>
      <w:r w:rsidRPr="00B678E4">
        <w:rPr>
          <w:b/>
          <w:bCs/>
        </w:rPr>
        <w:t>CHTimeStatus</w:t>
      </w:r>
      <w:proofErr w:type="spellEnd"/>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722600" w:rsidRDefault="00722600"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722600" w:rsidRDefault="00722600"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722600" w:rsidRDefault="00722600"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722600" w:rsidRDefault="00722600"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722600" w:rsidRDefault="00722600"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722600" w:rsidRDefault="00722600"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722600" w:rsidRDefault="00722600"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722600" w:rsidRDefault="00722600"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722600" w:rsidRDefault="00722600"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722600" w:rsidRDefault="00722600"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722600" w:rsidRDefault="00722600"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722600" w:rsidRDefault="00722600"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722600" w:rsidRDefault="00722600"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722600" w:rsidRDefault="00722600"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722600" w:rsidRDefault="00722600"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722600" w:rsidRDefault="00722600" w:rsidP="00A24D36">
                              <w:pPr>
                                <w:pStyle w:val="Style3"/>
                              </w:pPr>
                              <w:r>
                                <w:t>tlsa_/hmis_Enrollment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7"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">
                <v:shape id="AutoShape 516" o:spid="_x0000_s1248"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9"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50"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722600" w:rsidRDefault="00722600" w:rsidP="00A24D36">
                        <w:pPr>
                          <w:pStyle w:val="Style3"/>
                        </w:pPr>
                        <w:r>
                          <w:t>hmis_Exit</w:t>
                        </w:r>
                      </w:p>
                    </w:txbxContent>
                  </v:textbox>
                </v:shape>
                <v:shape id="AutoShape 519" o:spid="_x0000_s1251"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722600" w:rsidRDefault="00722600" w:rsidP="00A24D36">
                        <w:pPr>
                          <w:pStyle w:val="Style3"/>
                        </w:pPr>
                        <w:r>
                          <w:t>hmis_EnrollmentCoC</w:t>
                        </w:r>
                      </w:p>
                    </w:txbxContent>
                  </v:textbox>
                </v:shape>
                <v:shape id="AutoShape 520" o:spid="_x0000_s1252"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722600" w:rsidRDefault="00722600" w:rsidP="00A24D36">
                        <w:pPr>
                          <w:pStyle w:val="Style3"/>
                        </w:pPr>
                        <w:r>
                          <w:t>hmis_Enrollment</w:t>
                        </w:r>
                      </w:p>
                    </w:txbxContent>
                  </v:textbox>
                </v:shape>
                <v:shape id="AutoShape 521" o:spid="_x0000_s1253"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722600" w:rsidRDefault="00722600" w:rsidP="00A24D36">
                        <w:pPr>
                          <w:pStyle w:val="Style3"/>
                        </w:pPr>
                        <w:r>
                          <w:t>hmis_Services</w:t>
                        </w:r>
                      </w:p>
                    </w:txbxContent>
                  </v:textbox>
                </v:shape>
                <v:shape id="AutoShape 522" o:spid="_x0000_s1254"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722600" w:rsidRDefault="00722600" w:rsidP="00A24D36">
                        <w:pPr>
                          <w:pStyle w:val="Style3"/>
                        </w:pPr>
                        <w:r>
                          <w:t>hmis_Project</w:t>
                        </w:r>
                      </w:p>
                    </w:txbxContent>
                  </v:textbox>
                </v:shape>
                <v:shape id="AutoShape 523" o:spid="_x0000_s1255"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722600" w:rsidRDefault="00722600" w:rsidP="00A24D36">
                        <w:pPr>
                          <w:pStyle w:val="Style3"/>
                        </w:pPr>
                        <w:r>
                          <w:t>hmis_ProjectCoC</w:t>
                        </w:r>
                      </w:p>
                    </w:txbxContent>
                  </v:textbox>
                </v:shape>
                <v:shape id="AutoShape 524" o:spid="_x0000_s1256"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722600" w:rsidRDefault="00722600" w:rsidP="00A24D36">
                        <w:pPr>
                          <w:pStyle w:val="Style3"/>
                        </w:pPr>
                        <w:r>
                          <w:t>tlsa_Person (5.5)</w:t>
                        </w:r>
                      </w:p>
                    </w:txbxContent>
                  </v:textbox>
                </v:shape>
                <v:shape id="AutoShape 525" o:spid="_x0000_s1257"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8"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722600" w:rsidRDefault="00722600" w:rsidP="00A24D36">
                        <w:pPr>
                          <w:pStyle w:val="Style3"/>
                        </w:pPr>
                        <w:r>
                          <w:t>tlsa_Enrollment.</w:t>
                        </w:r>
                        <w:r w:rsidRPr="00C91919">
                          <w:rPr>
                            <w:b/>
                            <w:bCs/>
                          </w:rPr>
                          <w:t>CH</w:t>
                        </w:r>
                        <w:r>
                          <w:rPr>
                            <w:b/>
                            <w:bCs/>
                          </w:rPr>
                          <w:t xml:space="preserve"> (5.6)</w:t>
                        </w:r>
                      </w:p>
                    </w:txbxContent>
                  </v:textbox>
                </v:shape>
                <v:shape id="AutoShape 530" o:spid="_x0000_s1259"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722600" w:rsidRDefault="00722600" w:rsidP="00A24D36">
                        <w:pPr>
                          <w:pStyle w:val="Style3"/>
                        </w:pPr>
                        <w:r>
                          <w:t>tlsa_Person (5.10)</w:t>
                        </w:r>
                      </w:p>
                    </w:txbxContent>
                  </v:textbox>
                </v:shape>
                <v:shape id="AutoShape 531" o:spid="_x0000_s1260"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722600" w:rsidRDefault="00722600" w:rsidP="00A24D36">
                        <w:pPr>
                          <w:pStyle w:val="Style3"/>
                        </w:pPr>
                        <w:r>
                          <w:t>ch_Exclude (5.7)</w:t>
                        </w:r>
                      </w:p>
                    </w:txbxContent>
                  </v:textbox>
                </v:shape>
                <v:shape id="AutoShape 532" o:spid="_x0000_s1261"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722600" w:rsidRDefault="00722600" w:rsidP="00A24D36">
                        <w:pPr>
                          <w:pStyle w:val="Style3"/>
                        </w:pPr>
                        <w:r>
                          <w:t>ch_Include (5.8)</w:t>
                        </w:r>
                      </w:p>
                    </w:txbxContent>
                  </v:textbox>
                </v:shape>
                <v:shape id="AutoShape 533" o:spid="_x0000_s1262"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722600" w:rsidRDefault="00722600" w:rsidP="00A24D36">
                        <w:pPr>
                          <w:pStyle w:val="Style3"/>
                        </w:pPr>
                        <w:r>
                          <w:t>ch_Episodes (5.9)</w:t>
                        </w:r>
                      </w:p>
                    </w:txbxContent>
                  </v:textbox>
                </v:shape>
                <v:shape id="AutoShape 534" o:spid="_x0000_s1263"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64"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5"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722600" w:rsidRDefault="00722600" w:rsidP="00B36AD6">
                        <w:pPr>
                          <w:pStyle w:val="Style3"/>
                        </w:pPr>
                        <w:r>
                          <w:t>lsa_</w:t>
                        </w:r>
                        <w:r w:rsidRPr="00B36AD6">
                          <w:t>Report</w:t>
                        </w:r>
                      </w:p>
                    </w:txbxContent>
                  </v:textbox>
                </v:shape>
                <v:shape id="AutoShape 488" o:spid="_x0000_s1266"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722600" w:rsidRDefault="00722600" w:rsidP="00A24D36">
                        <w:pPr>
                          <w:pStyle w:val="Style3"/>
                        </w:pPr>
                        <w:r>
                          <w:t>tlsa_Enrollment</w:t>
                        </w:r>
                      </w:p>
                    </w:txbxContent>
                  </v:textbox>
                </v:shape>
                <v:shape id="AutoShape 489" o:spid="_x0000_s1267"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8"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9"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70"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722600" w:rsidRDefault="00722600" w:rsidP="00A24D36">
                        <w:pPr>
                          <w:widowControl w:val="0"/>
                        </w:pPr>
                        <w:r>
                          <w:t>This is three years of enrollment history for every active adult/HoH – it is not limited to active enrollments.</w:t>
                        </w:r>
                      </w:p>
                    </w:txbxContent>
                  </v:textbox>
                </v:shape>
                <v:shape id="AutoShape 622" o:spid="_x0000_s1271"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72"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722600" w:rsidRDefault="00722600" w:rsidP="00A24D36">
                        <w:pPr>
                          <w:pStyle w:val="Style3"/>
                        </w:pPr>
                        <w:r>
                          <w:t>tlsa_/hmis_Enrollment</w:t>
                        </w:r>
                      </w:p>
                    </w:txbxContent>
                  </v:textbox>
                </v:shape>
                <v:shape id="AutoShape 624" o:spid="_x0000_s1273"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74"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5"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6"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tlsa_Person</w:t>
      </w:r>
      <w:r w:rsidR="003138F9">
        <w:t xml:space="preserve"> based on report parameters in lsa_Report</w:t>
      </w:r>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w:t>
      </w:r>
      <w:proofErr w:type="spellStart"/>
      <w:r w:rsidR="006C001B">
        <w:t>tlsa_Enrollment</w:t>
      </w:r>
      <w:proofErr w:type="spellEnd"/>
      <w:r w:rsidR="006C001B">
        <w:t xml:space="preserve">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in tlsa_Person, a list of dates on which TH/RRH/PSH enrollment data indicates that the client was NOT on the street or in ES/SH</w:t>
      </w:r>
      <w:r w:rsidR="004873DC">
        <w:t xml:space="preserve">. </w:t>
      </w:r>
      <w:r w:rsidR="000C2395">
        <w:t>As described</w:t>
      </w:r>
      <w:r w:rsidR="001D5177">
        <w:t xml:space="preserve">, </w:t>
      </w:r>
      <w:r w:rsidR="00E135DC">
        <w:t>records of individual dates are inserted to ch_Exclude.</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tlsa_Person, a list of ES/SH/Street dates based on ch_Enrollment </w:t>
      </w:r>
      <w:r w:rsidR="00E135DC">
        <w:t>in conjunction with ch_Exclude</w:t>
      </w:r>
      <w:r w:rsidR="004873DC">
        <w:t xml:space="preserve">. </w:t>
      </w:r>
      <w:r w:rsidR="00E135DC">
        <w:t>As described, records of individual dates are inserted to ch_Include.</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based on ch_Exclude</w:t>
      </w:r>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tlsa_Person for </w:t>
      </w:r>
      <w:proofErr w:type="spellStart"/>
      <w:r w:rsidRPr="00B678E4">
        <w:rPr>
          <w:b/>
          <w:bCs/>
        </w:rPr>
        <w:t>CHTime</w:t>
      </w:r>
      <w:proofErr w:type="spellEnd"/>
      <w:r>
        <w:t xml:space="preserve"> and </w:t>
      </w:r>
      <w:proofErr w:type="spellStart"/>
      <w:r w:rsidRPr="00B678E4">
        <w:rPr>
          <w:b/>
          <w:bCs/>
        </w:rPr>
        <w:t>CHTimeStatus</w:t>
      </w:r>
      <w:proofErr w:type="spellEnd"/>
      <w:r w:rsidR="0005633A">
        <w:t xml:space="preserve"> based on </w:t>
      </w:r>
      <w:r w:rsidR="00DB6D7A">
        <w:t>a list of episodes</w:t>
      </w:r>
      <w:r w:rsidR="000C2395">
        <w:t xml:space="preserve"> with start and end dates (</w:t>
      </w:r>
      <w:r w:rsidR="0005633A">
        <w:t>ch_Episodes</w:t>
      </w:r>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r w:rsidRPr="00C9484F">
              <w:rPr>
                <w:b/>
                <w:bCs/>
              </w:rPr>
              <w:t>lsa_Report</w:t>
            </w:r>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proofErr w:type="spellStart"/>
            <w:r>
              <w:rPr>
                <w:b/>
                <w:bCs/>
              </w:rPr>
              <w:t>tlsa_</w:t>
            </w:r>
            <w:r w:rsidR="00A366EB" w:rsidRPr="00C9484F">
              <w:rPr>
                <w:b/>
                <w:bCs/>
              </w:rPr>
              <w:t>Enrollment</w:t>
            </w:r>
            <w:proofErr w:type="spellEnd"/>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704CCF" w:rsidRPr="00AD4220" w14:paraId="08B17131" w14:textId="77777777" w:rsidTr="00AD4220">
        <w:trPr>
          <w:cantSplit/>
          <w:trHeight w:val="216"/>
        </w:trPr>
        <w:tc>
          <w:tcPr>
            <w:tcW w:w="9355" w:type="dxa"/>
            <w:shd w:val="clear" w:color="auto" w:fill="FDE9D9" w:themeFill="accent6" w:themeFillTint="33"/>
          </w:tcPr>
          <w:p w14:paraId="1F29265D" w14:textId="29B3F8C6" w:rsidR="00704CCF" w:rsidRPr="00AD4220" w:rsidRDefault="00C91919" w:rsidP="00621D1D">
            <w:pPr>
              <w:pStyle w:val="NoSpacing"/>
              <w:rPr>
                <w:b/>
                <w:bCs/>
              </w:rPr>
            </w:pPr>
            <w:proofErr w:type="spellStart"/>
            <w:r>
              <w:rPr>
                <w:b/>
                <w:bCs/>
              </w:rPr>
              <w:t>tlsa_</w:t>
            </w:r>
            <w:r w:rsidR="00AD4220" w:rsidRPr="00AD4220">
              <w:rPr>
                <w:b/>
                <w:bCs/>
              </w:rPr>
              <w:t>HHID</w:t>
            </w:r>
            <w:proofErr w:type="spellEnd"/>
          </w:p>
        </w:tc>
      </w:tr>
      <w:tr w:rsidR="00704CCF" w:rsidRPr="005F4836" w14:paraId="4CF5F4BC" w14:textId="77777777" w:rsidTr="00A366EB">
        <w:trPr>
          <w:cantSplit/>
          <w:trHeight w:val="216"/>
        </w:trPr>
        <w:tc>
          <w:tcPr>
            <w:tcW w:w="9355" w:type="dxa"/>
          </w:tcPr>
          <w:p w14:paraId="21AB8ABB" w14:textId="1D919E49" w:rsidR="00704CCF" w:rsidRPr="005F4836" w:rsidRDefault="00AD4220" w:rsidP="00621D1D">
            <w:pPr>
              <w:pStyle w:val="NoSpacing"/>
            </w:pPr>
            <w:proofErr w:type="spellStart"/>
            <w:r>
              <w:lastRenderedPageBreak/>
              <w:t>LastBedNight</w:t>
            </w:r>
            <w:proofErr w:type="spellEnd"/>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r>
              <w:rPr>
                <w:b/>
                <w:bCs/>
              </w:rPr>
              <w:t>tlsa_Person</w:t>
            </w:r>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r w:rsidRPr="005F4836">
              <w:t>HoHAdult</w:t>
            </w:r>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r>
              <w:rPr>
                <w:b/>
                <w:bCs/>
                <w:color w:val="FFFFFF" w:themeColor="background1"/>
              </w:rPr>
              <w:t>tlsa_Person</w:t>
            </w:r>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r w:rsidR="00D979B0">
        <w:t xml:space="preserve">tlsa_Person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r w:rsidR="00D979B0">
        <w:t xml:space="preserve">tlsa_Person </w:t>
      </w:r>
      <w:r w:rsidR="00006148" w:rsidRPr="00A6067F">
        <w:t xml:space="preserve">where </w:t>
      </w:r>
      <w:r w:rsidRPr="00655B0F">
        <w:rPr>
          <w:b/>
        </w:rPr>
        <w:t>HoHAdult</w:t>
      </w:r>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750" w:name="_Get_Enrollments_Relevant"/>
      <w:bookmarkStart w:id="751" w:name="_Toc37849764"/>
      <w:bookmarkStart w:id="752" w:name="_Toc38030539"/>
      <w:bookmarkEnd w:id="750"/>
      <w:r>
        <w:t xml:space="preserve">Enrollments Relevant to </w:t>
      </w:r>
      <w:r w:rsidR="000146AE">
        <w:t>Counting ES/SH/Street Dates</w:t>
      </w:r>
      <w:bookmarkEnd w:id="751"/>
      <w:bookmarkEnd w:id="752"/>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r>
              <w:rPr>
                <w:b/>
                <w:bCs/>
              </w:rPr>
              <w:t>lsa_Report</w:t>
            </w:r>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r w:rsidRPr="006B4F91">
              <w:t>ReportCoC</w:t>
            </w:r>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r>
              <w:rPr>
                <w:b/>
                <w:bCs/>
              </w:rPr>
              <w:t>tlsa_Person</w:t>
            </w:r>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r w:rsidRPr="005F4836">
              <w:t>HoHAdult</w:t>
            </w:r>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proofErr w:type="spellStart"/>
            <w:r>
              <w:rPr>
                <w:b/>
                <w:bCs/>
              </w:rPr>
              <w:t>tlsa_Enrollment</w:t>
            </w:r>
            <w:proofErr w:type="spellEnd"/>
          </w:p>
        </w:tc>
      </w:tr>
      <w:tr w:rsidR="00C76DF7" w:rsidRPr="005F4836" w:rsidDel="00545964" w14:paraId="15ECAE9B" w14:textId="4EA730CE" w:rsidTr="00DE4A2E">
        <w:trPr>
          <w:cantSplit/>
          <w:trHeight w:val="216"/>
          <w:del w:id="753" w:author="Molly McEvilley" w:date="2020-08-06T09:50:00Z"/>
        </w:trPr>
        <w:tc>
          <w:tcPr>
            <w:tcW w:w="9355" w:type="dxa"/>
            <w:shd w:val="clear" w:color="auto" w:fill="auto"/>
          </w:tcPr>
          <w:p w14:paraId="6D41F1F8" w14:textId="02108411" w:rsidR="00C76DF7" w:rsidRPr="00DE4A2E" w:rsidDel="00545964" w:rsidRDefault="00C76DF7" w:rsidP="00621D1D">
            <w:pPr>
              <w:pStyle w:val="NoSpacing"/>
              <w:rPr>
                <w:del w:id="754" w:author="Molly McEvilley" w:date="2020-08-06T09:50:00Z"/>
              </w:rPr>
            </w:pPr>
            <w:del w:id="755" w:author="Molly McEvilley" w:date="2020-08-06T09:50:00Z">
              <w:r w:rsidRPr="00DE4A2E" w:rsidDel="00545964">
                <w:delText>EnrollmentID</w:delText>
              </w:r>
            </w:del>
          </w:p>
        </w:tc>
      </w:tr>
      <w:tr w:rsidR="00A366EB" w:rsidDel="00545964" w14:paraId="51036A54" w14:textId="6C8F469A" w:rsidTr="00A366EB">
        <w:trPr>
          <w:cantSplit/>
          <w:trHeight w:val="216"/>
          <w:del w:id="756" w:author="Molly McEvilley" w:date="2020-08-06T09:50:00Z"/>
        </w:trPr>
        <w:tc>
          <w:tcPr>
            <w:tcW w:w="9355" w:type="dxa"/>
          </w:tcPr>
          <w:p w14:paraId="13069F87" w14:textId="7663C526" w:rsidR="00A366EB" w:rsidRPr="005F4836" w:rsidDel="00545964" w:rsidRDefault="00A366EB" w:rsidP="00621D1D">
            <w:pPr>
              <w:pStyle w:val="NoSpacing"/>
              <w:rPr>
                <w:del w:id="757" w:author="Molly McEvilley" w:date="2020-08-06T09:50:00Z"/>
              </w:rPr>
            </w:pPr>
            <w:del w:id="758" w:author="Molly McEvilley" w:date="2020-08-06T09:50:00Z">
              <w:r w:rsidRPr="005F4836" w:rsidDel="00545964">
                <w:delText>ProjectType</w:delText>
              </w:r>
            </w:del>
          </w:p>
        </w:tc>
      </w:tr>
      <w:tr w:rsidR="00A366EB" w:rsidDel="00545964" w14:paraId="0FBD1D58" w14:textId="40916E22" w:rsidTr="00A366EB">
        <w:trPr>
          <w:cantSplit/>
          <w:trHeight w:val="216"/>
          <w:del w:id="759" w:author="Molly McEvilley" w:date="2020-08-06T09:50:00Z"/>
        </w:trPr>
        <w:tc>
          <w:tcPr>
            <w:tcW w:w="9355" w:type="dxa"/>
          </w:tcPr>
          <w:p w14:paraId="0B12FA01" w14:textId="0C7D5E25" w:rsidR="00A366EB" w:rsidRPr="005F4836" w:rsidDel="00545964" w:rsidRDefault="00A366EB" w:rsidP="00621D1D">
            <w:pPr>
              <w:pStyle w:val="NoSpacing"/>
              <w:rPr>
                <w:del w:id="760" w:author="Molly McEvilley" w:date="2020-08-06T09:50:00Z"/>
              </w:rPr>
            </w:pPr>
            <w:del w:id="761" w:author="Molly McEvilley" w:date="2020-08-06T09:50:00Z">
              <w:r w:rsidRPr="005F4836" w:rsidDel="00545964">
                <w:delText>TrackingMethod</w:delText>
              </w:r>
            </w:del>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A366EB" w:rsidDel="00545964" w14:paraId="7064DF4E" w14:textId="20C9B9F1" w:rsidTr="00A366EB">
        <w:trPr>
          <w:cantSplit/>
          <w:trHeight w:val="216"/>
          <w:del w:id="762" w:author="Molly McEvilley" w:date="2020-08-06T09:50:00Z"/>
        </w:trPr>
        <w:tc>
          <w:tcPr>
            <w:tcW w:w="9355" w:type="dxa"/>
          </w:tcPr>
          <w:p w14:paraId="1797D189" w14:textId="77375521" w:rsidR="00A366EB" w:rsidRPr="005F4836" w:rsidDel="00545964" w:rsidRDefault="00A366EB" w:rsidP="00621D1D">
            <w:pPr>
              <w:pStyle w:val="NoSpacing"/>
              <w:rPr>
                <w:del w:id="763" w:author="Molly McEvilley" w:date="2020-08-06T09:50:00Z"/>
              </w:rPr>
            </w:pPr>
            <w:del w:id="764" w:author="Molly McEvilley" w:date="2020-08-06T09:50:00Z">
              <w:r w:rsidRPr="005F4836" w:rsidDel="00545964">
                <w:delText>MoveInDate</w:delText>
              </w:r>
            </w:del>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r w:rsidR="00514DD9" w:rsidDel="005903C3" w14:paraId="5FADA02A" w14:textId="28D32CBA" w:rsidTr="00584131">
        <w:trPr>
          <w:cantSplit/>
          <w:trHeight w:val="216"/>
          <w:del w:id="765" w:author="Molly McEvilley" w:date="2020-08-06T09:50:00Z"/>
        </w:trPr>
        <w:tc>
          <w:tcPr>
            <w:tcW w:w="9355" w:type="dxa"/>
            <w:shd w:val="clear" w:color="auto" w:fill="EEECE1" w:themeFill="background2"/>
          </w:tcPr>
          <w:p w14:paraId="472B356E" w14:textId="7E76A635" w:rsidR="00514DD9" w:rsidRPr="00AF370B" w:rsidDel="005903C3" w:rsidRDefault="00514DD9" w:rsidP="00584131">
            <w:pPr>
              <w:pStyle w:val="NoSpacing"/>
              <w:rPr>
                <w:del w:id="766" w:author="Molly McEvilley" w:date="2020-08-06T09:50:00Z"/>
              </w:rPr>
            </w:pPr>
            <w:del w:id="767" w:author="Molly McEvilley" w:date="2020-08-06T09:50:00Z">
              <w:r w:rsidRPr="00C032F4" w:rsidDel="005903C3">
                <w:rPr>
                  <w:b/>
                  <w:bCs/>
                </w:rPr>
                <w:delText>hmis_Services</w:delText>
              </w:r>
            </w:del>
          </w:p>
        </w:tc>
      </w:tr>
      <w:tr w:rsidR="00514DD9" w:rsidDel="005903C3" w14:paraId="79CA0129" w14:textId="2B0FF816" w:rsidTr="00584131">
        <w:trPr>
          <w:cantSplit/>
          <w:trHeight w:val="216"/>
          <w:del w:id="768" w:author="Molly McEvilley" w:date="2020-08-06T09:50:00Z"/>
        </w:trPr>
        <w:tc>
          <w:tcPr>
            <w:tcW w:w="9355" w:type="dxa"/>
          </w:tcPr>
          <w:p w14:paraId="22E657FB" w14:textId="4A1537F1" w:rsidR="00514DD9" w:rsidRPr="00AF370B" w:rsidDel="005903C3" w:rsidRDefault="00514DD9" w:rsidP="00584131">
            <w:pPr>
              <w:pStyle w:val="NoSpacing"/>
              <w:rPr>
                <w:del w:id="769" w:author="Molly McEvilley" w:date="2020-08-06T09:50:00Z"/>
              </w:rPr>
            </w:pPr>
            <w:del w:id="770" w:author="Molly McEvilley" w:date="2020-08-06T09:50:00Z">
              <w:r w:rsidRPr="00C032F4" w:rsidDel="005903C3">
                <w:delText>EnrollmentID</w:delText>
              </w:r>
            </w:del>
          </w:p>
        </w:tc>
      </w:tr>
      <w:tr w:rsidR="00514DD9" w:rsidDel="005903C3" w14:paraId="49621043" w14:textId="13EECDF4" w:rsidTr="00584131">
        <w:trPr>
          <w:cantSplit/>
          <w:trHeight w:val="216"/>
          <w:del w:id="771" w:author="Molly McEvilley" w:date="2020-08-06T09:50:00Z"/>
        </w:trPr>
        <w:tc>
          <w:tcPr>
            <w:tcW w:w="9355" w:type="dxa"/>
          </w:tcPr>
          <w:p w14:paraId="559B7EF3" w14:textId="4CB341C4" w:rsidR="00514DD9" w:rsidRPr="00AF370B" w:rsidDel="005903C3" w:rsidRDefault="003C4035" w:rsidP="00584131">
            <w:pPr>
              <w:pStyle w:val="NoSpacing"/>
              <w:rPr>
                <w:del w:id="772" w:author="Molly McEvilley" w:date="2020-08-06T09:50:00Z"/>
              </w:rPr>
            </w:pPr>
            <w:del w:id="773" w:author="Molly McEvilley" w:date="2020-08-06T09:50:00Z">
              <w:r w:rsidRPr="003C4035" w:rsidDel="005903C3">
                <w:rPr>
                  <w:i/>
                </w:rPr>
                <w:delText>BedNightDate</w:delText>
              </w:r>
              <w:r w:rsidR="00514DD9" w:rsidDel="005903C3">
                <w:delText xml:space="preserve"> (</w:delText>
              </w:r>
              <w:r w:rsidR="00514DD9" w:rsidRPr="002F0D32" w:rsidDel="005903C3">
                <w:rPr>
                  <w:i/>
                  <w:iCs/>
                </w:rPr>
                <w:delText>DateProvided</w:delText>
              </w:r>
              <w:r w:rsidR="00514DD9" w:rsidDel="005903C3">
                <w:delText xml:space="preserve"> where </w:delText>
              </w:r>
              <w:r w:rsidR="00514DD9" w:rsidRPr="002F0D32" w:rsidDel="005903C3">
                <w:rPr>
                  <w:i/>
                  <w:iCs/>
                </w:rPr>
                <w:delText>RecordType</w:delText>
              </w:r>
              <w:r w:rsidR="00514DD9" w:rsidDel="005903C3">
                <w:delText xml:space="preserve"> = 200)</w:delText>
              </w:r>
            </w:del>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proofErr w:type="spellStart"/>
            <w:r>
              <w:rPr>
                <w:b/>
                <w:bCs/>
                <w:color w:val="FFFFFF" w:themeColor="background1"/>
              </w:rPr>
              <w:t>tlsa</w:t>
            </w:r>
            <w:r w:rsidRPr="00F71669">
              <w:rPr>
                <w:b/>
                <w:bCs/>
                <w:color w:val="FFFFFF" w:themeColor="background1"/>
              </w:rPr>
              <w:t>_Enrollment</w:t>
            </w:r>
            <w:proofErr w:type="spellEnd"/>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lastRenderedPageBreak/>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 xml:space="preserve">from </w:t>
      </w:r>
      <w:proofErr w:type="spellStart"/>
      <w:r w:rsidR="00C76DF7">
        <w:t>tlsa_Enrollment</w:t>
      </w:r>
      <w:proofErr w:type="spellEnd"/>
      <w:r w:rsidR="00C76DF7">
        <w:t xml:space="preserve"> where</w:t>
      </w:r>
      <w:r>
        <w:t>:</w:t>
      </w:r>
    </w:p>
    <w:p w14:paraId="44159415" w14:textId="3CCD0469" w:rsidR="0023741C" w:rsidRPr="0030608E" w:rsidRDefault="005903C3" w:rsidP="00B5597A">
      <w:pPr>
        <w:pStyle w:val="ListParagraph"/>
        <w:numPr>
          <w:ilvl w:val="0"/>
          <w:numId w:val="32"/>
        </w:numPr>
        <w:rPr>
          <w:ins w:id="774" w:author="Molly McEvilley" w:date="2020-08-06T09:51:00Z"/>
        </w:rPr>
      </w:pPr>
      <w:commentRangeStart w:id="775"/>
      <w:proofErr w:type="spellStart"/>
      <w:ins w:id="776" w:author="Molly McEvilley" w:date="2020-08-06T09:50:00Z">
        <w:r>
          <w:t>tlsa_Person.</w:t>
        </w:r>
        <w:r>
          <w:rPr>
            <w:b/>
            <w:bCs/>
          </w:rPr>
          <w:t>HoHAdult</w:t>
        </w:r>
        <w:proofErr w:type="spellEnd"/>
        <w:r>
          <w:rPr>
            <w:b/>
            <w:bCs/>
          </w:rPr>
          <w:t xml:space="preserve"> </w:t>
        </w:r>
      </w:ins>
      <w:ins w:id="777" w:author="Molly McEvilley" w:date="2020-08-06T09:51:00Z">
        <w:r w:rsidR="000D24D0">
          <w:t>&gt; 0 (</w:t>
        </w:r>
      </w:ins>
      <w:ins w:id="778" w:author="Molly McEvilley" w:date="2020-08-06T09:52:00Z">
        <w:r w:rsidR="000D24D0">
          <w:t>chronic homelessness is only reported for adults and heads of household)</w:t>
        </w:r>
      </w:ins>
      <w:commentRangeEnd w:id="775"/>
      <w:ins w:id="779" w:author="Molly McEvilley" w:date="2020-08-06T09:53:00Z">
        <w:r w:rsidR="00E17227">
          <w:rPr>
            <w:rStyle w:val="CommentReference"/>
            <w:rFonts w:eastAsiaTheme="minorHAnsi" w:cstheme="minorBidi"/>
          </w:rPr>
          <w:commentReference w:id="775"/>
        </w:r>
      </w:ins>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780" w:name="_Toc37849765"/>
      <w:bookmarkStart w:id="781" w:name="_Toc38030540"/>
      <w:r>
        <w:t xml:space="preserve">Get Dates to Exclude from Counts of ES/SH/Street Days </w:t>
      </w:r>
      <w:r w:rsidR="007B705B">
        <w:t>(ch_Exclude)</w:t>
      </w:r>
      <w:bookmarkEnd w:id="780"/>
      <w:bookmarkEnd w:id="781"/>
    </w:p>
    <w:p w14:paraId="6979A728" w14:textId="33614EB2" w:rsidR="00006148" w:rsidRDefault="00F709EC">
      <w:pPr>
        <w:pStyle w:val="Heading3"/>
      </w:pPr>
      <w:r>
        <w:t>Relevant</w:t>
      </w:r>
      <w:ins w:id="782" w:author="Molly McEvilley" w:date="2020-08-19T07:47:00Z">
        <w:r w:rsidR="00455AC1">
          <w:t xml:space="preserve"> </w:t>
        </w:r>
      </w:ins>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r>
              <w:rPr>
                <w:b/>
                <w:bCs/>
              </w:rPr>
              <w:t>tlsa</w:t>
            </w:r>
            <w:r w:rsidRPr="005F4836">
              <w:rPr>
                <w:b/>
                <w:bCs/>
              </w:rPr>
              <w:t>_</w:t>
            </w:r>
            <w:r>
              <w:rPr>
                <w:b/>
                <w:bCs/>
              </w:rPr>
              <w:t>Person</w:t>
            </w:r>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proofErr w:type="spellStart"/>
            <w:r>
              <w:rPr>
                <w:b/>
                <w:bCs/>
              </w:rPr>
              <w:t>tlsa</w:t>
            </w:r>
            <w:r w:rsidR="00172D43" w:rsidRPr="005F4836">
              <w:rPr>
                <w:b/>
                <w:bCs/>
              </w:rPr>
              <w:t>_Enrollment</w:t>
            </w:r>
            <w:proofErr w:type="spellEnd"/>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77777777" w:rsidR="00172D43" w:rsidRPr="008F2C7B" w:rsidRDefault="00172D43" w:rsidP="00C973DB">
            <w:pPr>
              <w:pStyle w:val="NoSpacing"/>
              <w:rPr>
                <w:i/>
                <w:iCs/>
              </w:rPr>
            </w:pPr>
            <w:r w:rsidRPr="008F2C7B">
              <w:t xml:space="preserve">ProjectType </w:t>
            </w:r>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ins w:id="783" w:author="Molly McEvilley" w:date="2020-08-19T07:46:00Z"/>
        </w:trPr>
        <w:tc>
          <w:tcPr>
            <w:tcW w:w="9355" w:type="dxa"/>
          </w:tcPr>
          <w:p w14:paraId="50315B22" w14:textId="454A8304" w:rsidR="006A46D6" w:rsidRDefault="006A46D6" w:rsidP="00C973DB">
            <w:pPr>
              <w:pStyle w:val="NoSpacing"/>
              <w:rPr>
                <w:ins w:id="784" w:author="Molly McEvilley" w:date="2020-08-19T07:46:00Z"/>
              </w:rPr>
            </w:pPr>
            <w:ins w:id="785" w:author="Molly McEvilley" w:date="2020-08-19T07:46:00Z">
              <w:r>
                <w:t>CH</w:t>
              </w:r>
            </w:ins>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r w:rsidRPr="005F4836">
              <w:rPr>
                <w:b/>
                <w:bCs/>
                <w:color w:val="FFFFFF" w:themeColor="background1"/>
              </w:rPr>
              <w:t>ch_Exclude</w:t>
            </w:r>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not meant for human habitation, a safe haven,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w:t>
      </w:r>
      <w:proofErr w:type="spellStart"/>
      <w:r w:rsidR="009A3705">
        <w:t>bednights</w:t>
      </w:r>
      <w:proofErr w:type="spellEnd"/>
      <w:r w:rsidR="009A3705">
        <w:t xml:space="preserve">,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rPr>
          <w:ins w:id="786" w:author="Molly McEvilley" w:date="2020-08-19T04:45:00Z"/>
        </w:r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0BF6F630" w:rsidR="009135C9" w:rsidRDefault="009135C9" w:rsidP="009135C9">
      <w:pPr>
        <w:pStyle w:val="ListParagraph"/>
        <w:numPr>
          <w:ilvl w:val="1"/>
          <w:numId w:val="5"/>
        </w:numPr>
      </w:pPr>
      <w:ins w:id="787" w:author="Molly McEvilley" w:date="2020-08-19T04:45:00Z">
        <w:r>
          <w:t>For RRH enrollments</w:t>
        </w:r>
      </w:ins>
      <w:ins w:id="788" w:author="Molly McEvilley" w:date="2020-08-19T04:46:00Z">
        <w:r>
          <w:t xml:space="preserve"> where </w:t>
        </w:r>
      </w:ins>
      <w:ins w:id="789" w:author="Molly McEvilley" w:date="2020-08-19T04:45:00Z">
        <w:r w:rsidRPr="009135C9">
          <w:rPr>
            <w:b/>
            <w:bCs/>
          </w:rPr>
          <w:t>MoveInDate</w:t>
        </w:r>
        <w:r>
          <w:t xml:space="preserve"> </w:t>
        </w:r>
      </w:ins>
      <w:ins w:id="790" w:author="Molly McEvilley" w:date="2020-08-19T04:46:00Z">
        <w:r>
          <w:t xml:space="preserve">= </w:t>
        </w:r>
        <w:r w:rsidRPr="009135C9">
          <w:rPr>
            <w:b/>
            <w:bCs/>
          </w:rPr>
          <w:t>ExitDate</w:t>
        </w:r>
        <w:r>
          <w:t xml:space="preserve">, the </w:t>
        </w:r>
        <w:r w:rsidRPr="009135C9">
          <w:rPr>
            <w:b/>
            <w:bCs/>
          </w:rPr>
          <w:t>ExitDate</w:t>
        </w:r>
        <w:r>
          <w:t xml:space="preserve"> is </w:t>
        </w:r>
      </w:ins>
      <w:ins w:id="791" w:author="Molly McEvilley" w:date="2020-08-19T04:47:00Z">
        <w:r>
          <w:t>also excluded.</w:t>
        </w:r>
      </w:ins>
    </w:p>
    <w:p w14:paraId="6EBD603F" w14:textId="0DA9F0EB" w:rsidR="00006148" w:rsidRDefault="00006148" w:rsidP="00046859">
      <w:pPr>
        <w:pStyle w:val="ListParagraph"/>
        <w:numPr>
          <w:ilvl w:val="0"/>
          <w:numId w:val="5"/>
        </w:numPr>
      </w:pPr>
      <w:r>
        <w:t xml:space="preserve">For any CH enrollment where </w:t>
      </w:r>
      <w:r w:rsidRPr="009C008E">
        <w:rPr>
          <w:b/>
          <w:bCs/>
          <w:iCs/>
        </w:rPr>
        <w:t>ProjectType</w:t>
      </w:r>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792" w:name="_Toc37849766"/>
      <w:bookmarkStart w:id="793" w:name="_Toc38030541"/>
      <w:r>
        <w:lastRenderedPageBreak/>
        <w:t xml:space="preserve">Get Dates to Include in Counts of ES/SH/Street Days </w:t>
      </w:r>
      <w:r w:rsidR="007B705B">
        <w:t>(</w:t>
      </w:r>
      <w:r w:rsidR="00E04B04">
        <w:t>ch_Include</w:t>
      </w:r>
      <w:r w:rsidR="007B705B">
        <w:t>)</w:t>
      </w:r>
      <w:bookmarkEnd w:id="792"/>
      <w:bookmarkEnd w:id="793"/>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r>
              <w:rPr>
                <w:b/>
                <w:bCs/>
              </w:rPr>
              <w:t>tlsa_Person</w:t>
            </w:r>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proofErr w:type="spellStart"/>
            <w:r>
              <w:rPr>
                <w:b/>
                <w:bCs/>
              </w:rPr>
              <w:t>tlsa</w:t>
            </w:r>
            <w:r w:rsidR="00172D43" w:rsidRPr="006B4F91">
              <w:rPr>
                <w:b/>
                <w:bCs/>
              </w:rPr>
              <w:t>_Enrollment</w:t>
            </w:r>
            <w:proofErr w:type="spellEnd"/>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77777777" w:rsidR="00172D43" w:rsidRPr="00172D43" w:rsidRDefault="00172D43" w:rsidP="00C973DB">
            <w:pPr>
              <w:pStyle w:val="NoSpacing"/>
              <w:rPr>
                <w:i/>
                <w:iCs/>
              </w:rPr>
            </w:pPr>
            <w:r w:rsidRPr="00172D43">
              <w:t xml:space="preserve">ProjectType </w:t>
            </w:r>
          </w:p>
        </w:tc>
      </w:tr>
      <w:tr w:rsidR="005A4667" w14:paraId="63AA496D" w14:textId="77777777" w:rsidTr="00172D43">
        <w:trPr>
          <w:cantSplit/>
          <w:trHeight w:val="216"/>
        </w:trPr>
        <w:tc>
          <w:tcPr>
            <w:tcW w:w="9355" w:type="dxa"/>
          </w:tcPr>
          <w:p w14:paraId="187F3894" w14:textId="63E70ADB" w:rsidR="005A4667" w:rsidRPr="00172D43" w:rsidRDefault="005A4667" w:rsidP="00C973DB">
            <w:pPr>
              <w:pStyle w:val="NoSpacing"/>
            </w:pPr>
            <w:r>
              <w:t>TrackingMethod</w:t>
            </w:r>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proofErr w:type="spellStart"/>
            <w:r>
              <w:t>LivingSituation</w:t>
            </w:r>
            <w:proofErr w:type="spellEnd"/>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proofErr w:type="spellStart"/>
            <w:r>
              <w:t>LengthOfStay</w:t>
            </w:r>
            <w:proofErr w:type="spellEnd"/>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proofErr w:type="spellStart"/>
            <w:r>
              <w:rPr>
                <w:iCs/>
              </w:rPr>
              <w:t>Previous</w:t>
            </w:r>
            <w:r w:rsidRPr="009C008E">
              <w:rPr>
                <w:iCs/>
              </w:rPr>
              <w:t>StreetESSH</w:t>
            </w:r>
            <w:proofErr w:type="spellEnd"/>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proofErr w:type="spellStart"/>
            <w:r w:rsidRPr="003C4035">
              <w:rPr>
                <w:i/>
              </w:rPr>
              <w:t>BedNightDate</w:t>
            </w:r>
            <w:proofErr w:type="spellEnd"/>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r>
              <w:rPr>
                <w:b/>
                <w:bCs/>
                <w:color w:val="FFFFFF" w:themeColor="background1"/>
              </w:rPr>
              <w:t>ch_Include</w:t>
            </w:r>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tlsa_Person,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4F4D8872" w:rsidR="00006148" w:rsidRDefault="00006148" w:rsidP="0030608E">
      <w:pPr>
        <w:pStyle w:val="ListParagraph"/>
        <w:numPr>
          <w:ilvl w:val="5"/>
          <w:numId w:val="57"/>
        </w:numPr>
      </w:pPr>
      <w:r w:rsidRPr="009C008E">
        <w:rPr>
          <w:b/>
          <w:bCs/>
          <w:iCs/>
        </w:rPr>
        <w:t>ProjectType</w:t>
      </w:r>
      <w:r w:rsidRPr="002F68BE">
        <w:t xml:space="preserve"> = 8 or (</w:t>
      </w:r>
      <w:r w:rsidRPr="009C008E">
        <w:rPr>
          <w:b/>
          <w:bCs/>
          <w:iCs/>
        </w:rPr>
        <w:t>ProjectType</w:t>
      </w:r>
      <w:r w:rsidRPr="00A6067F">
        <w:t xml:space="preserve"> = 1 and </w:t>
      </w:r>
      <w:r w:rsidRPr="009C008E">
        <w:rPr>
          <w:b/>
          <w:bCs/>
          <w:iCs/>
        </w:rPr>
        <w:t>TrackingMethod</w:t>
      </w:r>
      <w:r w:rsidRPr="00445256">
        <w:t xml:space="preserve"> </w:t>
      </w:r>
      <w:r w:rsidR="007657BC" w:rsidRPr="00445256">
        <w:t>= 0</w:t>
      </w:r>
      <w:r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lastRenderedPageBreak/>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77777777" w:rsidR="00006148" w:rsidRPr="00BF5535" w:rsidRDefault="00006148" w:rsidP="0030608E">
      <w:pPr>
        <w:pStyle w:val="ListParagraph"/>
        <w:numPr>
          <w:ilvl w:val="5"/>
          <w:numId w:val="58"/>
        </w:numPr>
      </w:pPr>
      <w:r w:rsidRPr="009C008E">
        <w:rPr>
          <w:b/>
          <w:bCs/>
          <w:iCs/>
        </w:rPr>
        <w:t>ProjectType</w:t>
      </w:r>
      <w:r w:rsidRPr="00BF5535">
        <w:t xml:space="preserve"> = 1 and </w:t>
      </w:r>
      <w:r w:rsidRPr="009C008E">
        <w:rPr>
          <w:b/>
          <w:bCs/>
          <w:iCs/>
        </w:rPr>
        <w:t>TrackingMethod</w:t>
      </w:r>
      <w:r w:rsidRPr="00A6067F">
        <w:t xml:space="preserve"> </w:t>
      </w:r>
      <w:r w:rsidRPr="00EF2901">
        <w:t>= 3</w:t>
      </w:r>
      <w:r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794" w:name="_Hlk42149391"/>
      <w:proofErr w:type="spellStart"/>
      <w:r w:rsidR="003C4035" w:rsidRPr="003C4035">
        <w:rPr>
          <w:i/>
        </w:rPr>
        <w:t>BedNightDate</w:t>
      </w:r>
      <w:bookmarkEnd w:id="794"/>
      <w:proofErr w:type="spellEnd"/>
    </w:p>
    <w:p w14:paraId="504559F8" w14:textId="30675504" w:rsidR="003B1AEA" w:rsidRPr="00267838" w:rsidRDefault="00BF0431" w:rsidP="0030608E">
      <w:pPr>
        <w:pStyle w:val="ListParagraph"/>
        <w:numPr>
          <w:ilvl w:val="5"/>
          <w:numId w:val="58"/>
        </w:numPr>
      </w:pPr>
      <w:proofErr w:type="spellStart"/>
      <w:r w:rsidRPr="003C4035">
        <w:rPr>
          <w:i/>
        </w:rPr>
        <w:t>BedNightDate</w:t>
      </w:r>
      <w:proofErr w:type="spellEnd"/>
      <w:r>
        <w:rPr>
          <w:i/>
        </w:rPr>
        <w:t xml:space="preserve"> </w:t>
      </w:r>
      <w:r>
        <w:rPr>
          <w:iCs/>
        </w:rPr>
        <w:t>&gt;= 10/1/2012</w:t>
      </w:r>
    </w:p>
    <w:p w14:paraId="2D173277" w14:textId="57B801FA" w:rsidR="004A087A" w:rsidRPr="00645339" w:rsidRDefault="004A087A" w:rsidP="0030608E">
      <w:pPr>
        <w:pStyle w:val="ListParagraph"/>
        <w:numPr>
          <w:ilvl w:val="5"/>
          <w:numId w:val="58"/>
        </w:numPr>
      </w:pPr>
      <w:proofErr w:type="spellStart"/>
      <w:r w:rsidRPr="003C4035">
        <w:rPr>
          <w:i/>
        </w:rPr>
        <w:t>BedNightDate</w:t>
      </w:r>
      <w:proofErr w:type="spellEnd"/>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proofErr w:type="spellStart"/>
      <w:r w:rsidRPr="005C4382">
        <w:rPr>
          <w:i/>
        </w:rPr>
        <w:t>BedNightDate</w:t>
      </w:r>
      <w:proofErr w:type="spellEnd"/>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59A6A202" w14:textId="72B38663" w:rsidR="00006148" w:rsidRPr="00730985" w:rsidDel="00B5597A" w:rsidRDefault="00006148" w:rsidP="00B5597A">
      <w:pPr>
        <w:rPr>
          <w:del w:id="795" w:author="Molly McEvilley" w:date="2020-08-06T08:44:00Z"/>
        </w:rPr>
      </w:pPr>
      <w:commentRangeStart w:id="796"/>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del w:id="797" w:author="Molly McEvilley" w:date="2020-08-06T08:44:00Z">
        <w:r w:rsidR="006D7614" w:rsidRPr="00027DB7" w:rsidDel="00B5597A">
          <w:rPr>
            <w:i/>
          </w:rPr>
          <w:delText>DateToStreetESSH</w:delText>
        </w:r>
        <w:r w:rsidR="002D0C06" w:rsidDel="00B5597A">
          <w:delText xml:space="preserve"> </w:delText>
        </w:r>
        <w:r w:rsidDel="00B5597A">
          <w:delText xml:space="preserve">is used </w:delText>
        </w:r>
        <w:r w:rsidR="00EC095B" w:rsidDel="00B5597A">
          <w:delText xml:space="preserve">in conjunction with </w:delText>
        </w:r>
        <w:r w:rsidR="00E43129" w:rsidRPr="009C008E" w:rsidDel="00B5597A">
          <w:rPr>
            <w:b/>
            <w:bCs/>
          </w:rPr>
          <w:delText>EntryDate</w:delText>
        </w:r>
        <w:r w:rsidR="00E43129" w:rsidDel="00B5597A">
          <w:delText xml:space="preserve"> </w:delText>
        </w:r>
        <w:r w:rsidR="0060416E" w:rsidDel="00B5597A">
          <w:delText xml:space="preserve">or </w:delText>
        </w:r>
        <w:r w:rsidR="0060416E" w:rsidRPr="009C008E" w:rsidDel="00B5597A">
          <w:rPr>
            <w:b/>
            <w:bCs/>
          </w:rPr>
          <w:delText>MoveInDate</w:delText>
        </w:r>
        <w:r w:rsidR="0060416E" w:rsidDel="00B5597A">
          <w:delText xml:space="preserve"> </w:delText>
        </w:r>
        <w:r w:rsidDel="00B5597A">
          <w:delText xml:space="preserve">to identify </w:delText>
        </w:r>
        <w:r w:rsidR="00F94409" w:rsidDel="00B5597A">
          <w:delText>ES/SH/Street dates</w:delText>
        </w:r>
        <w:r w:rsidR="004873DC" w:rsidDel="00B5597A">
          <w:delText xml:space="preserve">. </w:delText>
        </w:r>
      </w:del>
    </w:p>
    <w:p w14:paraId="4A604745" w14:textId="6C37697E" w:rsidR="00B5597A" w:rsidRDefault="00B5597A" w:rsidP="00B5597A">
      <w:pPr>
        <w:rPr>
          <w:ins w:id="798" w:author="Molly McEvilley" w:date="2020-08-06T08:43:00Z"/>
          <w:bCs/>
        </w:rPr>
      </w:pPr>
      <w:ins w:id="799" w:author="Molly McEvilley" w:date="2020-08-06T08:43:00Z">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ins>
      <w:commentRangeEnd w:id="796"/>
      <w:ins w:id="800" w:author="Molly McEvilley" w:date="2020-08-06T08:44:00Z">
        <w:r>
          <w:rPr>
            <w:rStyle w:val="CommentReference"/>
          </w:rPr>
          <w:commentReference w:id="796"/>
        </w:r>
      </w:ins>
      <w:ins w:id="801" w:author="Molly McEvilley" w:date="2020-08-06T08:43:00Z">
        <w:r>
          <w:rPr>
            <w:bCs/>
          </w:rPr>
          <w:t>.</w:t>
        </w:r>
      </w:ins>
    </w:p>
    <w:p w14:paraId="6A9AF250" w14:textId="77777777" w:rsidR="00B5597A" w:rsidRPr="0044267F" w:rsidRDefault="00B5597A" w:rsidP="0030608E">
      <w:pPr>
        <w:pStyle w:val="ListParagraph"/>
        <w:numPr>
          <w:ilvl w:val="0"/>
          <w:numId w:val="71"/>
        </w:numPr>
        <w:rPr>
          <w:ins w:id="802" w:author="Molly McEvilley" w:date="2020-08-06T08:43:00Z"/>
          <w:bCs/>
        </w:rPr>
      </w:pPr>
      <w:ins w:id="803" w:author="Molly McEvilley" w:date="2020-08-06T08:43:00Z">
        <w:r w:rsidRPr="0044267F">
          <w:rPr>
            <w:bCs/>
          </w:rPr>
          <w:t xml:space="preserve">An </w:t>
        </w:r>
        <w:proofErr w:type="spellStart"/>
        <w:r w:rsidRPr="0044267F">
          <w:rPr>
            <w:b/>
          </w:rPr>
          <w:t>ESSHStreetDate</w:t>
        </w:r>
        <w:proofErr w:type="spellEnd"/>
        <w:r w:rsidRPr="0044267F">
          <w:rPr>
            <w:bCs/>
          </w:rPr>
          <w:t xml:space="preserve"> is counted for ES and SH projects (</w:t>
        </w:r>
        <w:r w:rsidRPr="0044267F">
          <w:rPr>
            <w:b/>
          </w:rPr>
          <w:t>ProjectType</w:t>
        </w:r>
        <w:r w:rsidRPr="0044267F">
          <w:rPr>
            <w:bCs/>
          </w:rPr>
          <w:t xml:space="preserve"> in (1,8)</w:t>
        </w:r>
        <w:r>
          <w:rPr>
            <w:bCs/>
          </w:rPr>
          <w:t>)</w:t>
        </w:r>
        <w:r w:rsidRPr="0044267F">
          <w:rPr>
            <w:bCs/>
          </w:rPr>
          <w:t xml:space="preserve"> if:</w:t>
        </w:r>
      </w:ins>
    </w:p>
    <w:p w14:paraId="554ED581" w14:textId="77777777" w:rsidR="00B5597A" w:rsidRDefault="00B5597A" w:rsidP="0030608E">
      <w:pPr>
        <w:pStyle w:val="ListParagraph"/>
        <w:numPr>
          <w:ilvl w:val="0"/>
          <w:numId w:val="72"/>
        </w:numPr>
        <w:rPr>
          <w:ins w:id="804" w:author="Molly McEvilley" w:date="2020-08-06T08:43:00Z"/>
        </w:rPr>
      </w:pPr>
      <w:proofErr w:type="spellStart"/>
      <w:ins w:id="805" w:author="Molly McEvilley" w:date="2020-08-06T08:43:00Z">
        <w:r w:rsidRPr="0044267F">
          <w:rPr>
            <w:i/>
          </w:rPr>
          <w:t>LivingSituation</w:t>
        </w:r>
        <w:proofErr w:type="spellEnd"/>
        <w:r w:rsidRPr="007327FC">
          <w:t xml:space="preserve"> in (1,18,16)</w:t>
        </w:r>
        <w:r w:rsidRPr="00DB4FDE">
          <w:t xml:space="preserve">; </w:t>
        </w:r>
        <w:r>
          <w:t>and</w:t>
        </w:r>
      </w:ins>
    </w:p>
    <w:p w14:paraId="4C61AC06" w14:textId="77777777" w:rsidR="00B5597A" w:rsidRPr="0044267F" w:rsidRDefault="00B5597A" w:rsidP="0030608E">
      <w:pPr>
        <w:pStyle w:val="ListParagraph"/>
        <w:numPr>
          <w:ilvl w:val="0"/>
          <w:numId w:val="72"/>
        </w:numPr>
        <w:rPr>
          <w:ins w:id="806" w:author="Molly McEvilley" w:date="2020-08-06T08:43:00Z"/>
        </w:rPr>
      </w:pPr>
      <w:proofErr w:type="spellStart"/>
      <w:ins w:id="807" w:author="Molly McEvilley" w:date="2020-08-06T08:43:00Z">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ins>
    </w:p>
    <w:p w14:paraId="5A114D2D" w14:textId="77777777" w:rsidR="00B5597A" w:rsidRDefault="00B5597A" w:rsidP="0030608E">
      <w:pPr>
        <w:pStyle w:val="ListParagraph"/>
        <w:numPr>
          <w:ilvl w:val="0"/>
          <w:numId w:val="74"/>
        </w:numPr>
        <w:rPr>
          <w:ins w:id="808" w:author="Molly McEvilley" w:date="2020-08-06T08:43:00Z"/>
          <w:bCs/>
        </w:rPr>
      </w:pPr>
      <w:ins w:id="809" w:author="Molly McEvilley" w:date="2020-08-06T08:43:00Z">
        <w:r w:rsidRPr="0044267F">
          <w:rPr>
            <w:bCs/>
          </w:rPr>
          <w:t>For TH, PSH, and RRH projects (ProjectType 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ins>
    </w:p>
    <w:p w14:paraId="64CA9FDF" w14:textId="77777777" w:rsidR="00B5597A" w:rsidRPr="0044267F" w:rsidRDefault="00B5597A" w:rsidP="0030608E">
      <w:pPr>
        <w:pStyle w:val="ListParagraph"/>
        <w:numPr>
          <w:ilvl w:val="0"/>
          <w:numId w:val="71"/>
        </w:numPr>
        <w:ind w:left="1080"/>
        <w:rPr>
          <w:ins w:id="810" w:author="Molly McEvilley" w:date="2020-08-06T08:43:00Z"/>
          <w:bCs/>
        </w:rPr>
      </w:pPr>
      <w:ins w:id="811" w:author="Molly McEvilley" w:date="2020-08-06T08:43:00Z">
        <w:r>
          <w:rPr>
            <w:bCs/>
          </w:rPr>
          <w:t>The client was in ES/SH or on the street prior to entry:</w:t>
        </w:r>
      </w:ins>
    </w:p>
    <w:p w14:paraId="4C6416C3" w14:textId="77777777" w:rsidR="00B5597A" w:rsidRPr="00DD4D75" w:rsidRDefault="00B5597A" w:rsidP="0030608E">
      <w:pPr>
        <w:pStyle w:val="ListParagraph"/>
        <w:numPr>
          <w:ilvl w:val="0"/>
          <w:numId w:val="73"/>
        </w:numPr>
        <w:rPr>
          <w:ins w:id="812" w:author="Molly McEvilley" w:date="2020-08-06T08:43:00Z"/>
        </w:rPr>
      </w:pPr>
      <w:proofErr w:type="spellStart"/>
      <w:ins w:id="813" w:author="Molly McEvilley" w:date="2020-08-06T08:43:00Z">
        <w:r w:rsidRPr="007327FC">
          <w:rPr>
            <w:i/>
          </w:rPr>
          <w:t>LivingSituation</w:t>
        </w:r>
        <w:proofErr w:type="spellEnd"/>
        <w:r w:rsidRPr="007327FC">
          <w:t xml:space="preserve"> in (1,18,16)</w:t>
        </w:r>
        <w:r w:rsidRPr="00DB4FDE">
          <w:t>; or</w:t>
        </w:r>
      </w:ins>
    </w:p>
    <w:p w14:paraId="36CA0E22" w14:textId="77777777" w:rsidR="00B5597A" w:rsidRPr="00DD4D75" w:rsidRDefault="00B5597A" w:rsidP="0030608E">
      <w:pPr>
        <w:pStyle w:val="ListParagraph"/>
        <w:numPr>
          <w:ilvl w:val="0"/>
          <w:numId w:val="73"/>
        </w:numPr>
        <w:rPr>
          <w:ins w:id="814" w:author="Molly McEvilley" w:date="2020-08-06T08:43:00Z"/>
        </w:rPr>
      </w:pPr>
      <w:proofErr w:type="spellStart"/>
      <w:ins w:id="815" w:author="Molly McEvilley" w:date="2020-08-06T08:43:00Z">
        <w:r w:rsidRPr="007327FC">
          <w:rPr>
            <w:i/>
          </w:rPr>
          <w:t>LengthOfStay</w:t>
        </w:r>
        <w:proofErr w:type="spellEnd"/>
        <w:r w:rsidRPr="007327FC">
          <w:t xml:space="preserve"> in (10, 11) and </w:t>
        </w:r>
        <w:proofErr w:type="spellStart"/>
        <w:r w:rsidRPr="00DB4FDE">
          <w:rPr>
            <w:i/>
          </w:rPr>
          <w:t>PreviousStreetESSH</w:t>
        </w:r>
        <w:proofErr w:type="spellEnd"/>
        <w:r w:rsidRPr="00DD4D75">
          <w:t xml:space="preserve"> = 1; or</w:t>
        </w:r>
      </w:ins>
    </w:p>
    <w:p w14:paraId="008CF949" w14:textId="77777777" w:rsidR="00B5597A" w:rsidRDefault="00B5597A" w:rsidP="0030608E">
      <w:pPr>
        <w:pStyle w:val="ListParagraph"/>
        <w:numPr>
          <w:ilvl w:val="0"/>
          <w:numId w:val="73"/>
        </w:numPr>
        <w:rPr>
          <w:ins w:id="816" w:author="Molly McEvilley" w:date="2020-08-06T08:43:00Z"/>
        </w:rPr>
      </w:pPr>
      <w:proofErr w:type="spellStart"/>
      <w:ins w:id="817" w:author="Molly McEvilley" w:date="2020-08-06T08:43:00Z">
        <w:r w:rsidRPr="007327FC">
          <w:rPr>
            <w:i/>
          </w:rPr>
          <w:t>LivingSituation</w:t>
        </w:r>
        <w:proofErr w:type="spellEnd"/>
        <w:r w:rsidRPr="007327FC">
          <w:t xml:space="preserve"> in (4,5,6,7,15,</w:t>
        </w:r>
        <w:r>
          <w:t>25</w:t>
        </w:r>
        <w:r w:rsidRPr="007327FC">
          <w:t>)</w:t>
        </w:r>
        <w:r w:rsidRPr="00DB4FDE">
          <w:t xml:space="preserve"> and </w:t>
        </w:r>
        <w:proofErr w:type="spellStart"/>
        <w:r w:rsidRPr="00DD4D75">
          <w:rPr>
            <w:i/>
          </w:rPr>
          <w:t>LengthOfStay</w:t>
        </w:r>
        <w:proofErr w:type="spellEnd"/>
        <w:r w:rsidRPr="00DD4D75">
          <w:t xml:space="preserve"> in (2,3) and </w:t>
        </w:r>
        <w:proofErr w:type="spellStart"/>
        <w:r w:rsidRPr="00DD4D75">
          <w:rPr>
            <w:i/>
          </w:rPr>
          <w:t>PreviousStreetESSH</w:t>
        </w:r>
        <w:proofErr w:type="spellEnd"/>
        <w:r w:rsidRPr="00DD4D75">
          <w:t xml:space="preserve"> = 1</w:t>
        </w:r>
      </w:ins>
    </w:p>
    <w:p w14:paraId="3B440B36" w14:textId="77777777" w:rsidR="00B5597A" w:rsidRDefault="00B5597A" w:rsidP="0030608E">
      <w:pPr>
        <w:pStyle w:val="ListParagraph"/>
        <w:numPr>
          <w:ilvl w:val="0"/>
          <w:numId w:val="70"/>
        </w:numPr>
        <w:rPr>
          <w:ins w:id="818" w:author="Molly McEvilley" w:date="2020-08-06T08:43:00Z"/>
        </w:rPr>
      </w:pPr>
      <w:proofErr w:type="spellStart"/>
      <w:ins w:id="819" w:author="Molly McEvilley" w:date="2020-08-06T08:43:00Z">
        <w:r w:rsidRPr="0044267F">
          <w:rPr>
            <w:b/>
          </w:rPr>
          <w:t>ESSHStreetDate</w:t>
        </w:r>
        <w:proofErr w:type="spellEnd"/>
        <w:r>
          <w:t xml:space="preserve"> </w:t>
        </w:r>
        <w:r w:rsidRPr="002F68BE">
          <w:t xml:space="preserve">&gt;= </w:t>
        </w:r>
        <w:r w:rsidRPr="0044267F">
          <w:rPr>
            <w:i/>
          </w:rPr>
          <w:t>DateToStreetESSH</w:t>
        </w:r>
        <w:r>
          <w:t>; and</w:t>
        </w:r>
      </w:ins>
    </w:p>
    <w:p w14:paraId="3C6ED81B" w14:textId="77777777" w:rsidR="00B5597A" w:rsidRDefault="00B5597A" w:rsidP="0030608E">
      <w:pPr>
        <w:pStyle w:val="ListParagraph"/>
        <w:numPr>
          <w:ilvl w:val="1"/>
          <w:numId w:val="75"/>
        </w:numPr>
        <w:rPr>
          <w:ins w:id="820" w:author="Molly McEvilley" w:date="2020-08-06T08:43:00Z"/>
        </w:rPr>
      </w:pPr>
      <w:ins w:id="821" w:author="Molly McEvilley" w:date="2020-08-06T08:43:00Z">
        <w:r w:rsidRPr="0044267F">
          <w:rPr>
            <w:b/>
            <w:bCs/>
          </w:rPr>
          <w:t>ProjectType</w:t>
        </w:r>
        <w:r>
          <w:t xml:space="preserve"> = 2 and </w:t>
        </w:r>
        <w:proofErr w:type="spellStart"/>
        <w:r w:rsidRPr="0044267F">
          <w:rPr>
            <w:b/>
          </w:rPr>
          <w:t>ESSHStreetDate</w:t>
        </w:r>
        <w:proofErr w:type="spellEnd"/>
        <w:r>
          <w:t xml:space="preserve"> &lt; </w:t>
        </w:r>
        <w:r w:rsidRPr="0044267F">
          <w:rPr>
            <w:b/>
            <w:bCs/>
          </w:rPr>
          <w:t>EntryDate</w:t>
        </w:r>
        <w:r>
          <w:t>; or</w:t>
        </w:r>
      </w:ins>
    </w:p>
    <w:p w14:paraId="03655FAD" w14:textId="77777777" w:rsidR="00B5597A" w:rsidRDefault="00B5597A" w:rsidP="0030608E">
      <w:pPr>
        <w:pStyle w:val="ListParagraph"/>
        <w:numPr>
          <w:ilvl w:val="1"/>
          <w:numId w:val="75"/>
        </w:numPr>
        <w:rPr>
          <w:ins w:id="822" w:author="Molly McEvilley" w:date="2020-08-06T08:43:00Z"/>
        </w:rPr>
      </w:pPr>
      <w:ins w:id="823" w:author="Molly McEvilley" w:date="2020-08-06T08:43:00Z">
        <w:r w:rsidRPr="0044267F">
          <w:rPr>
            <w:b/>
            <w:bCs/>
          </w:rPr>
          <w:t>ProjectType</w:t>
        </w:r>
        <w:r>
          <w:t xml:space="preserve"> in (3,13) and </w:t>
        </w:r>
      </w:ins>
    </w:p>
    <w:p w14:paraId="6314177C" w14:textId="77777777" w:rsidR="00B5597A" w:rsidRDefault="00B5597A" w:rsidP="0030608E">
      <w:pPr>
        <w:pStyle w:val="ListParagraph"/>
        <w:numPr>
          <w:ilvl w:val="2"/>
          <w:numId w:val="76"/>
        </w:numPr>
        <w:rPr>
          <w:ins w:id="824" w:author="Molly McEvilley" w:date="2020-08-06T08:43:00Z"/>
        </w:rPr>
      </w:pPr>
      <w:proofErr w:type="spellStart"/>
      <w:ins w:id="825" w:author="Molly McEvilley" w:date="2020-08-06T08:43:00Z">
        <w:r w:rsidRPr="0044267F">
          <w:rPr>
            <w:b/>
            <w:bCs/>
          </w:rPr>
          <w:t>ESSHStreetDate</w:t>
        </w:r>
        <w:proofErr w:type="spellEnd"/>
        <w:r>
          <w:t xml:space="preserve"> &lt; </w:t>
        </w:r>
        <w:r>
          <w:rPr>
            <w:b/>
            <w:bCs/>
          </w:rPr>
          <w:t>MoveInDate</w:t>
        </w:r>
        <w:r w:rsidRPr="0044267F">
          <w:t>; or</w:t>
        </w:r>
      </w:ins>
    </w:p>
    <w:p w14:paraId="14D5CD43" w14:textId="77777777" w:rsidR="00B5597A" w:rsidRPr="0044267F" w:rsidRDefault="00B5597A" w:rsidP="0030608E">
      <w:pPr>
        <w:pStyle w:val="ListParagraph"/>
        <w:numPr>
          <w:ilvl w:val="2"/>
          <w:numId w:val="76"/>
        </w:numPr>
        <w:rPr>
          <w:ins w:id="826" w:author="Molly McEvilley" w:date="2020-08-06T08:43:00Z"/>
        </w:rPr>
      </w:pPr>
      <w:ins w:id="827" w:author="Molly McEvilley" w:date="2020-08-06T08:43:00Z">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ins>
    </w:p>
    <w:p w14:paraId="69303551" w14:textId="77777777" w:rsidR="00B5597A" w:rsidRDefault="00B5597A" w:rsidP="0030608E">
      <w:pPr>
        <w:pStyle w:val="ListParagraph"/>
        <w:numPr>
          <w:ilvl w:val="2"/>
          <w:numId w:val="76"/>
        </w:numPr>
        <w:rPr>
          <w:ins w:id="828" w:author="Molly McEvilley" w:date="2020-08-06T08:43:00Z"/>
        </w:rPr>
      </w:pPr>
      <w:ins w:id="829" w:author="Molly McEvilley" w:date="2020-08-06T08:43:00Z">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ins>
    </w:p>
    <w:p w14:paraId="53D7291B" w14:textId="547D8995" w:rsidR="00A16272" w:rsidRPr="0091659E" w:rsidDel="00B5597A" w:rsidRDefault="00ED5D10" w:rsidP="007F4F13">
      <w:pPr>
        <w:pStyle w:val="ListParagraph"/>
        <w:numPr>
          <w:ilvl w:val="1"/>
          <w:numId w:val="59"/>
        </w:numPr>
        <w:rPr>
          <w:del w:id="830" w:author="Molly McEvilley" w:date="2020-08-06T08:43:00Z"/>
        </w:rPr>
      </w:pPr>
      <w:del w:id="831" w:author="Molly McEvilley" w:date="2020-08-06T08:43:00Z">
        <w:r w:rsidDel="00B5597A">
          <w:delText>The client was in ES/SH or on the street prior to project entry:</w:delText>
        </w:r>
      </w:del>
    </w:p>
    <w:p w14:paraId="2A3781E6" w14:textId="4D89646D" w:rsidR="00ED5D10" w:rsidRPr="00DD4D75" w:rsidDel="00B5597A" w:rsidRDefault="00ED5D10" w:rsidP="007F4F13">
      <w:pPr>
        <w:pStyle w:val="ListParagraph"/>
        <w:numPr>
          <w:ilvl w:val="1"/>
          <w:numId w:val="59"/>
        </w:numPr>
        <w:rPr>
          <w:del w:id="832" w:author="Molly McEvilley" w:date="2020-08-06T08:43:00Z"/>
        </w:rPr>
      </w:pPr>
      <w:del w:id="833" w:author="Molly McEvilley" w:date="2020-08-06T08:43:00Z">
        <w:r w:rsidRPr="007327FC" w:rsidDel="00B5597A">
          <w:rPr>
            <w:i/>
          </w:rPr>
          <w:delText>LivingSituation</w:delText>
        </w:r>
        <w:r w:rsidRPr="007327FC" w:rsidDel="00B5597A">
          <w:delText xml:space="preserve"> in (1,18,16)</w:delText>
        </w:r>
        <w:r w:rsidRPr="00DB4FDE" w:rsidDel="00B5597A">
          <w:delText>; or</w:delText>
        </w:r>
      </w:del>
    </w:p>
    <w:p w14:paraId="2E7F2FAB" w14:textId="49E5A823" w:rsidR="00ED5D10" w:rsidRPr="00DD4D75" w:rsidDel="00B5597A" w:rsidRDefault="00502E5E" w:rsidP="007F4F13">
      <w:pPr>
        <w:pStyle w:val="ListParagraph"/>
        <w:numPr>
          <w:ilvl w:val="1"/>
          <w:numId w:val="59"/>
        </w:numPr>
        <w:rPr>
          <w:del w:id="834" w:author="Molly McEvilley" w:date="2020-08-06T08:43:00Z"/>
        </w:rPr>
      </w:pPr>
      <w:del w:id="835"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LengthOfStay</w:delText>
        </w:r>
        <w:r w:rsidR="00ED5D10" w:rsidRPr="007327FC" w:rsidDel="00B5597A">
          <w:delText xml:space="preserve"> in (10, 11) and </w:delText>
        </w:r>
        <w:r w:rsidR="00ED5D10" w:rsidRPr="00DB4FDE" w:rsidDel="00B5597A">
          <w:rPr>
            <w:i/>
          </w:rPr>
          <w:delText>PreviousStreetESSH</w:delText>
        </w:r>
        <w:r w:rsidR="00ED5D10" w:rsidRPr="00DD4D75" w:rsidDel="00B5597A">
          <w:delText xml:space="preserve"> = 1; or</w:delText>
        </w:r>
      </w:del>
    </w:p>
    <w:p w14:paraId="6054882A" w14:textId="53EE7CFB" w:rsidR="00ED5D10" w:rsidRPr="00DD4D75" w:rsidDel="00B5597A" w:rsidRDefault="00502E5E" w:rsidP="007F4F13">
      <w:pPr>
        <w:pStyle w:val="ListParagraph"/>
        <w:numPr>
          <w:ilvl w:val="1"/>
          <w:numId w:val="59"/>
        </w:numPr>
        <w:rPr>
          <w:del w:id="836" w:author="Molly McEvilley" w:date="2020-08-06T08:43:00Z"/>
        </w:rPr>
      </w:pPr>
      <w:del w:id="837" w:author="Molly McEvilley" w:date="2020-08-06T08:43:00Z">
        <w:r w:rsidRPr="009C008E" w:rsidDel="00B5597A">
          <w:rPr>
            <w:b/>
            <w:bCs/>
          </w:rPr>
          <w:delText>ProjectType</w:delText>
        </w:r>
        <w:r w:rsidRPr="000D5A2E" w:rsidDel="00B5597A">
          <w:rPr>
            <w:i/>
          </w:rPr>
          <w:delText xml:space="preserve"> </w:delText>
        </w:r>
        <w:r w:rsidRPr="000D5A2E" w:rsidDel="00B5597A">
          <w:rPr>
            <w:iCs/>
          </w:rPr>
          <w:delText xml:space="preserve">not in (1,8) and </w:delText>
        </w:r>
        <w:r w:rsidR="00ED5D10" w:rsidRPr="007327FC" w:rsidDel="00B5597A">
          <w:rPr>
            <w:i/>
          </w:rPr>
          <w:delText>LivingSituation</w:delText>
        </w:r>
        <w:r w:rsidR="00ED5D10" w:rsidRPr="007327FC" w:rsidDel="00B5597A">
          <w:delText xml:space="preserve"> in (4,5,6,7,15,</w:delText>
        </w:r>
        <w:r w:rsidR="00E97B56" w:rsidDel="00B5597A">
          <w:delText>25</w:delText>
        </w:r>
        <w:r w:rsidR="00ED5D10" w:rsidRPr="007327FC" w:rsidDel="00B5597A">
          <w:delText>)</w:delText>
        </w:r>
        <w:r w:rsidR="00ED5D10" w:rsidRPr="00DB4FDE" w:rsidDel="00B5597A">
          <w:delText xml:space="preserve"> and </w:delText>
        </w:r>
        <w:r w:rsidR="00ED5D10" w:rsidRPr="00DD4D75" w:rsidDel="00B5597A">
          <w:rPr>
            <w:i/>
          </w:rPr>
          <w:delText>LengthOfStay</w:delText>
        </w:r>
        <w:r w:rsidR="00ED5D10" w:rsidRPr="00DD4D75" w:rsidDel="00B5597A">
          <w:delText xml:space="preserve"> in (2,3) and </w:delText>
        </w:r>
        <w:r w:rsidR="00ED5D10" w:rsidRPr="00DD4D75" w:rsidDel="00B5597A">
          <w:rPr>
            <w:i/>
          </w:rPr>
          <w:delText>PreviousStreetESSH</w:delText>
        </w:r>
        <w:r w:rsidR="00ED5D10" w:rsidRPr="00DD4D75" w:rsidDel="00B5597A">
          <w:delText xml:space="preserve"> = 1</w:delText>
        </w:r>
      </w:del>
    </w:p>
    <w:p w14:paraId="29643334" w14:textId="5DC7A0C3" w:rsidR="00006148" w:rsidRPr="002F68BE" w:rsidDel="00B5597A" w:rsidRDefault="009366AD" w:rsidP="007F4F13">
      <w:pPr>
        <w:pStyle w:val="ListParagraph"/>
        <w:numPr>
          <w:ilvl w:val="0"/>
          <w:numId w:val="59"/>
        </w:numPr>
        <w:rPr>
          <w:del w:id="838" w:author="Molly McEvilley" w:date="2020-08-06T08:43:00Z"/>
        </w:rPr>
      </w:pPr>
      <w:del w:id="839" w:author="Molly McEvilley" w:date="2020-08-06T08:43:00Z">
        <w:r w:rsidDel="00B5597A">
          <w:rPr>
            <w:b/>
          </w:rPr>
          <w:delText>ESSHStreetDate</w:delText>
        </w:r>
        <w:r w:rsidR="00006148" w:rsidDel="00B5597A">
          <w:delText xml:space="preserve"> </w:delText>
        </w:r>
        <w:r w:rsidR="00006148" w:rsidRPr="002F68BE" w:rsidDel="00B5597A">
          <w:delText xml:space="preserve">&gt;= </w:delText>
        </w:r>
        <w:r w:rsidR="00006148" w:rsidRPr="00027DB7" w:rsidDel="00B5597A">
          <w:rPr>
            <w:i/>
          </w:rPr>
          <w:delText>DateToStreetESSH</w:delText>
        </w:r>
        <w:r w:rsidR="00006148" w:rsidDel="00B5597A">
          <w:delText xml:space="preserve">; </w:delText>
        </w:r>
        <w:r w:rsidR="00006148" w:rsidRPr="00A6067F" w:rsidDel="00B5597A">
          <w:delText>and</w:delText>
        </w:r>
      </w:del>
    </w:p>
    <w:p w14:paraId="040D1F85" w14:textId="3B51D4BE" w:rsidR="00006148" w:rsidRPr="00930DC2" w:rsidDel="00B5597A" w:rsidRDefault="00006148" w:rsidP="007F4F13">
      <w:pPr>
        <w:pStyle w:val="ListParagraph"/>
        <w:numPr>
          <w:ilvl w:val="0"/>
          <w:numId w:val="59"/>
        </w:numPr>
        <w:rPr>
          <w:del w:id="840" w:author="Molly McEvilley" w:date="2020-08-06T08:43:00Z"/>
        </w:rPr>
      </w:pPr>
      <w:del w:id="841" w:author="Molly McEvilley" w:date="2020-08-06T08:43:00Z">
        <w:r w:rsidDel="00B5597A">
          <w:delText xml:space="preserve">If </w:delText>
        </w:r>
        <w:r w:rsidRPr="009C008E" w:rsidDel="00B5597A">
          <w:rPr>
            <w:b/>
            <w:bCs/>
            <w:iCs/>
          </w:rPr>
          <w:delText>ProjectType</w:delText>
        </w:r>
        <w:r w:rsidDel="00B5597A">
          <w:delText xml:space="preserve"> </w:delText>
        </w:r>
        <w:r w:rsidR="00A9341A" w:rsidDel="00B5597A">
          <w:delText>in (1,8,2)</w:delText>
        </w:r>
        <w:r w:rsidDel="00B5597A">
          <w:delText xml:space="preserve">: </w:delText>
        </w:r>
        <w:r w:rsidR="009366AD" w:rsidDel="00B5597A">
          <w:rPr>
            <w:b/>
          </w:rPr>
          <w:delText>ESSHStreetDate</w:delText>
        </w:r>
        <w:r w:rsidDel="00B5597A">
          <w:delText xml:space="preserve"> </w:delText>
        </w:r>
        <w:r w:rsidRPr="002F68BE" w:rsidDel="00B5597A">
          <w:delText>&lt;</w:delText>
        </w:r>
        <w:r w:rsidDel="00B5597A">
          <w:delText xml:space="preserve"> </w:delText>
        </w:r>
        <w:r w:rsidRPr="009C008E" w:rsidDel="00B5597A">
          <w:rPr>
            <w:b/>
            <w:bCs/>
            <w:iCs/>
          </w:rPr>
          <w:delText>EntryDate</w:delText>
        </w:r>
        <w:r w:rsidRPr="00A6067F" w:rsidDel="00B5597A">
          <w:delText>; and</w:delText>
        </w:r>
      </w:del>
    </w:p>
    <w:p w14:paraId="067EEBB0" w14:textId="019BB78F" w:rsidR="00006148" w:rsidDel="00B5597A" w:rsidRDefault="00006148" w:rsidP="007F4F13">
      <w:pPr>
        <w:pStyle w:val="ListParagraph"/>
        <w:numPr>
          <w:ilvl w:val="0"/>
          <w:numId w:val="59"/>
        </w:numPr>
        <w:rPr>
          <w:del w:id="842" w:author="Molly McEvilley" w:date="2020-08-06T08:43:00Z"/>
        </w:rPr>
      </w:pPr>
      <w:del w:id="843"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not </w:delText>
        </w:r>
        <w:r w:rsidR="00143E83" w:rsidDel="00B5597A">
          <w:delText>NULL</w:delText>
        </w:r>
        <w:r w:rsidDel="00B5597A">
          <w:delText xml:space="preserve">: </w:delText>
        </w:r>
        <w:r w:rsidR="009366AD" w:rsidDel="00B5597A">
          <w:rPr>
            <w:b/>
          </w:rPr>
          <w:delText>ESSHStreetDate</w:delText>
        </w:r>
        <w:r w:rsidR="0074637C" w:rsidDel="00B5597A">
          <w:delText xml:space="preserve"> </w:delText>
        </w:r>
        <w:r w:rsidRPr="002F68BE" w:rsidDel="00B5597A">
          <w:delText>&lt;</w:delText>
        </w:r>
        <w:r w:rsidDel="00B5597A">
          <w:delText xml:space="preserve"> </w:delText>
        </w:r>
        <w:r w:rsidR="009C008E" w:rsidRPr="009C008E" w:rsidDel="00B5597A">
          <w:rPr>
            <w:b/>
            <w:bCs/>
            <w:iCs/>
          </w:rPr>
          <w:delText>MoveInDate</w:delText>
        </w:r>
        <w:r w:rsidRPr="00A6067F" w:rsidDel="00B5597A">
          <w:delText>; and</w:delText>
        </w:r>
        <w:r w:rsidDel="00B5597A">
          <w:delText xml:space="preserve"> </w:delText>
        </w:r>
      </w:del>
    </w:p>
    <w:p w14:paraId="4E248585" w14:textId="0BE0CE8A" w:rsidR="00006148" w:rsidRPr="00730985" w:rsidDel="00B5597A" w:rsidRDefault="00006148" w:rsidP="007F4F13">
      <w:pPr>
        <w:pStyle w:val="ListParagraph"/>
        <w:numPr>
          <w:ilvl w:val="0"/>
          <w:numId w:val="59"/>
        </w:numPr>
        <w:rPr>
          <w:del w:id="844" w:author="Molly McEvilley" w:date="2020-08-06T08:43:00Z"/>
        </w:rPr>
      </w:pPr>
      <w:del w:id="845" w:author="Molly McEvilley" w:date="2020-08-06T08:43:00Z">
        <w:r w:rsidDel="00B5597A">
          <w:delText xml:space="preserve">If </w:delText>
        </w:r>
        <w:r w:rsidR="009C008E" w:rsidRPr="009C008E" w:rsidDel="00B5597A">
          <w:rPr>
            <w:b/>
            <w:bCs/>
            <w:iCs/>
          </w:rPr>
          <w:delText>ProjectType</w:delText>
        </w:r>
        <w:r w:rsidR="009C008E" w:rsidDel="00B5597A">
          <w:delText xml:space="preserve"> </w:delText>
        </w:r>
        <w:r w:rsidR="00294A2C" w:rsidDel="00B5597A">
          <w:delText>in (13,3)</w:delText>
        </w:r>
        <w:r w:rsidDel="00B5597A">
          <w:delText xml:space="preserve"> and </w:delText>
        </w:r>
        <w:r w:rsidRPr="009C008E" w:rsidDel="00B5597A">
          <w:rPr>
            <w:b/>
            <w:bCs/>
            <w:iCs/>
          </w:rPr>
          <w:delText>MoveInDate</w:delText>
        </w:r>
        <w:r w:rsidDel="00B5597A">
          <w:delText xml:space="preserve"> is </w:delText>
        </w:r>
        <w:r w:rsidR="00143E83" w:rsidDel="00B5597A">
          <w:delText>NULL</w:delText>
        </w:r>
        <w:r w:rsidDel="00B5597A">
          <w:delText xml:space="preserve">: </w:delText>
        </w:r>
        <w:r w:rsidR="009366AD" w:rsidDel="00B5597A">
          <w:rPr>
            <w:b/>
          </w:rPr>
          <w:delText>ESSHStreetDate</w:delText>
        </w:r>
        <w:r w:rsidDel="00B5597A">
          <w:delText xml:space="preserve"> </w:delText>
        </w:r>
        <w:r w:rsidRPr="002F68BE" w:rsidDel="00B5597A">
          <w:delText>&lt;= (</w:delText>
        </w:r>
        <w:r w:rsidRPr="009C008E" w:rsidDel="00B5597A">
          <w:rPr>
            <w:b/>
            <w:bCs/>
            <w:iCs/>
          </w:rPr>
          <w:delText>ExitDate</w:delText>
        </w:r>
        <w:r w:rsidRPr="00A6067F" w:rsidDel="00B5597A">
          <w:delText xml:space="preserve"> – 1 day) or </w:delText>
        </w:r>
        <w:r w:rsidR="00CF23C7" w:rsidRPr="00CF23C7" w:rsidDel="00B5597A">
          <w:rPr>
            <w:b/>
          </w:rPr>
          <w:delText>LastActive</w:delText>
        </w:r>
        <w:r w:rsidRPr="00A6067F" w:rsidDel="00B5597A">
          <w:delText xml:space="preserve"> (if no exit)</w:delText>
        </w:r>
        <w:r w:rsidR="00A722B4" w:rsidDel="00B5597A">
          <w:delText>.</w:delText>
        </w:r>
      </w:del>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lastRenderedPageBreak/>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ch_Exclude dates</w:t>
      </w:r>
      <w:r w:rsidR="004873DC">
        <w:t xml:space="preserve">. </w:t>
      </w:r>
      <w:bookmarkStart w:id="846" w:name="_Toc506721200"/>
    </w:p>
    <w:p w14:paraId="4E52BCD6" w14:textId="4F2FFADA" w:rsidR="00006148" w:rsidRDefault="00006148" w:rsidP="0088191A">
      <w:pPr>
        <w:pStyle w:val="Heading2"/>
      </w:pPr>
      <w:bookmarkStart w:id="847" w:name="_Toc37849767"/>
      <w:bookmarkStart w:id="848" w:name="_Toc38030542"/>
      <w:r>
        <w:t>Get ES/SH/Street Episodes</w:t>
      </w:r>
      <w:r w:rsidR="007B705B">
        <w:t xml:space="preserve"> (ch_Episodes)</w:t>
      </w:r>
      <w:bookmarkEnd w:id="847"/>
      <w:bookmarkEnd w:id="848"/>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r>
              <w:rPr>
                <w:b/>
                <w:bCs/>
              </w:rPr>
              <w:t>ch_Include</w:t>
            </w:r>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r w:rsidRPr="005F4836">
              <w:rPr>
                <w:color w:val="FFFFFF" w:themeColor="background1"/>
              </w:rPr>
              <w:t>ch_Episodes</w:t>
            </w:r>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t>tlsa_Person</w:t>
            </w:r>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Each record in ch_Episodes represents an uninterrupted series of ES/SH/Street dates identified in the previous step</w:t>
      </w:r>
      <w:r w:rsidR="004873DC">
        <w:t xml:space="preserve">. </w:t>
      </w:r>
      <w:r w:rsidR="001B149C">
        <w:t>Based on ch_Include for each HoH/adult in tlsa_Person</w:t>
      </w:r>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849" w:name="_CHTime_and_CHTimeStatus"/>
      <w:bookmarkStart w:id="850" w:name="_Toc31197153"/>
      <w:bookmarkStart w:id="851" w:name="_Toc37849768"/>
      <w:bookmarkStart w:id="852" w:name="_Toc38030543"/>
      <w:bookmarkEnd w:id="846"/>
      <w:bookmarkEnd w:id="849"/>
      <w:proofErr w:type="spellStart"/>
      <w:r w:rsidRPr="00655B0F">
        <w:t>CHTime</w:t>
      </w:r>
      <w:proofErr w:type="spellEnd"/>
      <w:r>
        <w:t xml:space="preserve"> and </w:t>
      </w:r>
      <w:proofErr w:type="spellStart"/>
      <w:r w:rsidRPr="005F4836">
        <w:t>CHTimeStatus</w:t>
      </w:r>
      <w:proofErr w:type="spellEnd"/>
      <w:r>
        <w:t xml:space="preserve"> </w:t>
      </w:r>
      <w:r w:rsidR="00E04B04">
        <w:t>–</w:t>
      </w:r>
      <w:r>
        <w:t xml:space="preserve"> LSAPerson</w:t>
      </w:r>
      <w:bookmarkEnd w:id="850"/>
      <w:bookmarkEnd w:id="851"/>
      <w:bookmarkEnd w:id="852"/>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9ECAEC1" w:rsidR="00DE0E77" w:rsidRPr="005F4836" w:rsidRDefault="009C008E" w:rsidP="00DE0E77">
            <w:pPr>
              <w:pStyle w:val="NoSpacing"/>
              <w:rPr>
                <w:b/>
                <w:bCs/>
              </w:rPr>
            </w:pPr>
            <w:proofErr w:type="spellStart"/>
            <w:r>
              <w:rPr>
                <w:b/>
                <w:bCs/>
              </w:rPr>
              <w:t>tsla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r>
              <w:t>HoHAdult</w:t>
            </w:r>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r w:rsidRPr="005F4836">
              <w:rPr>
                <w:b/>
                <w:bCs/>
              </w:rPr>
              <w:t>ch_Episodes</w:t>
            </w:r>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lastRenderedPageBreak/>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proofErr w:type="spellStart"/>
            <w:r>
              <w:rPr>
                <w:b/>
                <w:bCs/>
              </w:rPr>
              <w:t>tlsa</w:t>
            </w:r>
            <w:r w:rsidR="00DE0E77" w:rsidRPr="005F4836">
              <w:rPr>
                <w:b/>
                <w:bCs/>
              </w:rPr>
              <w:t>_Enrollment</w:t>
            </w:r>
            <w:proofErr w:type="spellEnd"/>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77777777" w:rsidR="00DE0E77" w:rsidRDefault="00DE0E77" w:rsidP="00DE0E77">
            <w:pPr>
              <w:pStyle w:val="NoSpacing"/>
            </w:pPr>
            <w:r>
              <w:t>ProjectType</w:t>
            </w:r>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proofErr w:type="spellStart"/>
            <w:r w:rsidRPr="00172D43">
              <w:t>LivingSituation</w:t>
            </w:r>
            <w:proofErr w:type="spellEnd"/>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proofErr w:type="spellStart"/>
            <w:r w:rsidRPr="00172D43">
              <w:t>LengthOfStay</w:t>
            </w:r>
            <w:proofErr w:type="spellEnd"/>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proofErr w:type="spellStart"/>
            <w:r w:rsidRPr="00172D43">
              <w:t>TimesHomelessPastThreeYears</w:t>
            </w:r>
            <w:proofErr w:type="spellEnd"/>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proofErr w:type="spellStart"/>
            <w:r w:rsidRPr="00172D43">
              <w:t>MonthsHomelessPastThreeYears</w:t>
            </w:r>
            <w:proofErr w:type="spellEnd"/>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r>
              <w:rPr>
                <w:b w:val="0"/>
                <w:bCs w:val="0"/>
                <w:color w:val="FFFFFF" w:themeColor="background1"/>
              </w:rPr>
              <w:t>tlsa</w:t>
            </w:r>
            <w:r w:rsidR="00DE0E77" w:rsidRPr="005F4836">
              <w:rPr>
                <w:b w:val="0"/>
                <w:bCs w:val="0"/>
                <w:color w:val="FFFFFF" w:themeColor="background1"/>
              </w:rPr>
              <w:t>_Person</w:t>
            </w:r>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proofErr w:type="spellStart"/>
            <w:r w:rsidRPr="005F4836">
              <w:t>CHTime</w:t>
            </w:r>
            <w:proofErr w:type="spellEnd"/>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proofErr w:type="spellStart"/>
            <w:r w:rsidRPr="005F4836">
              <w:t>CHTimeStatus</w:t>
            </w:r>
            <w:proofErr w:type="spellEnd"/>
          </w:p>
        </w:tc>
      </w:tr>
    </w:tbl>
    <w:p w14:paraId="2C0B9931" w14:textId="77777777" w:rsidR="00DE0E77" w:rsidRDefault="00DE0E77" w:rsidP="00DE0E77">
      <w:pPr>
        <w:pStyle w:val="Heading3"/>
      </w:pPr>
      <w:r>
        <w:t>Logic</w:t>
      </w:r>
    </w:p>
    <w:p w14:paraId="5400C105" w14:textId="539E0B74" w:rsidR="00DE0E77" w:rsidRPr="00A7544C" w:rsidRDefault="00DE0E77" w:rsidP="00DE0E77">
      <w:r>
        <w:t xml:space="preserve">There </w:t>
      </w:r>
      <w:proofErr w:type="gramStart"/>
      <w:r>
        <w:t>are</w:t>
      </w:r>
      <w:proofErr w:type="gramEnd"/>
      <w:r>
        <w:t xml:space="preserve"> a total of nine valid combinations of </w:t>
      </w:r>
      <w:proofErr w:type="spellStart"/>
      <w:r w:rsidRPr="00B678E4">
        <w:rPr>
          <w:b/>
          <w:bCs/>
        </w:rPr>
        <w:t>CHTime</w:t>
      </w:r>
      <w:proofErr w:type="spellEnd"/>
      <w:r>
        <w:t xml:space="preserve"> and </w:t>
      </w:r>
      <w:proofErr w:type="spellStart"/>
      <w:r w:rsidRPr="00B678E4">
        <w:rPr>
          <w:b/>
          <w:bCs/>
        </w:rPr>
        <w:t>CHTimeStatus</w:t>
      </w:r>
      <w:proofErr w:type="spellEnd"/>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w:t>
            </w:r>
            <w:proofErr w:type="spellEnd"/>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proofErr w:type="spellStart"/>
            <w:r w:rsidRPr="005F4836">
              <w:t>CHTimeStatus</w:t>
            </w:r>
            <w:proofErr w:type="spellEnd"/>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E94277"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E942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n/a – </w:t>
            </w:r>
            <w:proofErr w:type="spellStart"/>
            <w:r w:rsidR="00F824D6">
              <w:t>tlsa</w:t>
            </w:r>
            <w:r>
              <w:t>_Person.</w:t>
            </w:r>
            <w:r w:rsidRPr="005F4836">
              <w:rPr>
                <w:b/>
                <w:bCs/>
              </w:rPr>
              <w:t>HoHAdult</w:t>
            </w:r>
            <w:proofErr w:type="spellEnd"/>
            <w: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ch_Episodes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ch_Episodes is &gt;= 365 but the number of episodes is less than four.</w:t>
            </w:r>
          </w:p>
        </w:tc>
      </w:tr>
      <w:tr w:rsidR="00DE0E77" w:rsidRPr="00E94277" w14:paraId="55F84A3C"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DE0E77" w:rsidRPr="006B4F91" w:rsidRDefault="00DE0E77" w:rsidP="00DE0E77">
            <w:pPr>
              <w:pStyle w:val="NoSpacing"/>
              <w:jc w:val="center"/>
            </w:pPr>
            <w:r>
              <w:t>--</w:t>
            </w:r>
          </w:p>
        </w:tc>
        <w:tc>
          <w:tcPr>
            <w:tcW w:w="940" w:type="dxa"/>
          </w:tcPr>
          <w:p w14:paraId="3580C151"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270</w:t>
            </w:r>
          </w:p>
        </w:tc>
        <w:tc>
          <w:tcPr>
            <w:tcW w:w="1447" w:type="dxa"/>
          </w:tcPr>
          <w:p w14:paraId="2785019D"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349BBEED"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DE0E77" w:rsidRPr="00E94277" w14:paraId="39D11549"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DE0E77" w:rsidRPr="00A7544C" w:rsidRDefault="00DE0E77" w:rsidP="00DE0E77">
            <w:pPr>
              <w:pStyle w:val="NoSpacing"/>
              <w:jc w:val="center"/>
            </w:pPr>
            <w:r>
              <w:t>--</w:t>
            </w:r>
          </w:p>
        </w:tc>
        <w:tc>
          <w:tcPr>
            <w:tcW w:w="940" w:type="dxa"/>
          </w:tcPr>
          <w:p w14:paraId="375B53D1"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270</w:t>
            </w:r>
          </w:p>
        </w:tc>
        <w:tc>
          <w:tcPr>
            <w:tcW w:w="1447" w:type="dxa"/>
          </w:tcPr>
          <w:p w14:paraId="45AB39B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54D2E612"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DE0E77" w:rsidRPr="00E94277" w14:paraId="4714D72B"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DE0E77" w:rsidRPr="006B4F91" w:rsidRDefault="00DE0E77" w:rsidP="00DE0E77">
            <w:pPr>
              <w:pStyle w:val="NoSpacing"/>
              <w:jc w:val="center"/>
            </w:pPr>
            <w:r>
              <w:t>--</w:t>
            </w:r>
          </w:p>
        </w:tc>
        <w:tc>
          <w:tcPr>
            <w:tcW w:w="940" w:type="dxa"/>
          </w:tcPr>
          <w:p w14:paraId="6426BF78"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0</w:t>
            </w:r>
          </w:p>
        </w:tc>
        <w:tc>
          <w:tcPr>
            <w:tcW w:w="1447" w:type="dxa"/>
          </w:tcPr>
          <w:p w14:paraId="3D8C39B5" w14:textId="77777777" w:rsidR="00DE0E77" w:rsidRPr="006B4F91"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6B4F91">
              <w:t>99</w:t>
            </w:r>
          </w:p>
        </w:tc>
        <w:tc>
          <w:tcPr>
            <w:tcW w:w="6090" w:type="dxa"/>
          </w:tcPr>
          <w:p w14:paraId="478EA9CC"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DE0E77" w:rsidRPr="00E94277" w14:paraId="26658B35"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DE0E77" w:rsidRPr="00A7544C" w:rsidRDefault="00DE0E77" w:rsidP="00DE0E77">
            <w:pPr>
              <w:pStyle w:val="NoSpacing"/>
              <w:jc w:val="center"/>
            </w:pPr>
            <w:r>
              <w:t>--</w:t>
            </w:r>
          </w:p>
        </w:tc>
        <w:tc>
          <w:tcPr>
            <w:tcW w:w="940" w:type="dxa"/>
          </w:tcPr>
          <w:p w14:paraId="68915797" w14:textId="77777777" w:rsidR="00DE0E77" w:rsidRPr="00D75C24"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E17F92">
              <w:t>0</w:t>
            </w:r>
          </w:p>
        </w:tc>
        <w:tc>
          <w:tcPr>
            <w:tcW w:w="1447" w:type="dxa"/>
          </w:tcPr>
          <w:p w14:paraId="2ADA292D" w14:textId="77777777" w:rsidR="00DE0E77" w:rsidRPr="005F4836"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FC29E8">
              <w:t>-1</w:t>
            </w:r>
          </w:p>
        </w:tc>
        <w:tc>
          <w:tcPr>
            <w:tcW w:w="6090" w:type="dxa"/>
          </w:tcPr>
          <w:p w14:paraId="0E6A7DB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lastRenderedPageBreak/>
        <w:t xml:space="preserve">The conditions associated with valid combinations of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are not all mutually exclusive</w:t>
      </w:r>
      <w:r w:rsidR="004873DC">
        <w:rPr>
          <w:szCs w:val="20"/>
        </w:rPr>
        <w:t xml:space="preserve">. </w:t>
      </w:r>
      <w:proofErr w:type="spellStart"/>
      <w:r w:rsidRPr="00E47CB3">
        <w:rPr>
          <w:b/>
          <w:bCs/>
          <w:szCs w:val="20"/>
        </w:rPr>
        <w:t>CHTime</w:t>
      </w:r>
      <w:proofErr w:type="spellEnd"/>
      <w:r>
        <w:rPr>
          <w:szCs w:val="20"/>
        </w:rPr>
        <w:t xml:space="preserve"> and </w:t>
      </w:r>
      <w:proofErr w:type="spellStart"/>
      <w:r w:rsidRPr="00E47CB3">
        <w:rPr>
          <w:b/>
          <w:bCs/>
          <w:szCs w:val="20"/>
        </w:rPr>
        <w:t>CHTimeStatus</w:t>
      </w:r>
      <w:proofErr w:type="spellEnd"/>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rPr>
        <w:t>CHTime</w:t>
      </w:r>
      <w:proofErr w:type="spellEnd"/>
      <w:r w:rsidRPr="005F4836">
        <w:rPr>
          <w:i/>
        </w:rPr>
        <w:t xml:space="preserve"> </w:t>
      </w:r>
      <w:r w:rsidRPr="005F4836">
        <w:rPr>
          <w:szCs w:val="20"/>
        </w:rPr>
        <w:t xml:space="preserve">and </w:t>
      </w:r>
      <w:proofErr w:type="spellStart"/>
      <w:r w:rsidRPr="005F4836">
        <w:rPr>
          <w:b/>
        </w:rPr>
        <w:t>CHTimeStatus</w:t>
      </w:r>
      <w:proofErr w:type="spellEnd"/>
      <w:r w:rsidRPr="005F4836">
        <w:rPr>
          <w:i/>
        </w:rPr>
        <w:t xml:space="preserve"> </w:t>
      </w:r>
      <w:r w:rsidRPr="005F4836">
        <w:rPr>
          <w:iCs/>
        </w:rPr>
        <w:t xml:space="preserve">= -1 </w:t>
      </w:r>
      <w:r w:rsidRPr="005F4836">
        <w:rPr>
          <w:szCs w:val="20"/>
        </w:rPr>
        <w:t xml:space="preserve">where </w:t>
      </w:r>
      <w:r w:rsidRPr="005F4836">
        <w:rPr>
          <w:b/>
        </w:rPr>
        <w:t>HoHAdult</w:t>
      </w:r>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szCs w:val="20"/>
        </w:rPr>
        <w:t xml:space="preserve"> = 365 and </w:t>
      </w:r>
      <w:proofErr w:type="spellStart"/>
      <w:r w:rsidRPr="005F4836">
        <w:rPr>
          <w:b/>
          <w:bCs/>
          <w:szCs w:val="20"/>
        </w:rPr>
        <w:t>CHTimeStatus</w:t>
      </w:r>
      <w:proofErr w:type="spellEnd"/>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szCs w:val="20"/>
        </w:rPr>
        <w:t xml:space="preserve"> = 365 </w:t>
      </w:r>
      <w:r>
        <w:rPr>
          <w:szCs w:val="20"/>
        </w:rPr>
        <w:t xml:space="preserve">and </w:t>
      </w:r>
      <w:proofErr w:type="spellStart"/>
      <w:r w:rsidRPr="00A7544C">
        <w:rPr>
          <w:b/>
          <w:bCs/>
          <w:szCs w:val="20"/>
        </w:rPr>
        <w:t>CHTimeStatus</w:t>
      </w:r>
      <w:proofErr w:type="spellEnd"/>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[COUNT of ch_</w:t>
      </w:r>
      <w:r w:rsidRPr="006B4F91">
        <w:rPr>
          <w:bCs/>
        </w:rPr>
        <w:t>Episodes</w:t>
      </w:r>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proofErr w:type="spellStart"/>
      <w:r w:rsidRPr="00A7544C">
        <w:rPr>
          <w:b/>
        </w:rPr>
        <w:t>CHTime</w:t>
      </w:r>
      <w:proofErr w:type="spellEnd"/>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proofErr w:type="spellStart"/>
      <w:r w:rsidRPr="005F4836">
        <w:rPr>
          <w:b/>
        </w:rPr>
        <w:t>CHTimeStatus</w:t>
      </w:r>
      <w:proofErr w:type="spellEnd"/>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proofErr w:type="spellStart"/>
      <w:r w:rsidRPr="00A7544C">
        <w:rPr>
          <w:b/>
          <w:bCs/>
        </w:rPr>
        <w:t>CHTimeStatus</w:t>
      </w:r>
      <w:proofErr w:type="spellEnd"/>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w:t>
      </w:r>
      <w:proofErr w:type="spellStart"/>
      <w:r>
        <w:t>tlsa_Enrollment</w:t>
      </w:r>
      <w:proofErr w:type="spellEnd"/>
      <w:r>
        <w:t xml:space="preserve">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proofErr w:type="spellStart"/>
      <w:r w:rsidRPr="005F4836">
        <w:rPr>
          <w:i/>
          <w:iCs/>
        </w:rPr>
        <w:t>TimesHomelessPastThreeYears</w:t>
      </w:r>
      <w:proofErr w:type="spellEnd"/>
      <w:r w:rsidRPr="00A7544C">
        <w:t xml:space="preserve"> = 4 (Four or more times)</w:t>
      </w:r>
    </w:p>
    <w:p w14:paraId="1404947A" w14:textId="77777777" w:rsidR="00DE0E77" w:rsidRPr="005F4836" w:rsidRDefault="00DE0E77" w:rsidP="0030608E">
      <w:pPr>
        <w:pStyle w:val="ListParagraph"/>
        <w:widowControl w:val="0"/>
        <w:numPr>
          <w:ilvl w:val="1"/>
          <w:numId w:val="24"/>
        </w:numPr>
      </w:pPr>
      <w:proofErr w:type="spellStart"/>
      <w:r w:rsidRPr="00D75C24">
        <w:rPr>
          <w:i/>
          <w:iCs/>
        </w:rPr>
        <w:t>MonthsHomelessPastThreeYears</w:t>
      </w:r>
      <w:proofErr w:type="spellEnd"/>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proofErr w:type="spellStart"/>
      <w:r w:rsidRPr="006B4F91">
        <w:rPr>
          <w:b/>
          <w:bCs/>
          <w:szCs w:val="20"/>
        </w:rPr>
        <w:t>CHTime</w:t>
      </w:r>
      <w:proofErr w:type="spellEnd"/>
      <w:r w:rsidRPr="006B4F91">
        <w:rPr>
          <w:szCs w:val="20"/>
        </w:rPr>
        <w:t xml:space="preserve"> = 365 </w:t>
      </w:r>
      <w:r>
        <w:rPr>
          <w:szCs w:val="20"/>
        </w:rPr>
        <w:t xml:space="preserve">and </w:t>
      </w:r>
      <w:proofErr w:type="spellStart"/>
      <w:r w:rsidRPr="00A7544C">
        <w:rPr>
          <w:b/>
          <w:bCs/>
          <w:szCs w:val="20"/>
        </w:rPr>
        <w:t>CHTimeStatus</w:t>
      </w:r>
      <w:proofErr w:type="spellEnd"/>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ch_</w:t>
      </w:r>
      <w:r w:rsidRPr="006B4F91">
        <w:rPr>
          <w:bCs/>
        </w:rPr>
        <w:t>Episodes</w:t>
      </w:r>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t xml:space="preserve">Set </w:t>
      </w:r>
      <w:proofErr w:type="spellStart"/>
      <w:r w:rsidRPr="00A7544C">
        <w:rPr>
          <w:b/>
          <w:bCs/>
          <w:szCs w:val="20"/>
        </w:rPr>
        <w:t>CHTime</w:t>
      </w:r>
      <w:proofErr w:type="spellEnd"/>
      <w:r w:rsidRPr="00A7544C">
        <w:rPr>
          <w:b/>
          <w:bCs/>
          <w:szCs w:val="20"/>
        </w:rPr>
        <w:t xml:space="preserve"> = 270</w:t>
      </w:r>
      <w:r w:rsidRPr="005C4382">
        <w:rPr>
          <w:szCs w:val="20"/>
        </w:rPr>
        <w:t xml:space="preserve"> </w:t>
      </w:r>
      <w:r w:rsidR="000F505D" w:rsidRPr="005C4382">
        <w:rPr>
          <w:szCs w:val="20"/>
        </w:rPr>
        <w:t xml:space="preserve">and </w:t>
      </w:r>
      <w:proofErr w:type="spellStart"/>
      <w:r w:rsidR="008948C7">
        <w:rPr>
          <w:b/>
          <w:bCs/>
          <w:szCs w:val="20"/>
        </w:rPr>
        <w:t>CHTimeStatus</w:t>
      </w:r>
      <w:proofErr w:type="spellEnd"/>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proofErr w:type="spellStart"/>
      <w:r w:rsidRPr="005F4836">
        <w:rPr>
          <w:b/>
          <w:bCs/>
          <w:szCs w:val="20"/>
        </w:rPr>
        <w:t>CHTime</w:t>
      </w:r>
      <w:proofErr w:type="spellEnd"/>
      <w:r w:rsidRPr="005F4836">
        <w:rPr>
          <w:b/>
          <w:bCs/>
          <w:szCs w:val="20"/>
        </w:rPr>
        <w:t xml:space="preserve"> = 0 </w:t>
      </w:r>
      <w:r w:rsidR="008948C7" w:rsidRPr="00BE797C">
        <w:rPr>
          <w:szCs w:val="20"/>
        </w:rPr>
        <w:t xml:space="preserve">and </w:t>
      </w:r>
      <w:proofErr w:type="spellStart"/>
      <w:r w:rsidR="008948C7">
        <w:rPr>
          <w:b/>
          <w:bCs/>
          <w:szCs w:val="20"/>
        </w:rPr>
        <w:t>CHTimeStatus</w:t>
      </w:r>
      <w:proofErr w:type="spellEnd"/>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proofErr w:type="spellStart"/>
      <w:r w:rsidR="00AC415B" w:rsidRPr="005C4382">
        <w:rPr>
          <w:b/>
          <w:bCs/>
          <w:szCs w:val="20"/>
        </w:rPr>
        <w:t>CHTimeStatus</w:t>
      </w:r>
      <w:proofErr w:type="spellEnd"/>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proofErr w:type="spellStart"/>
      <w:r w:rsidR="00D51E7B" w:rsidRPr="005C4382">
        <w:rPr>
          <w:b/>
          <w:bCs/>
          <w:szCs w:val="20"/>
        </w:rPr>
        <w:t>CHTimeStatus</w:t>
      </w:r>
      <w:proofErr w:type="spellEnd"/>
      <w:r w:rsidR="00D51E7B">
        <w:rPr>
          <w:szCs w:val="20"/>
        </w:rPr>
        <w:t xml:space="preserve"> = 99 for</w:t>
      </w:r>
      <w:r w:rsidR="00B67A79">
        <w:rPr>
          <w:szCs w:val="20"/>
        </w:rPr>
        <w:t xml:space="preserve"> all </w:t>
      </w:r>
      <w:r w:rsidR="004F1F68">
        <w:rPr>
          <w:szCs w:val="20"/>
        </w:rPr>
        <w:t>records in tlsa_Person where</w:t>
      </w:r>
      <w:r w:rsidR="00F865CF">
        <w:rPr>
          <w:szCs w:val="20"/>
        </w:rPr>
        <w:t>:</w:t>
      </w:r>
    </w:p>
    <w:p w14:paraId="601F2161" w14:textId="1F9BFC4F" w:rsidR="00481311" w:rsidRDefault="00F865CF" w:rsidP="0030608E">
      <w:pPr>
        <w:pStyle w:val="ListParagraph"/>
        <w:widowControl w:val="0"/>
        <w:numPr>
          <w:ilvl w:val="0"/>
          <w:numId w:val="56"/>
        </w:numPr>
      </w:pPr>
      <w:proofErr w:type="spellStart"/>
      <w:r w:rsidRPr="00FD1F07">
        <w:rPr>
          <w:b/>
        </w:rPr>
        <w:t>CHTime</w:t>
      </w:r>
      <w:proofErr w:type="spellEnd"/>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proofErr w:type="spellStart"/>
      <w:r w:rsidRPr="005C4382">
        <w:rPr>
          <w:b/>
          <w:bCs/>
        </w:rPr>
        <w:t>CHTimeStatus</w:t>
      </w:r>
      <w:proofErr w:type="spellEnd"/>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 xml:space="preserve">in </w:t>
      </w:r>
      <w:proofErr w:type="spellStart"/>
      <w:r w:rsidR="00FC6156">
        <w:rPr>
          <w:szCs w:val="20"/>
        </w:rPr>
        <w:t>tlsa_Enrollment</w:t>
      </w:r>
      <w:proofErr w:type="spellEnd"/>
      <w:r w:rsidR="00FC6156">
        <w:rPr>
          <w:szCs w:val="20"/>
        </w:rPr>
        <w:t xml:space="preserve">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proofErr w:type="spellStart"/>
      <w:r w:rsidRPr="00104046">
        <w:rPr>
          <w:i/>
        </w:rPr>
        <w:t>LivingSituation</w:t>
      </w:r>
      <w:proofErr w:type="spellEnd"/>
      <w:r w:rsidRPr="00104046">
        <w:rPr>
          <w:i/>
        </w:rPr>
        <w:t xml:space="preserve"> </w:t>
      </w:r>
      <w:r w:rsidRPr="00104046">
        <w:t xml:space="preserve">in (8,9,99) or is </w:t>
      </w:r>
      <w:r w:rsidR="00143E83">
        <w:t>NULL</w:t>
      </w:r>
    </w:p>
    <w:p w14:paraId="16BE42E4" w14:textId="03A67DA7" w:rsidR="00DE0E77" w:rsidRPr="00104046" w:rsidRDefault="00DE0E77" w:rsidP="00DE0E77">
      <w:pPr>
        <w:pStyle w:val="ListParagraph"/>
        <w:ind w:left="1080"/>
      </w:pPr>
      <w:proofErr w:type="spellStart"/>
      <w:r>
        <w:rPr>
          <w:i/>
        </w:rPr>
        <w:t>LengthOfStay</w:t>
      </w:r>
      <w:proofErr w:type="spellEnd"/>
      <w:r>
        <w:rPr>
          <w:i/>
        </w:rPr>
        <w:t xml:space="preserve"> </w:t>
      </w:r>
      <w:r w:rsidRPr="00104046">
        <w:t xml:space="preserve">in (8,9,99) or is </w:t>
      </w:r>
      <w:r w:rsidR="00143E83">
        <w:t>NULL</w:t>
      </w:r>
    </w:p>
    <w:p w14:paraId="5699DDA5" w14:textId="4EE9B53F" w:rsidR="00F82A02" w:rsidRDefault="00DE0E77" w:rsidP="00DE0E77">
      <w:pPr>
        <w:pStyle w:val="ListParagraph"/>
        <w:ind w:left="1080"/>
      </w:pPr>
      <w:r w:rsidRPr="009C008E">
        <w:rPr>
          <w:b/>
          <w:bCs/>
          <w:iCs/>
        </w:rPr>
        <w:t>ProjectType</w:t>
      </w:r>
      <w:r w:rsidRPr="00104046">
        <w:t xml:space="preserve"> in (1,8) </w:t>
      </w:r>
      <w:del w:id="853" w:author="Molly McEvilley" w:date="2020-08-06T22:36:00Z">
        <w:r w:rsidRPr="00104046" w:rsidDel="00761A75">
          <w:delText xml:space="preserve">and </w:delText>
        </w:r>
      </w:del>
      <w:ins w:id="854" w:author="Molly McEvilley" w:date="2020-08-06T22:36:00Z">
        <w:r w:rsidR="00761A75">
          <w:t xml:space="preserve">or </w:t>
        </w:r>
        <w:proofErr w:type="spellStart"/>
        <w:r w:rsidR="00761A75" w:rsidRPr="0060237C">
          <w:rPr>
            <w:i/>
          </w:rPr>
          <w:t>LivingSituation</w:t>
        </w:r>
        <w:proofErr w:type="spellEnd"/>
        <w:r w:rsidR="00761A75" w:rsidRPr="00104046">
          <w:t xml:space="preserve"> in (1,16,18) and</w:t>
        </w:r>
      </w:ins>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proofErr w:type="spellStart"/>
      <w:r w:rsidRPr="0060237C">
        <w:rPr>
          <w:i/>
        </w:rPr>
        <w:t>TimesHomelessPastThreeYears</w:t>
      </w:r>
      <w:proofErr w:type="spellEnd"/>
      <w:r>
        <w:t xml:space="preserve"> </w:t>
      </w:r>
      <w:r w:rsidRPr="00104046">
        <w:t xml:space="preserve">in (8,9,99) or is </w:t>
      </w:r>
      <w:r>
        <w:t>NULL</w:t>
      </w:r>
    </w:p>
    <w:p w14:paraId="41D94958" w14:textId="77777777" w:rsidR="00624143" w:rsidRDefault="00624143" w:rsidP="00BD2E81">
      <w:pPr>
        <w:pStyle w:val="ListParagraph"/>
        <w:numPr>
          <w:ilvl w:val="6"/>
          <w:numId w:val="3"/>
        </w:numPr>
      </w:pPr>
      <w:proofErr w:type="spellStart"/>
      <w:r w:rsidRPr="0060237C">
        <w:rPr>
          <w:i/>
        </w:rPr>
        <w:t>MonthsHomelessPastThreeYears</w:t>
      </w:r>
      <w:proofErr w:type="spellEnd"/>
      <w:r>
        <w:t xml:space="preserve"> </w:t>
      </w:r>
      <w:r w:rsidRPr="00104046">
        <w:t>in (8,9</w:t>
      </w:r>
      <w:r>
        <w:t>,</w:t>
      </w:r>
      <w:r w:rsidRPr="00104046">
        <w:t xml:space="preserve">99) or is </w:t>
      </w:r>
      <w:r>
        <w:t>NULL</w:t>
      </w:r>
    </w:p>
    <w:p w14:paraId="040285D9" w14:textId="2B6831EC" w:rsidR="00F82A02" w:rsidRPr="00993D17" w:rsidRDefault="00E54828">
      <w:pPr>
        <w:pStyle w:val="ListParagraph"/>
        <w:ind w:left="1080"/>
        <w:rPr>
          <w:iCs/>
        </w:rPr>
      </w:pPr>
      <w:r w:rsidRPr="00A23B1D">
        <w:rPr>
          <w:b/>
          <w:bCs/>
          <w:iCs/>
        </w:rPr>
        <w:t>ProjectType</w:t>
      </w:r>
      <w:r w:rsidRPr="00BD2E81">
        <w:rPr>
          <w:b/>
          <w:bCs/>
          <w:iCs/>
        </w:rPr>
        <w:t xml:space="preserve"> </w:t>
      </w:r>
      <w:r w:rsidRPr="00993D17">
        <w:rPr>
          <w:iCs/>
        </w:rPr>
        <w:t xml:space="preserve">is not in (1,8) and </w:t>
      </w:r>
    </w:p>
    <w:p w14:paraId="3174A190" w14:textId="00E2334C" w:rsidR="00F41436" w:rsidDel="002C0DD5" w:rsidRDefault="00DE0E77" w:rsidP="00461AED">
      <w:pPr>
        <w:pStyle w:val="ListParagraph"/>
        <w:numPr>
          <w:ilvl w:val="6"/>
          <w:numId w:val="3"/>
        </w:numPr>
        <w:rPr>
          <w:del w:id="855" w:author="Molly McEvilley" w:date="2020-08-06T22:37:00Z"/>
        </w:rPr>
      </w:pPr>
      <w:del w:id="856" w:author="Molly McEvilley" w:date="2020-08-06T22:37:00Z">
        <w:r w:rsidRPr="0060237C" w:rsidDel="002C0DD5">
          <w:rPr>
            <w:i/>
          </w:rPr>
          <w:delText>LivingSituation</w:delText>
        </w:r>
        <w:r w:rsidRPr="00104046" w:rsidDel="002C0DD5">
          <w:delText xml:space="preserve"> in (1,16,18) and </w:delText>
        </w:r>
      </w:del>
    </w:p>
    <w:p w14:paraId="02D83B5D" w14:textId="34D686F3" w:rsidR="00DE0E77" w:rsidDel="002C0DD5" w:rsidRDefault="00DE0E77" w:rsidP="00F41436">
      <w:pPr>
        <w:pStyle w:val="ListParagraph"/>
        <w:numPr>
          <w:ilvl w:val="7"/>
          <w:numId w:val="3"/>
        </w:numPr>
        <w:rPr>
          <w:del w:id="857" w:author="Molly McEvilley" w:date="2020-08-06T22:37:00Z"/>
        </w:rPr>
      </w:pPr>
      <w:del w:id="858" w:author="Molly McEvilley" w:date="2020-08-06T22:37:00Z">
        <w:r w:rsidRPr="0060237C" w:rsidDel="002C0DD5">
          <w:rPr>
            <w:i/>
          </w:rPr>
          <w:delText>DateToStreetESSH</w:delText>
        </w:r>
        <w:r w:rsidRPr="00104046" w:rsidDel="002C0DD5">
          <w:delText xml:space="preserve"> </w:delText>
        </w:r>
        <w:r w:rsidRPr="00A6067F" w:rsidDel="002C0DD5">
          <w:delText xml:space="preserve">is </w:delText>
        </w:r>
        <w:r w:rsidR="00143E83" w:rsidDel="002C0DD5">
          <w:delText>NULL</w:delText>
        </w:r>
        <w:r w:rsidR="00C25CD4" w:rsidDel="002C0DD5">
          <w:delText>; or</w:delText>
        </w:r>
      </w:del>
    </w:p>
    <w:p w14:paraId="572122EC" w14:textId="40AA483C" w:rsidR="00F41436" w:rsidRPr="00C22052" w:rsidDel="002C0DD5" w:rsidRDefault="00F41436" w:rsidP="00F41436">
      <w:pPr>
        <w:pStyle w:val="ListParagraph"/>
        <w:numPr>
          <w:ilvl w:val="7"/>
          <w:numId w:val="3"/>
        </w:numPr>
        <w:rPr>
          <w:del w:id="859" w:author="Molly McEvilley" w:date="2020-08-06T22:37:00Z"/>
        </w:rPr>
      </w:pPr>
      <w:del w:id="860" w:author="Molly McEvilley" w:date="2020-08-06T22:37:00Z">
        <w:r w:rsidRPr="00C22052" w:rsidDel="002C0DD5">
          <w:rPr>
            <w:i/>
          </w:rPr>
          <w:delText>TimesHomelessPastThreeYears</w:delText>
        </w:r>
        <w:r w:rsidRPr="00C22052" w:rsidDel="002C0DD5">
          <w:delText xml:space="preserve"> in (8,9,99) or is NULL</w:delText>
        </w:r>
      </w:del>
    </w:p>
    <w:p w14:paraId="7BF73E62" w14:textId="79BADAEB" w:rsidR="00F41436" w:rsidRPr="003B3C3B" w:rsidDel="002C0DD5" w:rsidRDefault="00F41436" w:rsidP="00BD2E81">
      <w:pPr>
        <w:pStyle w:val="ListParagraph"/>
        <w:numPr>
          <w:ilvl w:val="7"/>
          <w:numId w:val="3"/>
        </w:numPr>
        <w:rPr>
          <w:del w:id="861" w:author="Molly McEvilley" w:date="2020-08-06T22:37:00Z"/>
        </w:rPr>
      </w:pPr>
      <w:del w:id="862" w:author="Molly McEvilley" w:date="2020-08-06T22:37:00Z">
        <w:r w:rsidRPr="00C22052" w:rsidDel="002C0DD5">
          <w:rPr>
            <w:i/>
          </w:rPr>
          <w:delText>MonthsHomelessPastThreeYears</w:delText>
        </w:r>
        <w:r w:rsidRPr="00C22052" w:rsidDel="002C0DD5">
          <w:delText xml:space="preserve"> in (8,9,99) or is NULL</w:delText>
        </w:r>
      </w:del>
    </w:p>
    <w:p w14:paraId="08C8692F" w14:textId="4250498B" w:rsidR="006C7AF2" w:rsidRDefault="00DE0E77" w:rsidP="00BD2E81">
      <w:pPr>
        <w:pStyle w:val="ListParagraph"/>
        <w:numPr>
          <w:ilvl w:val="6"/>
          <w:numId w:val="3"/>
        </w:numPr>
      </w:pPr>
      <w:proofErr w:type="spellStart"/>
      <w:r w:rsidRPr="0060237C">
        <w:rPr>
          <w:i/>
        </w:rPr>
        <w:lastRenderedPageBreak/>
        <w:t>LengthOfStay</w:t>
      </w:r>
      <w:proofErr w:type="spellEnd"/>
      <w:r>
        <w:t xml:space="preserve"> in (</w:t>
      </w:r>
      <w:commentRangeStart w:id="863"/>
      <w:del w:id="864" w:author="Molly McEvilley" w:date="2020-08-06T22:12:00Z">
        <w:r w:rsidDel="001210A8">
          <w:delText>10</w:delText>
        </w:r>
      </w:del>
      <w:del w:id="865" w:author="Molly McEvilley" w:date="2020-08-06T22:13:00Z">
        <w:r w:rsidDel="001210A8">
          <w:delText>,</w:delText>
        </w:r>
      </w:del>
      <w:del w:id="866" w:author="Molly McEvilley" w:date="2020-08-06T22:12:00Z">
        <w:r w:rsidDel="001210A8">
          <w:delText>11</w:delText>
        </w:r>
      </w:del>
      <w:ins w:id="867" w:author="Molly McEvilley" w:date="2020-08-06T22:13:00Z">
        <w:r w:rsidR="001210A8">
          <w:t>2,3</w:t>
        </w:r>
      </w:ins>
      <w:commentRangeEnd w:id="863"/>
      <w:ins w:id="868" w:author="Molly McEvilley" w:date="2020-08-06T22:14:00Z">
        <w:r w:rsidR="001210A8">
          <w:rPr>
            <w:rStyle w:val="CommentReference"/>
            <w:rFonts w:eastAsiaTheme="minorHAnsi" w:cstheme="minorBidi"/>
          </w:rPr>
          <w:commentReference w:id="863"/>
        </w:r>
      </w:ins>
      <w:r>
        <w:t xml:space="preserve">) </w:t>
      </w:r>
      <w:r w:rsidR="000E62A4" w:rsidRPr="00323F4A">
        <w:rPr>
          <w:iCs/>
        </w:rPr>
        <w:t xml:space="preserve">and </w:t>
      </w:r>
      <w:proofErr w:type="spellStart"/>
      <w:r w:rsidR="000E62A4" w:rsidRPr="0060237C">
        <w:rPr>
          <w:i/>
        </w:rPr>
        <w:t>LivingSituation</w:t>
      </w:r>
      <w:proofErr w:type="spellEnd"/>
      <w:r w:rsidR="000E62A4">
        <w:t xml:space="preserve"> in (4,5,6,7,15,25) </w:t>
      </w:r>
      <w:r>
        <w:t xml:space="preserve">and </w:t>
      </w:r>
    </w:p>
    <w:p w14:paraId="129AC820" w14:textId="6FEB317C" w:rsidR="00CA1551" w:rsidRDefault="00DE0E77"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rsidR="00143E83">
        <w:t>NULL</w:t>
      </w:r>
      <w:r w:rsidRPr="00A6067F">
        <w:t xml:space="preserve"> or </w:t>
      </w:r>
      <w:proofErr w:type="spellStart"/>
      <w:ins w:id="869" w:author="Molly McEvilley" w:date="2020-08-06T22:30:00Z">
        <w:r w:rsidR="000301A0" w:rsidRPr="0060237C">
          <w:rPr>
            <w:i/>
          </w:rPr>
          <w:t>PreviousStreetESSH</w:t>
        </w:r>
        <w:proofErr w:type="spellEnd"/>
        <w:r w:rsidR="000301A0">
          <w:rPr>
            <w:i/>
          </w:rPr>
          <w:t xml:space="preserve"> </w:t>
        </w:r>
      </w:ins>
      <w:ins w:id="870" w:author="Molly McEvilley" w:date="2020-08-06T22:31:00Z">
        <w:r w:rsidR="000301A0">
          <w:rPr>
            <w:iCs/>
          </w:rPr>
          <w:t>not in (0,1)</w:t>
        </w:r>
        <w:r w:rsidR="00761A75">
          <w:rPr>
            <w:iCs/>
          </w:rPr>
          <w:t>; or</w:t>
        </w:r>
      </w:ins>
    </w:p>
    <w:p w14:paraId="14C1528E" w14:textId="6D0020A8" w:rsidR="00C22052" w:rsidRDefault="00DE0E77"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BB5386A" w14:textId="77777777" w:rsidR="00C22052" w:rsidRPr="00C22052" w:rsidRDefault="00C22052"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EE1C7B4" w14:textId="20330ABE" w:rsidR="000E62A4" w:rsidRDefault="000E62A4" w:rsidP="00BD2E81">
      <w:pPr>
        <w:pStyle w:val="ListParagraph"/>
        <w:numPr>
          <w:ilvl w:val="6"/>
          <w:numId w:val="3"/>
        </w:numPr>
      </w:pPr>
      <w:proofErr w:type="spellStart"/>
      <w:r w:rsidRPr="0060237C">
        <w:rPr>
          <w:i/>
        </w:rPr>
        <w:t>LengthOfStay</w:t>
      </w:r>
      <w:proofErr w:type="spellEnd"/>
      <w:r>
        <w:t xml:space="preserve"> </w:t>
      </w:r>
      <w:r w:rsidRPr="00A6067F">
        <w:t>in (</w:t>
      </w:r>
      <w:commentRangeStart w:id="871"/>
      <w:del w:id="872" w:author="Molly McEvilley" w:date="2020-08-06T22:12:00Z">
        <w:r w:rsidRPr="00A6067F" w:rsidDel="001210A8">
          <w:delText>2</w:delText>
        </w:r>
      </w:del>
      <w:del w:id="873" w:author="Molly McEvilley" w:date="2020-08-06T22:13:00Z">
        <w:r w:rsidRPr="00A6067F" w:rsidDel="001210A8">
          <w:delText>,</w:delText>
        </w:r>
      </w:del>
      <w:del w:id="874" w:author="Molly McEvilley" w:date="2020-08-06T22:12:00Z">
        <w:r w:rsidRPr="00A6067F" w:rsidDel="001210A8">
          <w:delText>3</w:delText>
        </w:r>
      </w:del>
      <w:ins w:id="875" w:author="Molly McEvilley" w:date="2020-08-06T22:13:00Z">
        <w:r w:rsidR="001210A8">
          <w:t>10,11</w:t>
        </w:r>
      </w:ins>
      <w:commentRangeEnd w:id="871"/>
      <w:ins w:id="876" w:author="Molly McEvilley" w:date="2020-08-06T22:20:00Z">
        <w:r w:rsidR="00FC1A75">
          <w:rPr>
            <w:rStyle w:val="CommentReference"/>
            <w:rFonts w:eastAsiaTheme="minorHAnsi" w:cstheme="minorBidi"/>
          </w:rPr>
          <w:commentReference w:id="871"/>
        </w:r>
      </w:ins>
      <w:r w:rsidRPr="00A6067F">
        <w:t xml:space="preserve">) and </w:t>
      </w:r>
    </w:p>
    <w:p w14:paraId="65415F6F" w14:textId="2CC279E2" w:rsidR="005C023F" w:rsidRDefault="005C023F" w:rsidP="00BD2E81">
      <w:pPr>
        <w:pStyle w:val="ListParagraph"/>
        <w:numPr>
          <w:ilvl w:val="7"/>
          <w:numId w:val="3"/>
        </w:numPr>
      </w:pPr>
      <w:proofErr w:type="spellStart"/>
      <w:r w:rsidRPr="0060237C">
        <w:rPr>
          <w:i/>
        </w:rPr>
        <w:t>PreviousStreetESSH</w:t>
      </w:r>
      <w:proofErr w:type="spellEnd"/>
      <w:r>
        <w:t xml:space="preserve"> </w:t>
      </w:r>
      <w:r w:rsidRPr="00A6067F">
        <w:t xml:space="preserve">is </w:t>
      </w:r>
      <w:r>
        <w:t>NULL</w:t>
      </w:r>
      <w:r w:rsidRPr="00A6067F">
        <w:t xml:space="preserve"> or </w:t>
      </w:r>
      <w:proofErr w:type="spellStart"/>
      <w:ins w:id="877" w:author="Molly McEvilley" w:date="2020-08-06T22:31:00Z">
        <w:r w:rsidR="000301A0" w:rsidRPr="0060237C">
          <w:rPr>
            <w:i/>
          </w:rPr>
          <w:t>PreviousStreetESSH</w:t>
        </w:r>
        <w:proofErr w:type="spellEnd"/>
        <w:r w:rsidR="000301A0">
          <w:rPr>
            <w:i/>
          </w:rPr>
          <w:t xml:space="preserve"> </w:t>
        </w:r>
        <w:r w:rsidR="000301A0">
          <w:rPr>
            <w:iCs/>
          </w:rPr>
          <w:t>not in (0,1)</w:t>
        </w:r>
        <w:r w:rsidR="00761A75">
          <w:rPr>
            <w:iCs/>
          </w:rPr>
          <w:t>; or</w:t>
        </w:r>
      </w:ins>
    </w:p>
    <w:p w14:paraId="17F721DC" w14:textId="48A02A40" w:rsidR="005C023F" w:rsidRDefault="005C023F" w:rsidP="00BD2E81">
      <w:pPr>
        <w:pStyle w:val="ListParagraph"/>
        <w:numPr>
          <w:ilvl w:val="7"/>
          <w:numId w:val="3"/>
        </w:numPr>
      </w:pPr>
      <w:proofErr w:type="spellStart"/>
      <w:r w:rsidRPr="0060237C">
        <w:rPr>
          <w:i/>
        </w:rPr>
        <w:t>PreviousStreetESSH</w:t>
      </w:r>
      <w:proofErr w:type="spellEnd"/>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proofErr w:type="spellStart"/>
      <w:r w:rsidRPr="00C22052">
        <w:rPr>
          <w:i/>
        </w:rPr>
        <w:t>TimesHomelessPastThreeYears</w:t>
      </w:r>
      <w:proofErr w:type="spellEnd"/>
      <w:r w:rsidRPr="00C22052">
        <w:t xml:space="preserve"> in (8,9,99) or is NULL</w:t>
      </w:r>
    </w:p>
    <w:p w14:paraId="03FC154E" w14:textId="77777777" w:rsidR="005C023F" w:rsidRPr="00C22052" w:rsidRDefault="005C023F" w:rsidP="00BD2E81">
      <w:pPr>
        <w:pStyle w:val="ListParagraph"/>
        <w:numPr>
          <w:ilvl w:val="8"/>
          <w:numId w:val="3"/>
        </w:numPr>
      </w:pPr>
      <w:proofErr w:type="spellStart"/>
      <w:r w:rsidRPr="00C22052">
        <w:rPr>
          <w:i/>
        </w:rPr>
        <w:t>MonthsHomelessPastThreeYears</w:t>
      </w:r>
      <w:proofErr w:type="spellEnd"/>
      <w:r w:rsidRPr="00C22052">
        <w:t xml:space="preserve"> in (8,9,99) or is NULL</w:t>
      </w:r>
    </w:p>
    <w:p w14:paraId="71F19074" w14:textId="1F9897B6" w:rsidR="007B705B" w:rsidRDefault="007B705B" w:rsidP="0088191A">
      <w:pPr>
        <w:pStyle w:val="Heading2"/>
      </w:pPr>
      <w:bookmarkStart w:id="878" w:name="_EST/RRH/PSHAgeMin_and_EST/RRH/PSHAg"/>
      <w:bookmarkStart w:id="879" w:name="_Toc37849769"/>
      <w:bookmarkStart w:id="880" w:name="_Toc38030544"/>
      <w:bookmarkEnd w:id="878"/>
      <w:r>
        <w:t>EST/RRH/</w:t>
      </w:r>
      <w:proofErr w:type="spellStart"/>
      <w:r>
        <w:t>PSHAgeMin</w:t>
      </w:r>
      <w:proofErr w:type="spellEnd"/>
      <w:r>
        <w:t xml:space="preserve"> and EST/RRH/</w:t>
      </w:r>
      <w:proofErr w:type="spellStart"/>
      <w:r>
        <w:t>PSHAgeMax</w:t>
      </w:r>
      <w:proofErr w:type="spellEnd"/>
      <w:r>
        <w:t xml:space="preserve"> </w:t>
      </w:r>
      <w:r w:rsidR="00597463">
        <w:t>–</w:t>
      </w:r>
      <w:r>
        <w:t xml:space="preserve"> </w:t>
      </w:r>
      <w:r w:rsidRPr="00C52062">
        <w:t>LSAPerson</w:t>
      </w:r>
      <w:bookmarkEnd w:id="879"/>
      <w:bookmarkEnd w:id="880"/>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722600" w:rsidRDefault="00722600"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722600" w:rsidRDefault="00722600"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7"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">
                <v:shape id="AutoShape 629" o:spid="_x0000_s1278"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722600" w:rsidRDefault="00722600" w:rsidP="00DE4A2E">
                        <w:pPr>
                          <w:pStyle w:val="Style3"/>
                        </w:pPr>
                        <w:r>
                          <w:t>tlsa_Enrollment</w:t>
                        </w:r>
                      </w:p>
                    </w:txbxContent>
                  </v:textbox>
                </v:shape>
                <v:shape id="AutoShape 630" o:spid="_x0000_s1279"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722600" w:rsidRDefault="00722600" w:rsidP="00DE4A2E">
                        <w:pPr>
                          <w:pStyle w:val="Style3"/>
                        </w:pPr>
                        <w:r>
                          <w:t>tlsa_Person</w:t>
                        </w:r>
                      </w:p>
                    </w:txbxContent>
                  </v:textbox>
                </v:shape>
                <v:shape id="AutoShape 631" o:spid="_x0000_s1280"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proofErr w:type="spellStart"/>
            <w:r>
              <w:rPr>
                <w:b/>
                <w:bCs/>
              </w:rPr>
              <w:t>tlsa</w:t>
            </w:r>
            <w:r w:rsidR="007B705B" w:rsidRPr="005F4836">
              <w:rPr>
                <w:b/>
                <w:bCs/>
              </w:rPr>
              <w:t>_Enrollment</w:t>
            </w:r>
            <w:proofErr w:type="spellEnd"/>
          </w:p>
        </w:tc>
      </w:tr>
      <w:tr w:rsidR="00D1392C" w:rsidRPr="005F4836" w14:paraId="00C18306" w14:textId="77777777" w:rsidTr="00DE4A2E">
        <w:trPr>
          <w:cantSplit/>
          <w:trHeight w:val="216"/>
        </w:trPr>
        <w:tc>
          <w:tcPr>
            <w:tcW w:w="9360" w:type="dxa"/>
            <w:tcBorders>
              <w:bottom w:val="single" w:sz="4" w:space="0" w:color="auto"/>
            </w:tcBorders>
          </w:tcPr>
          <w:p w14:paraId="798BBC3E" w14:textId="54DD2A15" w:rsidR="00D1392C" w:rsidRPr="005F4836" w:rsidRDefault="00D1392C" w:rsidP="00DC3219">
            <w:pPr>
              <w:pStyle w:val="NoSpacing"/>
              <w:rPr>
                <w:bCs/>
              </w:rPr>
            </w:pPr>
            <w:r>
              <w:rPr>
                <w:bCs/>
              </w:rPr>
              <w:t>ProjectType</w:t>
            </w:r>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r>
              <w:rPr>
                <w:b/>
                <w:bCs/>
                <w:color w:val="FFFFFF" w:themeColor="background1"/>
              </w:rPr>
              <w:t>tlsa_Person</w:t>
            </w:r>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22CDDCFA"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r w:rsidRPr="009C008E">
        <w:rPr>
          <w:b/>
          <w:bCs/>
        </w:rPr>
        <w:t>ProjectType</w:t>
      </w:r>
      <w:r>
        <w:t xml:space="preserve"> in (1,2,8)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w:t>
      </w:r>
      <w:proofErr w:type="spellStart"/>
      <w:r w:rsidR="009C008E">
        <w:t>tlsa_Enrollment</w:t>
      </w:r>
      <w:proofErr w:type="spellEnd"/>
      <w:r w:rsidR="009C008E">
        <w:t xml:space="preserve"> records where </w:t>
      </w:r>
      <w:r w:rsidR="009C008E" w:rsidRPr="009C008E">
        <w:rPr>
          <w:b/>
          <w:bCs/>
        </w:rPr>
        <w:t>Active</w:t>
      </w:r>
      <w:r w:rsidR="009C008E">
        <w:t xml:space="preserve"> = 1</w:t>
      </w:r>
      <w:r w:rsidR="00997787">
        <w:t>:</w:t>
      </w:r>
    </w:p>
    <w:p w14:paraId="5C8119CD" w14:textId="2FC94FD0" w:rsidR="007E7D23" w:rsidRDefault="007E7D23" w:rsidP="0030608E">
      <w:pPr>
        <w:pStyle w:val="ListParagraph"/>
        <w:numPr>
          <w:ilvl w:val="0"/>
          <w:numId w:val="44"/>
        </w:numPr>
      </w:pPr>
      <w:proofErr w:type="spellStart"/>
      <w:r w:rsidRPr="00DE4A2E">
        <w:rPr>
          <w:b/>
          <w:bCs/>
        </w:rPr>
        <w:lastRenderedPageBreak/>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r w:rsidR="002467E4" w:rsidRPr="00DE4A2E">
        <w:rPr>
          <w:b/>
          <w:bCs/>
        </w:rPr>
        <w:t>ProjectType</w:t>
      </w:r>
      <w:r w:rsidR="002467E4">
        <w:t xml:space="preserve"> in (1,2,8)</w:t>
      </w:r>
    </w:p>
    <w:p w14:paraId="5FC7C56E" w14:textId="59079A5B"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r w:rsidR="00D622F9" w:rsidRPr="00997787">
        <w:rPr>
          <w:b/>
          <w:bCs/>
        </w:rPr>
        <w:t>ProjectType</w:t>
      </w:r>
      <w:r w:rsidR="00D622F9">
        <w:t xml:space="preserve"> in (1,2,8)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3B96CF4"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13</w:t>
      </w:r>
    </w:p>
    <w:p w14:paraId="198D34BA" w14:textId="4B958297"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1BFAC4E"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r w:rsidRPr="00A013B7">
        <w:rPr>
          <w:b/>
          <w:bCs/>
        </w:rPr>
        <w:t>ProjectType</w:t>
      </w:r>
      <w:r>
        <w:t xml:space="preserve"> = 3</w:t>
      </w:r>
    </w:p>
    <w:p w14:paraId="7B0DD392" w14:textId="7141F0D1"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r w:rsidRPr="00997787">
        <w:rPr>
          <w:b/>
          <w:bCs/>
        </w:rPr>
        <w:t>ProjectType</w:t>
      </w:r>
      <w:r>
        <w:t xml:space="preserve"> =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Client </w:t>
            </w:r>
            <w:proofErr w:type="gramStart"/>
            <w:r w:rsidRPr="00C01EB1">
              <w:t>doesn't</w:t>
            </w:r>
            <w:proofErr w:type="gramEnd"/>
            <w:r w:rsidRPr="00C01EB1">
              <w:t xml:space="preserve">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35C06120" w14:textId="77777777" w:rsidR="007B705B" w:rsidRPr="006B4F91" w:rsidRDefault="007B705B" w:rsidP="0088191A">
      <w:pPr>
        <w:pStyle w:val="Heading2"/>
      </w:pPr>
      <w:bookmarkStart w:id="881" w:name="_HHTypeEST/RRH/PSH_-_LSAPerson"/>
      <w:bookmarkStart w:id="882" w:name="_Toc37849770"/>
      <w:bookmarkStart w:id="883" w:name="_Toc38030545"/>
      <w:bookmarkEnd w:id="881"/>
      <w:proofErr w:type="spellStart"/>
      <w:r w:rsidRPr="00F678D4">
        <w:t>HHType</w:t>
      </w:r>
      <w:r w:rsidRPr="00F71669">
        <w:t>EST</w:t>
      </w:r>
      <w:proofErr w:type="spellEnd"/>
      <w:r w:rsidRPr="00F71669">
        <w:t>/RRH/PSH</w:t>
      </w:r>
      <w:r w:rsidRPr="009366AD">
        <w:t xml:space="preserve"> - LSAPe</w:t>
      </w:r>
      <w:r w:rsidRPr="00A7544C">
        <w:t>rson</w:t>
      </w:r>
      <w:bookmarkEnd w:id="882"/>
      <w:bookmarkEnd w:id="883"/>
    </w:p>
    <w:p w14:paraId="259A26F4"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25D51E55" wp14:editId="7BF9657D">
                <wp:extent cx="3378100" cy="823000"/>
                <wp:effectExtent l="0" t="0" r="13335" b="15240"/>
                <wp:docPr id="74486244" name="Group 744862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45"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80B0AF" w14:textId="77777777" w:rsidR="00722600" w:rsidRDefault="00722600" w:rsidP="00AE5133">
                              <w:pPr>
                                <w:pStyle w:val="Style3"/>
                              </w:pPr>
                              <w:r>
                                <w:t>tlsa_Person</w:t>
                              </w:r>
                            </w:p>
                          </w:txbxContent>
                        </wps:txbx>
                        <wps:bodyPr rot="0" vert="horz" wrap="square" lIns="0" tIns="0" rIns="0" bIns="0" anchor="ctr" anchorCtr="0" upright="1">
                          <a:noAutofit/>
                        </wps:bodyPr>
                      </wps:wsp>
                      <wpg:grpSp>
                        <wpg:cNvPr id="74486246" name="Group 432"/>
                        <wpg:cNvGrpSpPr>
                          <a:grpSpLocks/>
                        </wpg:cNvGrpSpPr>
                        <wpg:grpSpPr bwMode="auto">
                          <a:xfrm>
                            <a:off x="1124722" y="1130194"/>
                            <a:ext cx="12803" cy="6634"/>
                            <a:chOff x="1124721" y="1130372"/>
                            <a:chExt cx="12802" cy="6634"/>
                          </a:xfrm>
                        </wpg:grpSpPr>
                        <wps:wsp>
                          <wps:cNvPr id="74486247"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070FDB" w14:textId="77777777" w:rsidR="00722600" w:rsidRDefault="00722600" w:rsidP="00AE5133">
                                <w:pPr>
                                  <w:pStyle w:val="Style3"/>
                                </w:pPr>
                                <w:r>
                                  <w:t>tlsa_Enrollment</w:t>
                                </w:r>
                              </w:p>
                            </w:txbxContent>
                          </wps:txbx>
                          <wps:bodyPr rot="0" vert="horz" wrap="square" lIns="0" tIns="0" rIns="0" bIns="0" anchor="ctr" anchorCtr="0" upright="1">
                            <a:noAutofit/>
                          </wps:bodyPr>
                        </wps:wsp>
                        <wps:wsp>
                          <wps:cNvPr id="74486248"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F7F5B6" w14:textId="77777777" w:rsidR="00722600" w:rsidRDefault="00722600" w:rsidP="00AE5133">
                                <w:pPr>
                                  <w:pStyle w:val="Style3"/>
                                </w:pPr>
                                <w:r>
                                  <w:t>tlsa_HHID</w:t>
                                </w:r>
                              </w:p>
                            </w:txbxContent>
                          </wps:txbx>
                          <wps:bodyPr rot="0" vert="horz" wrap="square" lIns="0" tIns="0" rIns="0" bIns="0" anchor="ctr" anchorCtr="0" upright="1">
                            <a:noAutofit/>
                          </wps:bodyPr>
                        </wps:wsp>
                      </wpg:grpSp>
                      <wps:wsp>
                        <wps:cNvPr id="74486249"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0"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D51E55" id="Group 74486244" o:spid="_x0000_s1281"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">
                <v:shape id="AutoShape 469" o:spid="_x0000_s1282"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" fillcolor="#ebd7e1" strokecolor="#c285a3" strokeweight=".5pt">
                  <v:shadow color="black" opacity="0" offset="0,0"/>
                  <v:textbox inset="0,0,0,0">
                    <w:txbxContent>
                      <w:p w14:paraId="6580B0AF" w14:textId="77777777" w:rsidR="00722600" w:rsidRDefault="00722600" w:rsidP="00AE5133">
                        <w:pPr>
                          <w:pStyle w:val="Style3"/>
                        </w:pPr>
                        <w:r>
                          <w:t>tlsa_Person</w:t>
                        </w:r>
                      </w:p>
                    </w:txbxContent>
                  </v:textbox>
                </v:shape>
                <v:group id="Group 432" o:spid="_x0000_s1283"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">
                  <v:shape id="AutoShape 468" o:spid="_x0000_s1284"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" fillcolor="#ebd7e1" strokecolor="#c285a3" strokeweight=".5pt">
                    <v:shadow color="black" opacity="0" offset="0,0"/>
                    <v:textbox inset="0,0,0,0">
                      <w:txbxContent>
                        <w:p w14:paraId="15070FDB" w14:textId="77777777" w:rsidR="00722600" w:rsidRDefault="00722600" w:rsidP="00AE5133">
                          <w:pPr>
                            <w:pStyle w:val="Style3"/>
                          </w:pPr>
                          <w:r>
                            <w:t>tlsa_Enrollment</w:t>
                          </w:r>
                        </w:p>
                      </w:txbxContent>
                    </v:textbox>
                  </v:shape>
                  <v:shape id="AutoShape 390" o:spid="_x0000_s1285"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" fillcolor="#ebd7e1" strokecolor="#c285a3" strokeweight=".5pt">
                    <v:shadow color="black" opacity="0" offset="0,0"/>
                    <v:textbox inset="0,0,0,0">
                      <w:txbxContent>
                        <w:p w14:paraId="4AF7F5B6" w14:textId="77777777" w:rsidR="00722600" w:rsidRDefault="00722600" w:rsidP="00AE5133">
                          <w:pPr>
                            <w:pStyle w:val="Style3"/>
                          </w:pPr>
                          <w:r>
                            <w:t>tlsa_HHID</w:t>
                          </w:r>
                        </w:p>
                      </w:txbxContent>
                    </v:textbox>
                  </v:shape>
                </v:group>
                <v:shape id="AutoShape 435" o:spid="_x0000_s1286"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" adj="2000" fillcolor="#5b9bd5" strokecolor="black [0]" strokeweight=".5pt">
                  <v:shadow color="black [0]"/>
                  <v:textbox inset="2.88pt,2.88pt,2.88pt,2.88pt"/>
                </v:shape>
                <v:shape id="AutoShape 436" o:spid="_x0000_s1287"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" strokecolor="black [0]" strokeweight=".5pt">
                  <v:stroke endarrow="block"/>
                  <v:shadow color="black [0]"/>
                </v:shape>
                <w10:anchorlock/>
              </v:group>
            </w:pict>
          </mc:Fallback>
        </mc:AlternateContent>
      </w:r>
    </w:p>
    <w:p w14:paraId="6445035A" w14:textId="7CAC7E30" w:rsidR="001B1FF5" w:rsidRPr="00A6067F" w:rsidRDefault="00735958" w:rsidP="001B1FF5">
      <w:pPr>
        <w:rPr>
          <w:rFonts w:eastAsia="Times New Roman" w:cstheme="minorHAnsi"/>
        </w:rPr>
      </w:pPr>
      <w:r>
        <w:rPr>
          <w:rFonts w:eastAsia="Times New Roman" w:cstheme="minorHAnsi"/>
        </w:rPr>
        <w:t xml:space="preserve">The LSAPerson </w:t>
      </w:r>
      <w:proofErr w:type="spellStart"/>
      <w:r w:rsidR="009178BC" w:rsidRPr="009178BC">
        <w:rPr>
          <w:rFonts w:eastAsia="Times New Roman" w:cstheme="minorHAnsi"/>
          <w:b/>
          <w:bCs/>
        </w:rPr>
        <w:t>HHTypeEST</w:t>
      </w:r>
      <w:proofErr w:type="spellEnd"/>
      <w:r w:rsidR="009178BC">
        <w:rPr>
          <w:rFonts w:eastAsia="Times New Roman" w:cstheme="minorHAnsi"/>
        </w:rPr>
        <w:t xml:space="preserve">, </w:t>
      </w:r>
      <w:proofErr w:type="spellStart"/>
      <w:r w:rsidR="009178BC" w:rsidRPr="009178BC">
        <w:rPr>
          <w:rFonts w:eastAsia="Times New Roman" w:cstheme="minorHAnsi"/>
          <w:b/>
          <w:bCs/>
        </w:rPr>
        <w:t>HHTypeRRH</w:t>
      </w:r>
      <w:proofErr w:type="spellEnd"/>
      <w:r w:rsidR="009178BC">
        <w:rPr>
          <w:rFonts w:eastAsia="Times New Roman" w:cstheme="minorHAnsi"/>
        </w:rPr>
        <w:t xml:space="preserve">, and </w:t>
      </w:r>
      <w:proofErr w:type="spellStart"/>
      <w:r w:rsidR="009178BC" w:rsidRPr="009178BC">
        <w:rPr>
          <w:rFonts w:eastAsia="Times New Roman" w:cstheme="minorHAnsi"/>
          <w:b/>
          <w:bCs/>
        </w:rPr>
        <w:t>HHTypePSH</w:t>
      </w:r>
      <w:proofErr w:type="spellEnd"/>
      <w:r w:rsidR="001B1FF5" w:rsidRPr="00A6067F">
        <w:rPr>
          <w:rFonts w:eastAsia="Times New Roman" w:cstheme="minorHAnsi"/>
        </w:rPr>
        <w:t xml:space="preserve"> columns indicate:</w:t>
      </w:r>
    </w:p>
    <w:p w14:paraId="469E92D9" w14:textId="6891AF46" w:rsidR="001B1FF5" w:rsidRPr="00107D01" w:rsidRDefault="001B1FF5" w:rsidP="0030608E">
      <w:pPr>
        <w:pStyle w:val="ListParagraph"/>
        <w:numPr>
          <w:ilvl w:val="5"/>
          <w:numId w:val="62"/>
        </w:numPr>
      </w:pPr>
      <w:r w:rsidRPr="00107D01">
        <w:t xml:space="preserve">Whether or not the client was served in the </w:t>
      </w:r>
      <w:r w:rsidR="00437595">
        <w:t xml:space="preserve">EST/RRH/PSH </w:t>
      </w:r>
      <w:r w:rsidRPr="00107D01">
        <w:t xml:space="preserve">project group; and </w:t>
      </w:r>
    </w:p>
    <w:p w14:paraId="642B1802" w14:textId="42BAD45A" w:rsidR="001B1FF5" w:rsidRDefault="001B1FF5" w:rsidP="0030608E">
      <w:pPr>
        <w:pStyle w:val="ListParagraph"/>
        <w:numPr>
          <w:ilvl w:val="5"/>
          <w:numId w:val="62"/>
        </w:numPr>
      </w:pPr>
      <w:r w:rsidRPr="00107D01">
        <w:t>If served in the project group, the household type(s) in which the client was served.</w:t>
      </w:r>
    </w:p>
    <w:p w14:paraId="305AE4A3" w14:textId="77777777" w:rsidR="007B705B" w:rsidRDefault="007B705B" w:rsidP="0088191A">
      <w:pPr>
        <w:pStyle w:val="Heading3"/>
      </w:pPr>
      <w:r w:rsidRPr="00C52062">
        <w:t>Relevant Data</w:t>
      </w:r>
    </w:p>
    <w:p w14:paraId="2A021D27"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6B4F91" w14:paraId="731F499E" w14:textId="77777777" w:rsidTr="007B705B">
        <w:trPr>
          <w:cantSplit/>
          <w:trHeight w:val="216"/>
        </w:trPr>
        <w:tc>
          <w:tcPr>
            <w:tcW w:w="9360" w:type="dxa"/>
            <w:shd w:val="clear" w:color="auto" w:fill="FDE9D9" w:themeFill="accent6" w:themeFillTint="33"/>
          </w:tcPr>
          <w:p w14:paraId="6F5A37E5" w14:textId="2CB6205B" w:rsidR="007B705B" w:rsidRPr="006B4F91" w:rsidRDefault="00BC21DA" w:rsidP="007B705B">
            <w:pPr>
              <w:pStyle w:val="NoSpacing"/>
              <w:rPr>
                <w:b/>
                <w:bCs/>
              </w:rPr>
            </w:pPr>
            <w:proofErr w:type="spellStart"/>
            <w:r>
              <w:rPr>
                <w:b/>
                <w:bCs/>
              </w:rPr>
              <w:t>tlsa_HHID</w:t>
            </w:r>
            <w:proofErr w:type="spellEnd"/>
          </w:p>
        </w:tc>
      </w:tr>
      <w:tr w:rsidR="00BC21DA" w:rsidRPr="00BC21DA" w14:paraId="1916F170" w14:textId="77777777" w:rsidTr="00BC21DA">
        <w:trPr>
          <w:cantSplit/>
          <w:trHeight w:val="216"/>
        </w:trPr>
        <w:tc>
          <w:tcPr>
            <w:tcW w:w="9360" w:type="dxa"/>
            <w:shd w:val="clear" w:color="auto" w:fill="auto"/>
          </w:tcPr>
          <w:p w14:paraId="531CF605" w14:textId="73B2BEDD" w:rsidR="00BC21DA" w:rsidRPr="00BC21DA" w:rsidRDefault="00BC21DA" w:rsidP="007B705B">
            <w:pPr>
              <w:pStyle w:val="NoSpacing"/>
            </w:pPr>
            <w:proofErr w:type="spellStart"/>
            <w:r>
              <w:t>ActiveHHType</w:t>
            </w:r>
            <w:proofErr w:type="spellEnd"/>
          </w:p>
        </w:tc>
      </w:tr>
      <w:tr w:rsidR="00BC21DA" w:rsidRPr="006B4F91" w14:paraId="15D85F28" w14:textId="77777777" w:rsidTr="007B705B">
        <w:trPr>
          <w:cantSplit/>
          <w:trHeight w:val="216"/>
        </w:trPr>
        <w:tc>
          <w:tcPr>
            <w:tcW w:w="9360" w:type="dxa"/>
            <w:shd w:val="clear" w:color="auto" w:fill="FDE9D9" w:themeFill="accent6" w:themeFillTint="33"/>
          </w:tcPr>
          <w:p w14:paraId="7C06397D" w14:textId="56C90B34" w:rsidR="00BC21DA" w:rsidRDefault="00BC21DA" w:rsidP="007B705B">
            <w:pPr>
              <w:pStyle w:val="NoSpacing"/>
              <w:rPr>
                <w:b/>
                <w:bCs/>
              </w:rPr>
            </w:pPr>
            <w:proofErr w:type="spellStart"/>
            <w:r>
              <w:rPr>
                <w:b/>
                <w:bCs/>
              </w:rPr>
              <w:t>tlsa</w:t>
            </w:r>
            <w:r w:rsidRPr="006B4F91">
              <w:rPr>
                <w:b/>
                <w:bCs/>
              </w:rPr>
              <w:t>_Enrollment</w:t>
            </w:r>
            <w:proofErr w:type="spellEnd"/>
          </w:p>
        </w:tc>
      </w:tr>
      <w:tr w:rsidR="007B705B" w:rsidRPr="006B4F91" w14:paraId="5D018B09" w14:textId="77777777" w:rsidTr="007B705B">
        <w:trPr>
          <w:cantSplit/>
          <w:trHeight w:val="216"/>
        </w:trPr>
        <w:tc>
          <w:tcPr>
            <w:tcW w:w="9360" w:type="dxa"/>
          </w:tcPr>
          <w:p w14:paraId="1258354D" w14:textId="3F730FFA" w:rsidR="007B705B" w:rsidRPr="006B4F91" w:rsidRDefault="00AC25EE" w:rsidP="007B705B">
            <w:pPr>
              <w:pStyle w:val="NoSpacing"/>
              <w:rPr>
                <w:bCs/>
              </w:rPr>
            </w:pPr>
            <w:r>
              <w:rPr>
                <w:bCs/>
              </w:rPr>
              <w:t>ProjectType</w:t>
            </w:r>
          </w:p>
        </w:tc>
      </w:tr>
      <w:tr w:rsidR="00BC21DA" w:rsidRPr="006B4F91" w14:paraId="22A198E1" w14:textId="77777777" w:rsidTr="007B705B">
        <w:trPr>
          <w:cantSplit/>
          <w:trHeight w:val="216"/>
        </w:trPr>
        <w:tc>
          <w:tcPr>
            <w:tcW w:w="9360" w:type="dxa"/>
          </w:tcPr>
          <w:p w14:paraId="10E0FEF4" w14:textId="2E5FC39B" w:rsidR="00BC21DA" w:rsidRDefault="00BC21DA" w:rsidP="007B705B">
            <w:pPr>
              <w:pStyle w:val="NoSpacing"/>
              <w:rPr>
                <w:bCs/>
              </w:rPr>
            </w:pPr>
            <w:r>
              <w:rPr>
                <w:bCs/>
              </w:rPr>
              <w:t>Active</w:t>
            </w:r>
          </w:p>
        </w:tc>
      </w:tr>
    </w:tbl>
    <w:p w14:paraId="1F3FBDBA" w14:textId="77777777" w:rsidR="007B705B" w:rsidRPr="003A3A97" w:rsidRDefault="007B705B" w:rsidP="0088191A">
      <w:pPr>
        <w:pStyle w:val="Heading4"/>
      </w:pPr>
      <w:r w:rsidRPr="003A3A97">
        <w:lastRenderedPageBreak/>
        <w:t>Target</w:t>
      </w:r>
    </w:p>
    <w:p w14:paraId="6B5E39CC" w14:textId="7698EAB6" w:rsidR="007B705B" w:rsidRPr="00973BA1" w:rsidRDefault="007B705B" w:rsidP="007B705B">
      <w:r>
        <w:t>See</w:t>
      </w:r>
      <w:r w:rsidRPr="007D579B">
        <w:rPr>
          <w:rFonts w:cs="Open Sans"/>
        </w:rPr>
        <w:t xml:space="preserve"> </w:t>
      </w:r>
      <w:r>
        <w:rPr>
          <w:rFonts w:cs="Open Sans"/>
        </w:rPr>
        <w:t>section</w:t>
      </w:r>
      <w:r>
        <w:t xml:space="preserve">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51DA2593" w14:textId="77777777" w:rsidTr="007B705B">
        <w:trPr>
          <w:cantSplit/>
          <w:trHeight w:val="216"/>
        </w:trPr>
        <w:tc>
          <w:tcPr>
            <w:tcW w:w="9355" w:type="dxa"/>
            <w:shd w:val="clear" w:color="auto" w:fill="76923C" w:themeFill="accent3" w:themeFillShade="BF"/>
          </w:tcPr>
          <w:p w14:paraId="18DC2DEA" w14:textId="3C38D259" w:rsidR="007B705B" w:rsidRPr="0088191A" w:rsidRDefault="00D979B0" w:rsidP="007B705B">
            <w:pPr>
              <w:pStyle w:val="NoSpacing"/>
              <w:rPr>
                <w:b/>
                <w:color w:val="FFFFFF" w:themeColor="background1"/>
              </w:rPr>
            </w:pPr>
            <w:r>
              <w:rPr>
                <w:b/>
                <w:color w:val="FFFFFF" w:themeColor="background1"/>
              </w:rPr>
              <w:t>tlsa_Person</w:t>
            </w:r>
          </w:p>
        </w:tc>
      </w:tr>
      <w:tr w:rsidR="007B705B" w14:paraId="1312EB6E" w14:textId="77777777" w:rsidTr="007B705B">
        <w:trPr>
          <w:cantSplit/>
          <w:trHeight w:val="216"/>
        </w:trPr>
        <w:tc>
          <w:tcPr>
            <w:tcW w:w="9355" w:type="dxa"/>
          </w:tcPr>
          <w:p w14:paraId="38E061C1" w14:textId="77777777" w:rsidR="007B705B" w:rsidRPr="006018B9" w:rsidRDefault="007B705B" w:rsidP="007B705B">
            <w:pPr>
              <w:pStyle w:val="NoSpacing"/>
              <w:rPr>
                <w:b/>
              </w:rPr>
            </w:pPr>
            <w:proofErr w:type="spellStart"/>
            <w:r>
              <w:rPr>
                <w:b/>
              </w:rPr>
              <w:t>HHTypeEST</w:t>
            </w:r>
            <w:proofErr w:type="spellEnd"/>
          </w:p>
        </w:tc>
      </w:tr>
      <w:tr w:rsidR="007B705B" w14:paraId="0E9E20C9" w14:textId="77777777" w:rsidTr="007B705B">
        <w:trPr>
          <w:cantSplit/>
          <w:trHeight w:val="216"/>
        </w:trPr>
        <w:tc>
          <w:tcPr>
            <w:tcW w:w="9355" w:type="dxa"/>
          </w:tcPr>
          <w:p w14:paraId="57DE84EB" w14:textId="77777777" w:rsidR="007B705B" w:rsidRDefault="007B705B" w:rsidP="007B705B">
            <w:pPr>
              <w:pStyle w:val="NoSpacing"/>
              <w:rPr>
                <w:b/>
              </w:rPr>
            </w:pPr>
            <w:proofErr w:type="spellStart"/>
            <w:r w:rsidRPr="00B718C1">
              <w:rPr>
                <w:b/>
                <w:bCs/>
              </w:rPr>
              <w:t>HHTypeRRH</w:t>
            </w:r>
            <w:proofErr w:type="spellEnd"/>
          </w:p>
        </w:tc>
      </w:tr>
      <w:tr w:rsidR="007B705B" w14:paraId="7041BA09" w14:textId="77777777" w:rsidTr="007B705B">
        <w:trPr>
          <w:cantSplit/>
          <w:trHeight w:val="216"/>
        </w:trPr>
        <w:tc>
          <w:tcPr>
            <w:tcW w:w="9355" w:type="dxa"/>
          </w:tcPr>
          <w:p w14:paraId="635C8AB2" w14:textId="77777777" w:rsidR="007B705B" w:rsidRDefault="007B705B" w:rsidP="007B705B">
            <w:pPr>
              <w:pStyle w:val="NoSpacing"/>
              <w:rPr>
                <w:b/>
              </w:rPr>
            </w:pPr>
            <w:proofErr w:type="spellStart"/>
            <w:r>
              <w:rPr>
                <w:b/>
              </w:rPr>
              <w:t>HHTypePSH</w:t>
            </w:r>
            <w:proofErr w:type="spellEnd"/>
          </w:p>
        </w:tc>
      </w:tr>
    </w:tbl>
    <w:p w14:paraId="248AD046" w14:textId="77777777" w:rsidR="007B705B" w:rsidRPr="00C52062" w:rsidRDefault="007B705B" w:rsidP="0088191A">
      <w:pPr>
        <w:pStyle w:val="Heading3"/>
      </w:pPr>
      <w:r w:rsidRPr="00C52062">
        <w:t>Logic</w:t>
      </w:r>
    </w:p>
    <w:p w14:paraId="4F5D6A94" w14:textId="77777777" w:rsidR="00F5674A" w:rsidRDefault="009534CF" w:rsidP="007B705B">
      <w:pPr>
        <w:rPr>
          <w:rFonts w:eastAsia="Times New Roman" w:cstheme="minorHAnsi"/>
        </w:rPr>
      </w:pPr>
      <w:r>
        <w:rPr>
          <w:rFonts w:eastAsia="Times New Roman" w:cstheme="minorHAnsi"/>
        </w:rPr>
        <w:t>These columns are reported for all active clients.</w:t>
      </w:r>
    </w:p>
    <w:p w14:paraId="562F7BF3" w14:textId="2F5BE1D0" w:rsidR="009A5C55" w:rsidRDefault="007B705B" w:rsidP="00DE4A2E">
      <w:pPr>
        <w:spacing w:before="240"/>
        <w:rPr>
          <w:rFonts w:eastAsia="Times New Roman" w:cstheme="minorHAnsi"/>
        </w:rPr>
      </w:pPr>
      <w:r w:rsidRPr="00A6067F">
        <w:rPr>
          <w:rFonts w:eastAsia="Times New Roman" w:cstheme="minorHAnsi"/>
        </w:rPr>
        <w:t xml:space="preserve">Apart from identifying project groups, the logic for the </w:t>
      </w:r>
      <w:proofErr w:type="spellStart"/>
      <w:r w:rsidRPr="00655B0F">
        <w:rPr>
          <w:b/>
        </w:rPr>
        <w:t>HHTypeEST</w:t>
      </w:r>
      <w:proofErr w:type="spellEnd"/>
      <w:r w:rsidR="00C651B9">
        <w:rPr>
          <w:b/>
        </w:rPr>
        <w:t xml:space="preserve"> </w:t>
      </w:r>
      <w:r w:rsidR="00C651B9">
        <w:rPr>
          <w:bCs/>
        </w:rPr>
        <w:t>(</w:t>
      </w:r>
      <w:r w:rsidR="00C651B9">
        <w:rPr>
          <w:b/>
        </w:rPr>
        <w:t>ProjectType</w:t>
      </w:r>
      <w:r w:rsidR="00C651B9">
        <w:rPr>
          <w:bCs/>
        </w:rPr>
        <w:t xml:space="preserve"> in (1,2,8))</w:t>
      </w:r>
      <w:r w:rsidRPr="00A6067F">
        <w:rPr>
          <w:rFonts w:eastAsia="Times New Roman" w:cstheme="minorHAnsi"/>
        </w:rPr>
        <w:t xml:space="preserve">, </w:t>
      </w:r>
      <w:proofErr w:type="spellStart"/>
      <w:r w:rsidRPr="00655B0F">
        <w:rPr>
          <w:b/>
        </w:rPr>
        <w:t>HHTypeRRH</w:t>
      </w:r>
      <w:proofErr w:type="spellEnd"/>
      <w:r w:rsidR="00C651B9">
        <w:rPr>
          <w:b/>
        </w:rPr>
        <w:t xml:space="preserve"> </w:t>
      </w:r>
      <w:r w:rsidR="00C651B9">
        <w:rPr>
          <w:bCs/>
        </w:rPr>
        <w:t>(</w:t>
      </w:r>
      <w:r w:rsidR="00C651B9">
        <w:rPr>
          <w:b/>
        </w:rPr>
        <w:t>ProjectType</w:t>
      </w:r>
      <w:r w:rsidR="005A642F">
        <w:rPr>
          <w:b/>
        </w:rPr>
        <w:t xml:space="preserve"> </w:t>
      </w:r>
      <w:r w:rsidR="00C651B9">
        <w:rPr>
          <w:bCs/>
        </w:rPr>
        <w:t>= 13)</w:t>
      </w:r>
      <w:r w:rsidRPr="00A6067F">
        <w:rPr>
          <w:rFonts w:eastAsia="Times New Roman" w:cstheme="minorHAnsi"/>
        </w:rPr>
        <w:t xml:space="preserve">, and </w:t>
      </w:r>
      <w:proofErr w:type="spellStart"/>
      <w:r w:rsidRPr="00655B0F">
        <w:rPr>
          <w:b/>
        </w:rPr>
        <w:t>HHTypePSH</w:t>
      </w:r>
      <w:proofErr w:type="spellEnd"/>
      <w:r w:rsidRPr="00A6067F">
        <w:rPr>
          <w:rFonts w:eastAsia="Times New Roman" w:cstheme="minorHAnsi"/>
        </w:rPr>
        <w:t xml:space="preserve"> </w:t>
      </w:r>
      <w:r w:rsidR="00C651B9">
        <w:rPr>
          <w:bCs/>
        </w:rPr>
        <w:t>(</w:t>
      </w:r>
      <w:r w:rsidR="00C651B9">
        <w:rPr>
          <w:b/>
        </w:rPr>
        <w:t>ProjectType</w:t>
      </w:r>
      <w:r w:rsidR="005A642F">
        <w:rPr>
          <w:b/>
        </w:rPr>
        <w:t xml:space="preserve"> </w:t>
      </w:r>
      <w:r w:rsidR="00C651B9">
        <w:rPr>
          <w:bCs/>
        </w:rPr>
        <w:t xml:space="preserve">= 13) </w:t>
      </w:r>
      <w:r w:rsidRPr="00A6067F">
        <w:rPr>
          <w:rFonts w:eastAsia="Times New Roman" w:cstheme="minorHAnsi"/>
        </w:rPr>
        <w:t>columns is identical</w:t>
      </w:r>
      <w:r w:rsidR="004873DC">
        <w:rPr>
          <w:rFonts w:eastAsia="Times New Roman" w:cstheme="minorHAnsi"/>
        </w:rPr>
        <w:t xml:space="preserve">. </w:t>
      </w:r>
      <w:r w:rsidR="004624A0">
        <w:rPr>
          <w:rFonts w:eastAsia="Times New Roman" w:cstheme="minorHAnsi"/>
        </w:rPr>
        <w:t xml:space="preserve">The values represent the </w:t>
      </w:r>
      <w:r w:rsidR="009B6892">
        <w:rPr>
          <w:rFonts w:eastAsia="Times New Roman" w:cstheme="minorHAnsi"/>
        </w:rPr>
        <w:t xml:space="preserve">distinct </w:t>
      </w:r>
      <w:r w:rsidR="004624A0">
        <w:rPr>
          <w:rFonts w:eastAsia="Times New Roman" w:cstheme="minorHAnsi"/>
        </w:rPr>
        <w:t xml:space="preserve">combination of all household types in which </w:t>
      </w:r>
      <w:r w:rsidR="009A5C55">
        <w:rPr>
          <w:rFonts w:eastAsia="Times New Roman" w:cstheme="minorHAnsi"/>
        </w:rPr>
        <w:t>the client was served for each given project group.</w:t>
      </w:r>
    </w:p>
    <w:p w14:paraId="58CEF730" w14:textId="0ACD1533" w:rsidR="00BC21DA" w:rsidRPr="00BC21DA" w:rsidRDefault="00BC21DA" w:rsidP="00DE4A2E">
      <w:pPr>
        <w:spacing w:before="240"/>
        <w:rPr>
          <w:rFonts w:eastAsia="Times New Roman" w:cstheme="minorHAnsi"/>
        </w:rPr>
      </w:pPr>
      <w:r w:rsidRPr="00BC21DA">
        <w:t xml:space="preserve">Based on the </w:t>
      </w:r>
      <w:r w:rsidRPr="00BC21DA">
        <w:rPr>
          <w:b/>
          <w:bCs/>
        </w:rPr>
        <w:t>ProjectType</w:t>
      </w:r>
      <w:r w:rsidRPr="00BC21DA">
        <w:t xml:space="preserve"> and </w:t>
      </w:r>
      <w:proofErr w:type="spellStart"/>
      <w:r w:rsidRPr="00BC21DA">
        <w:rPr>
          <w:b/>
          <w:bCs/>
        </w:rPr>
        <w:t>ActiveHHType</w:t>
      </w:r>
      <w:proofErr w:type="spellEnd"/>
      <w:r w:rsidRPr="00BC21DA">
        <w:t xml:space="preserve"> values </w:t>
      </w:r>
      <w:r>
        <w:t xml:space="preserve">from </w:t>
      </w:r>
      <w:proofErr w:type="spellStart"/>
      <w:r>
        <w:t>tlsa_HHID</w:t>
      </w:r>
      <w:proofErr w:type="spellEnd"/>
      <w:r>
        <w:t xml:space="preserve"> and </w:t>
      </w:r>
      <w:proofErr w:type="spellStart"/>
      <w:r>
        <w:t>tlsa_Enrollment</w:t>
      </w:r>
      <w:proofErr w:type="spellEnd"/>
      <w:r>
        <w:t xml:space="preserve"> where </w:t>
      </w:r>
      <w:r w:rsidRPr="00BC21DA">
        <w:rPr>
          <w:b/>
          <w:bCs/>
        </w:rPr>
        <w:t>Active</w:t>
      </w:r>
      <w:r>
        <w:t xml:space="preserve"> = 1</w:t>
      </w:r>
      <w:r w:rsidRPr="00BC21DA">
        <w:t>, report all household types as shown below:</w:t>
      </w:r>
    </w:p>
    <w:tbl>
      <w:tblPr>
        <w:tblStyle w:val="Style11"/>
        <w:tblW w:w="5000" w:type="pct"/>
        <w:tblLayout w:type="fixed"/>
        <w:tblLook w:val="04A0" w:firstRow="1" w:lastRow="0" w:firstColumn="1" w:lastColumn="0" w:noHBand="0" w:noVBand="1"/>
      </w:tblPr>
      <w:tblGrid>
        <w:gridCol w:w="2247"/>
        <w:gridCol w:w="3552"/>
        <w:gridCol w:w="3551"/>
      </w:tblGrid>
      <w:tr w:rsidR="006231E2" w:rsidRPr="00107D01" w14:paraId="738A30DA" w14:textId="77777777" w:rsidTr="00231B53">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2FAEC4C5" w14:textId="4CEEEEFB" w:rsidR="006231E2" w:rsidRPr="008743AE" w:rsidRDefault="006231E2" w:rsidP="00231B53">
            <w:pPr>
              <w:pStyle w:val="NoSpacing"/>
            </w:pPr>
            <w:proofErr w:type="spellStart"/>
            <w:r>
              <w:t>HHTypeEST</w:t>
            </w:r>
            <w:proofErr w:type="spellEnd"/>
            <w:r>
              <w:t>/RRH/PSH</w:t>
            </w:r>
          </w:p>
        </w:tc>
        <w:tc>
          <w:tcPr>
            <w:tcW w:w="0" w:type="pct"/>
          </w:tcPr>
          <w:p w14:paraId="6FCCA109" w14:textId="77777777" w:rsidR="006231E2" w:rsidRPr="008743AE" w:rsidRDefault="006231E2"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0" w:type="pct"/>
          </w:tcPr>
          <w:p w14:paraId="5EBF7F79" w14:textId="5207FFEE" w:rsidR="006231E2" w:rsidRPr="008743AE" w:rsidRDefault="002C6AEA" w:rsidP="00231B53">
            <w:pPr>
              <w:pStyle w:val="NoSpacing"/>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w:t>
            </w:r>
            <w:r w:rsidR="006231E2">
              <w:rPr>
                <w:rFonts w:cstheme="minorHAnsi"/>
              </w:rPr>
              <w:t>s</w:t>
            </w:r>
            <w:r>
              <w:rPr>
                <w:rFonts w:cstheme="minorHAnsi"/>
              </w:rPr>
              <w:t>)</w:t>
            </w:r>
          </w:p>
        </w:tc>
      </w:tr>
      <w:tr w:rsidR="006231E2" w:rsidRPr="006B4F91" w14:paraId="0CED9653" w14:textId="77777777" w:rsidTr="006231E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7810A9E" w14:textId="77777777" w:rsidR="006231E2" w:rsidRPr="006B4F91" w:rsidRDefault="006231E2" w:rsidP="0088191A">
            <w:pPr>
              <w:spacing w:before="0" w:after="0"/>
              <w:rPr>
                <w:rFonts w:cstheme="minorHAnsi"/>
              </w:rPr>
            </w:pPr>
            <w:r w:rsidRPr="006B4F91">
              <w:rPr>
                <w:rFonts w:cstheme="minorHAnsi"/>
              </w:rPr>
              <w:t>-1</w:t>
            </w:r>
          </w:p>
        </w:tc>
        <w:tc>
          <w:tcPr>
            <w:tcW w:w="1899" w:type="pct"/>
          </w:tcPr>
          <w:p w14:paraId="75AA73D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C8106C5" w14:textId="14123DCD"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6231E2" w:rsidRPr="006B4F91" w14:paraId="227B86C3"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11ACB111" w14:textId="77777777" w:rsidR="006231E2" w:rsidRPr="006B4F91" w:rsidRDefault="006231E2" w:rsidP="0088191A">
            <w:pPr>
              <w:spacing w:before="0" w:after="0"/>
            </w:pPr>
            <w:r w:rsidRPr="006B4F91">
              <w:t>1</w:t>
            </w:r>
          </w:p>
        </w:tc>
        <w:tc>
          <w:tcPr>
            <w:tcW w:w="1899" w:type="pct"/>
          </w:tcPr>
          <w:p w14:paraId="2AB7FE68"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29119485" w14:textId="1AD99A59"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6231E2" w:rsidRPr="006B4F91" w14:paraId="7F97A9D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EDB583" w14:textId="77777777" w:rsidR="006231E2" w:rsidRPr="006B4F91" w:rsidRDefault="006231E2" w:rsidP="0088191A">
            <w:pPr>
              <w:spacing w:before="0" w:after="0"/>
            </w:pPr>
            <w:r w:rsidRPr="006B4F91">
              <w:t>2</w:t>
            </w:r>
          </w:p>
        </w:tc>
        <w:tc>
          <w:tcPr>
            <w:tcW w:w="1899" w:type="pct"/>
          </w:tcPr>
          <w:p w14:paraId="1B343C50"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75595826" w14:textId="2902F6A4"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6231E2" w:rsidRPr="006B4F91" w14:paraId="704BC71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85C20BB" w14:textId="77777777" w:rsidR="006231E2" w:rsidRPr="006B4F91" w:rsidRDefault="006231E2" w:rsidP="0088191A">
            <w:pPr>
              <w:spacing w:before="0" w:after="0"/>
            </w:pPr>
            <w:r w:rsidRPr="006B4F91">
              <w:t>3</w:t>
            </w:r>
          </w:p>
        </w:tc>
        <w:tc>
          <w:tcPr>
            <w:tcW w:w="1899" w:type="pct"/>
          </w:tcPr>
          <w:p w14:paraId="7694C30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01608E9D" w14:textId="71BCAECB"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6231E2" w:rsidRPr="006B4F91" w14:paraId="24B2D8B2"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620D38F" w14:textId="77777777" w:rsidR="006231E2" w:rsidRPr="006B4F91" w:rsidRDefault="006231E2" w:rsidP="0088191A">
            <w:pPr>
              <w:spacing w:before="0" w:after="0"/>
            </w:pPr>
            <w:r w:rsidRPr="006B4F91">
              <w:t>9</w:t>
            </w:r>
          </w:p>
        </w:tc>
        <w:tc>
          <w:tcPr>
            <w:tcW w:w="1899" w:type="pct"/>
          </w:tcPr>
          <w:p w14:paraId="3A10F439"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5460E80B" w14:textId="540140A7"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6231E2" w:rsidRPr="006B4F91" w14:paraId="5D3ED08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C2FF150" w14:textId="77777777" w:rsidR="006231E2" w:rsidRPr="006B4F91" w:rsidRDefault="006231E2" w:rsidP="0088191A">
            <w:pPr>
              <w:spacing w:before="0" w:after="0"/>
            </w:pPr>
            <w:r w:rsidRPr="006B4F91">
              <w:t>12</w:t>
            </w:r>
          </w:p>
        </w:tc>
        <w:tc>
          <w:tcPr>
            <w:tcW w:w="1899" w:type="pct"/>
          </w:tcPr>
          <w:p w14:paraId="59C21F2D"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649834C" w14:textId="2A7BB0DE" w:rsidR="006231E2" w:rsidRPr="006B4F91" w:rsidRDefault="0070440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6231E2" w:rsidRPr="006B4F91" w14:paraId="11A9EF4E"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DD3982C" w14:textId="77777777" w:rsidR="006231E2" w:rsidRPr="006B4F91" w:rsidRDefault="006231E2" w:rsidP="0088191A">
            <w:pPr>
              <w:spacing w:before="0" w:after="0"/>
            </w:pPr>
            <w:r w:rsidRPr="006B4F91">
              <w:t>13</w:t>
            </w:r>
          </w:p>
        </w:tc>
        <w:tc>
          <w:tcPr>
            <w:tcW w:w="1899" w:type="pct"/>
          </w:tcPr>
          <w:p w14:paraId="4568C546"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981BFDA" w14:textId="16EFE4F3" w:rsidR="006231E2" w:rsidRPr="006B4F91" w:rsidRDefault="0070440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6231E2" w:rsidRPr="006B4F91" w14:paraId="571B2F71"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F4E4666" w14:textId="77777777" w:rsidR="006231E2" w:rsidRPr="006B4F91" w:rsidRDefault="006231E2" w:rsidP="0088191A">
            <w:pPr>
              <w:spacing w:before="0" w:after="0"/>
            </w:pPr>
            <w:r w:rsidRPr="006B4F91">
              <w:t>19</w:t>
            </w:r>
          </w:p>
        </w:tc>
        <w:tc>
          <w:tcPr>
            <w:tcW w:w="1899" w:type="pct"/>
          </w:tcPr>
          <w:p w14:paraId="7C85478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38EF8056" w14:textId="147E2E90" w:rsidR="006231E2" w:rsidRPr="006B4F91" w:rsidRDefault="001565E4"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6231E2" w:rsidRPr="006B4F91" w14:paraId="4D7BD01B"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8F7F7D6" w14:textId="77777777" w:rsidR="006231E2" w:rsidRPr="006B4F91" w:rsidRDefault="006231E2" w:rsidP="0088191A">
            <w:pPr>
              <w:spacing w:before="0" w:after="0"/>
            </w:pPr>
            <w:r w:rsidRPr="006B4F91">
              <w:t>23</w:t>
            </w:r>
          </w:p>
        </w:tc>
        <w:tc>
          <w:tcPr>
            <w:tcW w:w="1899" w:type="pct"/>
          </w:tcPr>
          <w:p w14:paraId="132CA97F"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6BEBBB42" w14:textId="27CD384F" w:rsidR="006231E2" w:rsidRPr="006B4F91" w:rsidRDefault="001565E4"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6231E2" w:rsidRPr="006B4F91" w14:paraId="22D246F8"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1EB82D6" w14:textId="77777777" w:rsidR="006231E2" w:rsidRPr="006B4F91" w:rsidRDefault="006231E2" w:rsidP="0088191A">
            <w:pPr>
              <w:spacing w:before="0" w:after="0"/>
            </w:pPr>
            <w:r w:rsidRPr="006B4F91">
              <w:t>29</w:t>
            </w:r>
          </w:p>
        </w:tc>
        <w:tc>
          <w:tcPr>
            <w:tcW w:w="1899" w:type="pct"/>
          </w:tcPr>
          <w:p w14:paraId="5DB45B61"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63071C37" w14:textId="27CB5C1A"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6231E2" w:rsidRPr="006B4F91" w14:paraId="11DFC74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7F95B87" w14:textId="77777777" w:rsidR="006231E2" w:rsidRPr="006B4F91" w:rsidRDefault="006231E2" w:rsidP="0088191A">
            <w:pPr>
              <w:spacing w:before="0" w:after="0"/>
            </w:pPr>
            <w:r w:rsidRPr="006B4F91">
              <w:t>39</w:t>
            </w:r>
          </w:p>
        </w:tc>
        <w:tc>
          <w:tcPr>
            <w:tcW w:w="1899" w:type="pct"/>
          </w:tcPr>
          <w:p w14:paraId="07CDD36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3439362A" w14:textId="40B7734B" w:rsidR="006231E2" w:rsidRPr="006B4F91" w:rsidRDefault="00E566EB"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6231E2" w:rsidRPr="006B4F91" w14:paraId="32441E72"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0ED6083" w14:textId="77777777" w:rsidR="006231E2" w:rsidRPr="006B4F91" w:rsidRDefault="006231E2" w:rsidP="0088191A">
            <w:pPr>
              <w:spacing w:before="0" w:after="0"/>
            </w:pPr>
            <w:r w:rsidRPr="006B4F91">
              <w:t>123</w:t>
            </w:r>
          </w:p>
        </w:tc>
        <w:tc>
          <w:tcPr>
            <w:tcW w:w="1899" w:type="pct"/>
          </w:tcPr>
          <w:p w14:paraId="3594517A"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3D9C5A61" w14:textId="4208807E" w:rsidR="006231E2" w:rsidRPr="006B4F91" w:rsidRDefault="00E566EB"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6231E2" w:rsidRPr="006B4F91" w14:paraId="6DB86E7C"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50C1C5" w14:textId="77777777" w:rsidR="006231E2" w:rsidRPr="006B4F91" w:rsidRDefault="006231E2" w:rsidP="0088191A">
            <w:pPr>
              <w:spacing w:before="0" w:after="0"/>
            </w:pPr>
            <w:r w:rsidRPr="006B4F91">
              <w:t>129</w:t>
            </w:r>
          </w:p>
        </w:tc>
        <w:tc>
          <w:tcPr>
            <w:tcW w:w="1899" w:type="pct"/>
          </w:tcPr>
          <w:p w14:paraId="0D0E4D0C"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072691EA" w14:textId="01396FC6" w:rsidR="006231E2" w:rsidRPr="006B4F91" w:rsidRDefault="009B689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6231E2" w:rsidRPr="006B4F91" w14:paraId="68BD8AA7"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77378E4" w14:textId="77777777" w:rsidR="006231E2" w:rsidRPr="006B4F91" w:rsidRDefault="006231E2" w:rsidP="0088191A">
            <w:pPr>
              <w:spacing w:before="0" w:after="0"/>
            </w:pPr>
            <w:r w:rsidRPr="006B4F91">
              <w:t>139</w:t>
            </w:r>
          </w:p>
        </w:tc>
        <w:tc>
          <w:tcPr>
            <w:tcW w:w="1899" w:type="pct"/>
          </w:tcPr>
          <w:p w14:paraId="45C1833C"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03F1A7C3" w14:textId="47EEBD54" w:rsidR="006231E2" w:rsidRPr="006B4F91" w:rsidRDefault="00A90BA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6231E2" w:rsidRPr="006B4F91" w14:paraId="567A85EA" w14:textId="77777777" w:rsidTr="006231E2">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A7D05F4" w14:textId="77777777" w:rsidR="006231E2" w:rsidRPr="006B4F91" w:rsidRDefault="006231E2" w:rsidP="0088191A">
            <w:pPr>
              <w:spacing w:before="0" w:after="0"/>
            </w:pPr>
            <w:r w:rsidRPr="006B4F91">
              <w:t>239</w:t>
            </w:r>
          </w:p>
        </w:tc>
        <w:tc>
          <w:tcPr>
            <w:tcW w:w="1899" w:type="pct"/>
          </w:tcPr>
          <w:p w14:paraId="73A34145" w14:textId="77777777" w:rsidR="006231E2" w:rsidRPr="006B4F91" w:rsidRDefault="006231E2"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395A40F3" w14:textId="667218B8" w:rsidR="006231E2" w:rsidRPr="006B4F91" w:rsidRDefault="00845AC6" w:rsidP="007B705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6231E2" w:rsidRPr="006B4F91" w14:paraId="59AAC50D" w14:textId="77777777" w:rsidTr="006231E2">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5704178" w14:textId="77777777" w:rsidR="006231E2" w:rsidRPr="006B4F91" w:rsidRDefault="006231E2" w:rsidP="0088191A">
            <w:pPr>
              <w:spacing w:before="0" w:after="0"/>
            </w:pPr>
            <w:r w:rsidRPr="006B4F91">
              <w:t>1239</w:t>
            </w:r>
          </w:p>
        </w:tc>
        <w:tc>
          <w:tcPr>
            <w:tcW w:w="1899" w:type="pct"/>
          </w:tcPr>
          <w:p w14:paraId="4C2BDC13" w14:textId="77777777" w:rsidR="006231E2" w:rsidRPr="006B4F91" w:rsidRDefault="006231E2"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2E8C5BCE" w14:textId="1B9CA82B" w:rsidR="006231E2" w:rsidRPr="006B4F91" w:rsidRDefault="00845AC6" w:rsidP="007B705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7566E0D" w14:textId="77777777" w:rsidR="007B705B" w:rsidRPr="006B4F91" w:rsidRDefault="007B705B" w:rsidP="0088191A">
      <w:pPr>
        <w:pStyle w:val="Heading2"/>
      </w:pPr>
      <w:bookmarkStart w:id="884" w:name="_HoHEST/RRH/PSH"/>
      <w:bookmarkStart w:id="885" w:name="_Toc37849771"/>
      <w:bookmarkStart w:id="886" w:name="_Toc38030546"/>
      <w:bookmarkEnd w:id="884"/>
      <w:r w:rsidRPr="006B4F91">
        <w:t>HoHEST/RRH/PSH</w:t>
      </w:r>
      <w:bookmarkEnd w:id="885"/>
      <w:bookmarkEnd w:id="886"/>
    </w:p>
    <w:p w14:paraId="6FC83FD6"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7045EF2C" wp14:editId="45F563B2">
                <wp:extent cx="3378100" cy="823000"/>
                <wp:effectExtent l="0" t="0" r="13335" b="15240"/>
                <wp:docPr id="74486237" name="Group 7448623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1E5B03" w14:textId="77777777" w:rsidR="00722600" w:rsidRDefault="00722600" w:rsidP="00AE5133">
                              <w:pPr>
                                <w:pStyle w:val="Style3"/>
                              </w:pPr>
                              <w:r>
                                <w:t>tlsa_Person</w:t>
                              </w:r>
                            </w:p>
                          </w:txbxContent>
                        </wps:txbx>
                        <wps:bodyPr rot="0" vert="horz" wrap="square" lIns="0" tIns="0" rIns="0" bIns="0" anchor="ctr" anchorCtr="0" upright="1">
                          <a:noAutofit/>
                        </wps:bodyPr>
                      </wps:wsp>
                      <wpg:grpSp>
                        <wpg:cNvPr id="74486239" name="Group 432"/>
                        <wpg:cNvGrpSpPr>
                          <a:grpSpLocks/>
                        </wpg:cNvGrpSpPr>
                        <wpg:grpSpPr bwMode="auto">
                          <a:xfrm>
                            <a:off x="1124722" y="1130194"/>
                            <a:ext cx="12803" cy="6634"/>
                            <a:chOff x="1124721" y="1130372"/>
                            <a:chExt cx="12802" cy="6634"/>
                          </a:xfrm>
                        </wpg:grpSpPr>
                        <wps:wsp>
                          <wps:cNvPr id="7448624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9664C6" w14:textId="77777777" w:rsidR="00722600" w:rsidRDefault="00722600" w:rsidP="00AE5133">
                                <w:pPr>
                                  <w:pStyle w:val="Style3"/>
                                </w:pPr>
                                <w:r>
                                  <w:t>tlsa_Enrollment</w:t>
                                </w:r>
                              </w:p>
                            </w:txbxContent>
                          </wps:txbx>
                          <wps:bodyPr rot="0" vert="horz" wrap="square" lIns="0" tIns="0" rIns="0" bIns="0" anchor="ctr" anchorCtr="0" upright="1">
                            <a:noAutofit/>
                          </wps:bodyPr>
                        </wps:wsp>
                        <wps:wsp>
                          <wps:cNvPr id="7448624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9A4BBDF" w14:textId="77777777" w:rsidR="00722600" w:rsidRDefault="00722600" w:rsidP="00AE5133">
                                <w:pPr>
                                  <w:pStyle w:val="Style3"/>
                                </w:pPr>
                                <w:r>
                                  <w:t>tlsa_HHID</w:t>
                                </w:r>
                              </w:p>
                            </w:txbxContent>
                          </wps:txbx>
                          <wps:bodyPr rot="0" vert="horz" wrap="square" lIns="0" tIns="0" rIns="0" bIns="0" anchor="ctr" anchorCtr="0" upright="1">
                            <a:noAutofit/>
                          </wps:bodyPr>
                        </wps:wsp>
                      </wpg:grpSp>
                      <wps:wsp>
                        <wps:cNvPr id="74486242"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43"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45EF2C" id="Group 74486237" o:spid="_x0000_s1288"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">
                <v:shape id="AutoShape 469" o:spid="_x0000_s1289"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" fillcolor="#ebd7e1" strokecolor="#c285a3" strokeweight=".5pt">
                  <v:shadow color="black" opacity="0" offset="0,0"/>
                  <v:textbox inset="0,0,0,0">
                    <w:txbxContent>
                      <w:p w14:paraId="4A1E5B03" w14:textId="77777777" w:rsidR="00722600" w:rsidRDefault="00722600" w:rsidP="00AE5133">
                        <w:pPr>
                          <w:pStyle w:val="Style3"/>
                        </w:pPr>
                        <w:r>
                          <w:t>tlsa_Person</w:t>
                        </w:r>
                      </w:p>
                    </w:txbxContent>
                  </v:textbox>
                </v:shape>
                <v:group id="Group 432" o:spid="_x0000_s1290"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">
                  <v:shape id="AutoShape 468" o:spid="_x0000_s1291"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" fillcolor="#ebd7e1" strokecolor="#c285a3" strokeweight=".5pt">
                    <v:shadow color="black" opacity="0" offset="0,0"/>
                    <v:textbox inset="0,0,0,0">
                      <w:txbxContent>
                        <w:p w14:paraId="099664C6" w14:textId="77777777" w:rsidR="00722600" w:rsidRDefault="00722600" w:rsidP="00AE5133">
                          <w:pPr>
                            <w:pStyle w:val="Style3"/>
                          </w:pPr>
                          <w:r>
                            <w:t>tlsa_Enrollment</w:t>
                          </w:r>
                        </w:p>
                      </w:txbxContent>
                    </v:textbox>
                  </v:shape>
                  <v:shape id="AutoShape 390" o:spid="_x0000_s1292"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" fillcolor="#ebd7e1" strokecolor="#c285a3" strokeweight=".5pt">
                    <v:shadow color="black" opacity="0" offset="0,0"/>
                    <v:textbox inset="0,0,0,0">
                      <w:txbxContent>
                        <w:p w14:paraId="69A4BBDF" w14:textId="77777777" w:rsidR="00722600" w:rsidRDefault="00722600" w:rsidP="00AE5133">
                          <w:pPr>
                            <w:pStyle w:val="Style3"/>
                          </w:pPr>
                          <w:r>
                            <w:t>tlsa_HHID</w:t>
                          </w:r>
                        </w:p>
                      </w:txbxContent>
                    </v:textbox>
                  </v:shape>
                </v:group>
                <v:shape id="AutoShape 435" o:spid="_x0000_s1293"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" adj="2000" fillcolor="#5b9bd5" strokecolor="black [0]" strokeweight=".5pt">
                  <v:shadow color="black [0]"/>
                  <v:textbox inset="2.88pt,2.88pt,2.88pt,2.88pt"/>
                </v:shape>
                <v:shape id="AutoShape 436" o:spid="_x0000_s1294"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" strokecolor="black [0]" strokeweight=".5pt">
                  <v:stroke endarrow="block"/>
                  <v:shadow color="black [0]"/>
                </v:shape>
                <w10:anchorlock/>
              </v:group>
            </w:pict>
          </mc:Fallback>
        </mc:AlternateContent>
      </w:r>
    </w:p>
    <w:p w14:paraId="6FC04EB3" w14:textId="331A9D91" w:rsidR="001B1FF5" w:rsidRPr="00A6067F" w:rsidRDefault="00735958" w:rsidP="00D8091D">
      <w:pPr>
        <w:rPr>
          <w:rFonts w:eastAsia="Times New Roman" w:cstheme="minorHAnsi"/>
        </w:rPr>
      </w:pPr>
      <w:r>
        <w:rPr>
          <w:rFonts w:eastAsia="Times New Roman" w:cstheme="minorHAnsi"/>
        </w:rPr>
        <w:t xml:space="preserve">The LSAPerson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HEST</w:t>
      </w:r>
      <w:r w:rsidR="00437595">
        <w:rPr>
          <w:rFonts w:eastAsia="Times New Roman" w:cstheme="minorHAnsi"/>
        </w:rPr>
        <w:t xml:space="preserve">,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HRRH</w:t>
      </w:r>
      <w:r w:rsidR="00437595">
        <w:rPr>
          <w:rFonts w:eastAsia="Times New Roman" w:cstheme="minorHAnsi"/>
        </w:rPr>
        <w:t xml:space="preserve">, and </w:t>
      </w:r>
      <w:r w:rsidR="00437595" w:rsidRPr="009178BC">
        <w:rPr>
          <w:rFonts w:eastAsia="Times New Roman" w:cstheme="minorHAnsi"/>
          <w:b/>
          <w:bCs/>
        </w:rPr>
        <w:t>H</w:t>
      </w:r>
      <w:r w:rsidR="0080632D">
        <w:rPr>
          <w:rFonts w:eastAsia="Times New Roman" w:cstheme="minorHAnsi"/>
          <w:b/>
          <w:bCs/>
        </w:rPr>
        <w:t>o</w:t>
      </w:r>
      <w:r w:rsidR="00437595" w:rsidRPr="009178BC">
        <w:rPr>
          <w:rFonts w:eastAsia="Times New Roman" w:cstheme="minorHAnsi"/>
          <w:b/>
          <w:bCs/>
        </w:rPr>
        <w:t>HPSH</w:t>
      </w:r>
      <w:r w:rsidR="001B1FF5" w:rsidRPr="00A6067F">
        <w:rPr>
          <w:rFonts w:eastAsia="Times New Roman" w:cstheme="minorHAnsi"/>
        </w:rPr>
        <w:t xml:space="preserve"> columns indicate:</w:t>
      </w:r>
    </w:p>
    <w:p w14:paraId="3F982110" w14:textId="77777777" w:rsidR="001B1FF5" w:rsidRPr="00107D01" w:rsidRDefault="001B1FF5" w:rsidP="0030608E">
      <w:pPr>
        <w:pStyle w:val="ListParagraph"/>
        <w:numPr>
          <w:ilvl w:val="5"/>
          <w:numId w:val="63"/>
        </w:numPr>
      </w:pPr>
      <w:r w:rsidRPr="00107D01">
        <w:t xml:space="preserve">Whether or not the client was served in the project group as a head of household; and </w:t>
      </w:r>
    </w:p>
    <w:p w14:paraId="58DEA081" w14:textId="0CFB2E8F" w:rsidR="001B1FF5" w:rsidRDefault="001B1FF5" w:rsidP="0030608E">
      <w:pPr>
        <w:pStyle w:val="ListParagraph"/>
        <w:numPr>
          <w:ilvl w:val="5"/>
          <w:numId w:val="63"/>
        </w:numPr>
      </w:pPr>
      <w:r w:rsidRPr="00107D01">
        <w:t>If so, the household type(s) in which the client was served as a head of household.</w:t>
      </w:r>
    </w:p>
    <w:p w14:paraId="588A427C" w14:textId="634DC988" w:rsidR="009632AA" w:rsidRDefault="009632AA" w:rsidP="00243415">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HoH</w:t>
      </w:r>
      <w:r w:rsidRPr="00277B84">
        <w:rPr>
          <w:b/>
          <w:bCs/>
        </w:rPr>
        <w:t>[x]</w:t>
      </w:r>
      <w:r>
        <w:t xml:space="preserve"> must also equal -1.</w:t>
      </w:r>
    </w:p>
    <w:p w14:paraId="19C89289" w14:textId="77777777" w:rsidR="007B705B" w:rsidRDefault="007B705B" w:rsidP="0088191A">
      <w:pPr>
        <w:pStyle w:val="Heading3"/>
      </w:pPr>
      <w:r w:rsidRPr="00C52062">
        <w:lastRenderedPageBreak/>
        <w:t>Relevant Data</w:t>
      </w:r>
    </w:p>
    <w:p w14:paraId="3EAA52E2" w14:textId="77777777" w:rsidR="007B705B" w:rsidRPr="003A3A97"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45A3D36" w14:textId="77777777" w:rsidTr="00AE5133">
        <w:trPr>
          <w:cantSplit/>
          <w:trHeight w:val="216"/>
        </w:trPr>
        <w:tc>
          <w:tcPr>
            <w:tcW w:w="9265" w:type="dxa"/>
            <w:shd w:val="clear" w:color="auto" w:fill="FDE9D9" w:themeFill="accent6" w:themeFillTint="33"/>
          </w:tcPr>
          <w:p w14:paraId="24030EC4" w14:textId="70D11DCA" w:rsidR="00AE5133" w:rsidRPr="006B4F91" w:rsidRDefault="00AE5133" w:rsidP="00AE5133">
            <w:pPr>
              <w:pStyle w:val="NoSpacing"/>
              <w:rPr>
                <w:bCs/>
              </w:rPr>
            </w:pPr>
            <w:bookmarkStart w:id="887" w:name="_Hlk37233056"/>
            <w:proofErr w:type="spellStart"/>
            <w:r>
              <w:rPr>
                <w:b/>
                <w:bCs/>
              </w:rPr>
              <w:t>tlsa_HHID</w:t>
            </w:r>
            <w:proofErr w:type="spellEnd"/>
          </w:p>
        </w:tc>
      </w:tr>
      <w:tr w:rsidR="00AE5133" w14:paraId="589AB76E" w14:textId="77777777" w:rsidTr="007B705B">
        <w:trPr>
          <w:cantSplit/>
          <w:trHeight w:val="216"/>
        </w:trPr>
        <w:tc>
          <w:tcPr>
            <w:tcW w:w="9265" w:type="dxa"/>
          </w:tcPr>
          <w:p w14:paraId="270DD46A" w14:textId="2170C154" w:rsidR="00AE5133" w:rsidRPr="006B4F91" w:rsidRDefault="00AE5133" w:rsidP="00AE5133">
            <w:pPr>
              <w:pStyle w:val="NoSpacing"/>
              <w:rPr>
                <w:bCs/>
              </w:rPr>
            </w:pPr>
            <w:proofErr w:type="spellStart"/>
            <w:r>
              <w:t>ActiveHHType</w:t>
            </w:r>
            <w:proofErr w:type="spellEnd"/>
          </w:p>
        </w:tc>
      </w:tr>
      <w:tr w:rsidR="00AE5133" w14:paraId="2A09ECDB" w14:textId="77777777" w:rsidTr="00AE5133">
        <w:trPr>
          <w:cantSplit/>
          <w:trHeight w:val="216"/>
        </w:trPr>
        <w:tc>
          <w:tcPr>
            <w:tcW w:w="9265" w:type="dxa"/>
            <w:shd w:val="clear" w:color="auto" w:fill="FDE9D9" w:themeFill="accent6" w:themeFillTint="33"/>
          </w:tcPr>
          <w:p w14:paraId="36D87B96" w14:textId="7DB57021" w:rsidR="00AE5133" w:rsidRPr="006B4F91" w:rsidRDefault="00AE5133" w:rsidP="00AE5133">
            <w:pPr>
              <w:pStyle w:val="NoSpacing"/>
              <w:rPr>
                <w:bCs/>
              </w:rPr>
            </w:pPr>
            <w:proofErr w:type="spellStart"/>
            <w:r>
              <w:rPr>
                <w:b/>
                <w:bCs/>
              </w:rPr>
              <w:t>tlsa</w:t>
            </w:r>
            <w:r w:rsidRPr="006B4F91">
              <w:rPr>
                <w:b/>
                <w:bCs/>
              </w:rPr>
              <w:t>_Enrollment</w:t>
            </w:r>
            <w:proofErr w:type="spellEnd"/>
          </w:p>
        </w:tc>
      </w:tr>
      <w:tr w:rsidR="00AE5133" w14:paraId="1DBC3DAD" w14:textId="77777777" w:rsidTr="007B705B">
        <w:trPr>
          <w:cantSplit/>
          <w:trHeight w:val="216"/>
        </w:trPr>
        <w:tc>
          <w:tcPr>
            <w:tcW w:w="9265" w:type="dxa"/>
          </w:tcPr>
          <w:p w14:paraId="1F626B54" w14:textId="349BA02B" w:rsidR="00AE5133" w:rsidRPr="006B4F91" w:rsidRDefault="00AE5133" w:rsidP="00AE5133">
            <w:pPr>
              <w:pStyle w:val="NoSpacing"/>
              <w:rPr>
                <w:bCs/>
              </w:rPr>
            </w:pPr>
            <w:r>
              <w:rPr>
                <w:bCs/>
              </w:rPr>
              <w:t>ProjectType</w:t>
            </w:r>
          </w:p>
        </w:tc>
      </w:tr>
      <w:tr w:rsidR="00AE5133" w14:paraId="29D4D3D7" w14:textId="77777777" w:rsidTr="007B705B">
        <w:trPr>
          <w:cantSplit/>
          <w:trHeight w:val="216"/>
        </w:trPr>
        <w:tc>
          <w:tcPr>
            <w:tcW w:w="9265" w:type="dxa"/>
          </w:tcPr>
          <w:p w14:paraId="4F7DD803" w14:textId="10682131" w:rsidR="00AE5133" w:rsidRDefault="00AE5133" w:rsidP="00AE5133">
            <w:pPr>
              <w:pStyle w:val="NoSpacing"/>
              <w:rPr>
                <w:bCs/>
              </w:rPr>
            </w:pPr>
            <w:r>
              <w:rPr>
                <w:bCs/>
              </w:rPr>
              <w:t>RelationshipToHoH</w:t>
            </w:r>
          </w:p>
        </w:tc>
      </w:tr>
      <w:tr w:rsidR="00AE5133" w14:paraId="6705AA14" w14:textId="77777777" w:rsidTr="007B705B">
        <w:trPr>
          <w:cantSplit/>
          <w:trHeight w:val="216"/>
        </w:trPr>
        <w:tc>
          <w:tcPr>
            <w:tcW w:w="9265" w:type="dxa"/>
          </w:tcPr>
          <w:p w14:paraId="1E7E1C05" w14:textId="515C66F7" w:rsidR="00AE5133" w:rsidRPr="006B4F91" w:rsidRDefault="00AE5133" w:rsidP="00AE5133">
            <w:pPr>
              <w:pStyle w:val="NoSpacing"/>
              <w:rPr>
                <w:bCs/>
              </w:rPr>
            </w:pPr>
            <w:r>
              <w:rPr>
                <w:bCs/>
              </w:rPr>
              <w:t>Active</w:t>
            </w:r>
          </w:p>
        </w:tc>
      </w:tr>
    </w:tbl>
    <w:bookmarkEnd w:id="887"/>
    <w:p w14:paraId="4D4EA25A" w14:textId="77777777" w:rsidR="007B705B" w:rsidRPr="003A3A97" w:rsidRDefault="007B705B" w:rsidP="0088191A">
      <w:pPr>
        <w:pStyle w:val="Heading4"/>
      </w:pPr>
      <w:r w:rsidRPr="003A3A97">
        <w:t>Target</w:t>
      </w:r>
    </w:p>
    <w:p w14:paraId="5CB7431D" w14:textId="721F602B"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7EC6254" w14:textId="77777777" w:rsidTr="007B705B">
        <w:trPr>
          <w:cantSplit/>
          <w:trHeight w:val="216"/>
        </w:trPr>
        <w:tc>
          <w:tcPr>
            <w:tcW w:w="9355" w:type="dxa"/>
            <w:shd w:val="clear" w:color="auto" w:fill="76923C" w:themeFill="accent3" w:themeFillShade="BF"/>
          </w:tcPr>
          <w:p w14:paraId="7D96A95D" w14:textId="5916F383" w:rsidR="007B705B" w:rsidRPr="0088191A" w:rsidRDefault="00D979B0" w:rsidP="007B705B">
            <w:pPr>
              <w:pStyle w:val="NoSpacing"/>
              <w:rPr>
                <w:b/>
                <w:color w:val="FFFFFF" w:themeColor="background1"/>
              </w:rPr>
            </w:pPr>
            <w:r>
              <w:rPr>
                <w:b/>
                <w:color w:val="FFFFFF" w:themeColor="background1"/>
              </w:rPr>
              <w:t>tlsa_Person</w:t>
            </w:r>
          </w:p>
        </w:tc>
      </w:tr>
      <w:tr w:rsidR="007B705B" w14:paraId="1FDD90EE" w14:textId="77777777" w:rsidTr="007B705B">
        <w:trPr>
          <w:cantSplit/>
          <w:trHeight w:val="216"/>
        </w:trPr>
        <w:tc>
          <w:tcPr>
            <w:tcW w:w="9355" w:type="dxa"/>
          </w:tcPr>
          <w:p w14:paraId="6284E8A3" w14:textId="77777777" w:rsidR="007B705B" w:rsidRPr="006018B9" w:rsidRDefault="007B705B" w:rsidP="007B705B">
            <w:pPr>
              <w:pStyle w:val="NoSpacing"/>
              <w:rPr>
                <w:b/>
              </w:rPr>
            </w:pPr>
            <w:r>
              <w:rPr>
                <w:b/>
              </w:rPr>
              <w:t>HoHEST</w:t>
            </w:r>
          </w:p>
        </w:tc>
      </w:tr>
      <w:tr w:rsidR="007B705B" w14:paraId="33B98C22" w14:textId="77777777" w:rsidTr="007B705B">
        <w:trPr>
          <w:cantSplit/>
          <w:trHeight w:val="216"/>
        </w:trPr>
        <w:tc>
          <w:tcPr>
            <w:tcW w:w="9355" w:type="dxa"/>
          </w:tcPr>
          <w:p w14:paraId="120DBA87" w14:textId="77777777" w:rsidR="007B705B" w:rsidRDefault="007B705B" w:rsidP="007B705B">
            <w:pPr>
              <w:pStyle w:val="NoSpacing"/>
              <w:rPr>
                <w:b/>
              </w:rPr>
            </w:pPr>
            <w:r w:rsidRPr="00B718C1">
              <w:rPr>
                <w:b/>
                <w:bCs/>
              </w:rPr>
              <w:t>H</w:t>
            </w:r>
            <w:r>
              <w:rPr>
                <w:b/>
                <w:bCs/>
              </w:rPr>
              <w:t>o</w:t>
            </w:r>
            <w:r w:rsidRPr="00B718C1">
              <w:rPr>
                <w:b/>
                <w:bCs/>
              </w:rPr>
              <w:t>HRRH</w:t>
            </w:r>
          </w:p>
        </w:tc>
      </w:tr>
      <w:tr w:rsidR="007B705B" w14:paraId="2739C35B" w14:textId="77777777" w:rsidTr="007B705B">
        <w:trPr>
          <w:cantSplit/>
          <w:trHeight w:val="216"/>
        </w:trPr>
        <w:tc>
          <w:tcPr>
            <w:tcW w:w="9355" w:type="dxa"/>
          </w:tcPr>
          <w:p w14:paraId="7041CBF1" w14:textId="77777777" w:rsidR="007B705B" w:rsidRDefault="007B705B" w:rsidP="007B705B">
            <w:pPr>
              <w:pStyle w:val="NoSpacing"/>
              <w:rPr>
                <w:b/>
              </w:rPr>
            </w:pPr>
            <w:r>
              <w:rPr>
                <w:b/>
              </w:rPr>
              <w:t>HoHPSH</w:t>
            </w:r>
          </w:p>
        </w:tc>
      </w:tr>
    </w:tbl>
    <w:p w14:paraId="6E0835A0" w14:textId="77777777" w:rsidR="007B705B" w:rsidRPr="00C52062" w:rsidRDefault="007B705B" w:rsidP="0088191A">
      <w:pPr>
        <w:pStyle w:val="Heading3"/>
      </w:pPr>
      <w:r w:rsidRPr="00C52062">
        <w:t>Logic</w:t>
      </w:r>
    </w:p>
    <w:p w14:paraId="2AA84CD4" w14:textId="11BCA000" w:rsidR="006A6609" w:rsidRDefault="007B705B" w:rsidP="00AB6344">
      <w:pPr>
        <w:rPr>
          <w:rFonts w:eastAsia="Times New Roman" w:cstheme="minorHAnsi"/>
        </w:rPr>
      </w:pPr>
      <w:r w:rsidRPr="00A6067F">
        <w:rPr>
          <w:rFonts w:eastAsia="Times New Roman" w:cstheme="minorHAnsi"/>
        </w:rPr>
        <w:t>Apart from being limited to household types in which clients were designated head of household</w:t>
      </w:r>
      <w:r w:rsidR="006A6609">
        <w:rPr>
          <w:rFonts w:eastAsia="Times New Roman" w:cstheme="minorHAnsi"/>
        </w:rPr>
        <w:t xml:space="preserve"> – i.e., </w:t>
      </w:r>
      <w:proofErr w:type="spellStart"/>
      <w:r w:rsidR="00147F22">
        <w:rPr>
          <w:rFonts w:eastAsia="Times New Roman" w:cstheme="minorHAnsi"/>
        </w:rPr>
        <w:t>tlsa_Enrollment.</w:t>
      </w:r>
      <w:r w:rsidR="006A6609" w:rsidRPr="00DE4A2E">
        <w:rPr>
          <w:rFonts w:eastAsia="Times New Roman" w:cstheme="minorHAnsi"/>
          <w:b/>
          <w:bCs/>
        </w:rPr>
        <w:t>RelationshipToHoH</w:t>
      </w:r>
      <w:proofErr w:type="spellEnd"/>
      <w:r w:rsidR="006A6609">
        <w:rPr>
          <w:rFonts w:eastAsia="Times New Roman" w:cstheme="minorHAnsi"/>
        </w:rPr>
        <w:t xml:space="preserve"> = 1 –</w:t>
      </w:r>
      <w:r w:rsidRPr="00A6067F">
        <w:rPr>
          <w:rFonts w:eastAsia="Times New Roman" w:cstheme="minorHAnsi"/>
        </w:rPr>
        <w:t xml:space="preserve"> the logic for the </w:t>
      </w:r>
      <w:r w:rsidRPr="00655B0F">
        <w:rPr>
          <w:b/>
        </w:rPr>
        <w:t>HoHEST</w:t>
      </w:r>
      <w:r w:rsidRPr="00A6067F">
        <w:rPr>
          <w:rFonts w:eastAsia="Times New Roman" w:cstheme="minorHAnsi"/>
        </w:rPr>
        <w:t xml:space="preserve">, </w:t>
      </w:r>
      <w:r w:rsidRPr="00655B0F">
        <w:rPr>
          <w:b/>
        </w:rPr>
        <w:t>HoHRRH</w:t>
      </w:r>
      <w:r w:rsidRPr="00A6067F">
        <w:rPr>
          <w:rFonts w:eastAsia="Times New Roman" w:cstheme="minorHAnsi"/>
        </w:rPr>
        <w:t xml:space="preserve">, and </w:t>
      </w:r>
      <w:r w:rsidRPr="00655B0F">
        <w:rPr>
          <w:b/>
        </w:rPr>
        <w:t>HoHPSH</w:t>
      </w:r>
      <w:r w:rsidRPr="00A6067F">
        <w:rPr>
          <w:rFonts w:eastAsia="Times New Roman" w:cstheme="minorHAnsi"/>
        </w:rPr>
        <w:t xml:space="preserve"> columns is identical to the </w:t>
      </w:r>
      <w:proofErr w:type="spellStart"/>
      <w:r w:rsidR="00760BD3" w:rsidRPr="00760BD3">
        <w:rPr>
          <w:b/>
          <w:bCs/>
        </w:rPr>
        <w:t>HHTypeEST</w:t>
      </w:r>
      <w:proofErr w:type="spellEnd"/>
      <w:r w:rsidR="00760BD3">
        <w:rPr>
          <w:b/>
        </w:rPr>
        <w:t>/</w:t>
      </w:r>
      <w:r w:rsidR="00380A59">
        <w:rPr>
          <w:b/>
        </w:rPr>
        <w:t>RRH/PSH</w:t>
      </w:r>
      <w:r w:rsidRPr="00A6067F">
        <w:rPr>
          <w:rFonts w:eastAsia="Times New Roman" w:cstheme="minorHAnsi"/>
        </w:rPr>
        <w:t xml:space="preserve"> columns</w:t>
      </w:r>
      <w:r w:rsidR="004873DC">
        <w:rPr>
          <w:rFonts w:eastAsia="Times New Roman" w:cstheme="minorHAnsi"/>
        </w:rPr>
        <w:t xml:space="preserve">. </w:t>
      </w:r>
    </w:p>
    <w:p w14:paraId="7BB4193F" w14:textId="36E5D6FF" w:rsidR="00AB6344" w:rsidRDefault="00A67329" w:rsidP="00AB6344">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 xml:space="preserve">section </w:t>
        </w:r>
        <w:r w:rsidR="00A46A7F" w:rsidRPr="007519D6">
          <w:rPr>
            <w:rStyle w:val="Hyperlink"/>
            <w:rFonts w:eastAsia="Times New Roman" w:cstheme="minorHAnsi"/>
          </w:rPr>
          <w:t>5.</w:t>
        </w:r>
        <w:r w:rsidR="00DE4A2E">
          <w:rPr>
            <w:rStyle w:val="Hyperlink"/>
            <w:rFonts w:eastAsia="Times New Roman" w:cstheme="minorHAnsi"/>
          </w:rPr>
          <w:t>1</w:t>
        </w:r>
        <w:r w:rsidR="007C7550">
          <w:rPr>
            <w:rStyle w:val="Hyperlink"/>
            <w:rFonts w:eastAsia="Times New Roman" w:cstheme="minorHAnsi"/>
          </w:rPr>
          <w:t>2</w:t>
        </w:r>
      </w:hyperlink>
      <w:r w:rsidR="00A46A7F">
        <w:rPr>
          <w:rFonts w:eastAsia="Times New Roman" w:cstheme="minorHAnsi"/>
        </w:rPr>
        <w:t xml:space="preserve"> for </w:t>
      </w:r>
      <w:r w:rsidR="006A6609">
        <w:rPr>
          <w:rFonts w:eastAsia="Times New Roman" w:cstheme="minorHAnsi"/>
        </w:rPr>
        <w:t>business logic</w:t>
      </w:r>
      <w:r w:rsidR="00A46A7F">
        <w:rPr>
          <w:rFonts w:eastAsia="Times New Roman" w:cstheme="minorHAnsi"/>
        </w:rPr>
        <w:t xml:space="preserve"> and </w:t>
      </w:r>
      <w:r w:rsidR="00171147">
        <w:rPr>
          <w:rFonts w:eastAsia="Times New Roman" w:cstheme="minorHAnsi"/>
        </w:rPr>
        <w:t>column values.</w:t>
      </w:r>
    </w:p>
    <w:p w14:paraId="3D562ECD" w14:textId="7A0CAFC0" w:rsidR="007B705B" w:rsidRDefault="007B705B" w:rsidP="0088191A">
      <w:pPr>
        <w:pStyle w:val="Heading2"/>
      </w:pPr>
      <w:bookmarkStart w:id="888" w:name="_AdultEST/RRH/PSH__-"/>
      <w:bookmarkStart w:id="889" w:name="_AHAREST/RRH/PSH__-"/>
      <w:bookmarkStart w:id="890" w:name="_AHAREST/RRH/PSH__–"/>
      <w:bookmarkStart w:id="891" w:name="_Toc37849772"/>
      <w:bookmarkStart w:id="892" w:name="_Toc38030547"/>
      <w:bookmarkEnd w:id="888"/>
      <w:bookmarkEnd w:id="889"/>
      <w:bookmarkEnd w:id="890"/>
      <w:r>
        <w:t>AHAR</w:t>
      </w:r>
      <w:r w:rsidRPr="00F71669">
        <w:t>EST/RRH/PSH</w:t>
      </w:r>
      <w:r w:rsidRPr="009366AD">
        <w:t xml:space="preserve"> </w:t>
      </w:r>
      <w:r w:rsidR="00A149D4">
        <w:t>–</w:t>
      </w:r>
      <w:r w:rsidRPr="009366AD">
        <w:t xml:space="preserve"> LSAPe</w:t>
      </w:r>
      <w:r w:rsidRPr="00A7544C">
        <w:t>rson</w:t>
      </w:r>
      <w:bookmarkEnd w:id="891"/>
      <w:bookmarkEnd w:id="892"/>
    </w:p>
    <w:p w14:paraId="0ED6FC18" w14:textId="77777777" w:rsidR="00AE5133" w:rsidRDefault="00AE5133" w:rsidP="00AE5133">
      <w:pPr>
        <w:jc w:val="center"/>
      </w:pPr>
      <w:r>
        <w:rPr>
          <w:rFonts w:ascii="Times New Roman" w:hAnsi="Times New Roman" w:cs="Times New Roman"/>
          <w:noProof/>
          <w:sz w:val="24"/>
          <w:szCs w:val="24"/>
        </w:rPr>
        <mc:AlternateContent>
          <mc:Choice Requires="wpg">
            <w:drawing>
              <wp:inline distT="0" distB="0" distL="0" distR="0" wp14:anchorId="6891D771" wp14:editId="7E1E959F">
                <wp:extent cx="3378100" cy="823000"/>
                <wp:effectExtent l="0" t="0" r="13335" b="15240"/>
                <wp:docPr id="74486230" name="Group 74486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31"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29EB584" w14:textId="77777777" w:rsidR="00722600" w:rsidRDefault="00722600" w:rsidP="00AE5133">
                              <w:pPr>
                                <w:pStyle w:val="Style3"/>
                              </w:pPr>
                              <w:r>
                                <w:t>tlsa_Person</w:t>
                              </w:r>
                            </w:p>
                          </w:txbxContent>
                        </wps:txbx>
                        <wps:bodyPr rot="0" vert="horz" wrap="square" lIns="0" tIns="0" rIns="0" bIns="0" anchor="ctr" anchorCtr="0" upright="1">
                          <a:noAutofit/>
                        </wps:bodyPr>
                      </wps:wsp>
                      <wpg:grpSp>
                        <wpg:cNvPr id="74486232" name="Group 432"/>
                        <wpg:cNvGrpSpPr>
                          <a:grpSpLocks/>
                        </wpg:cNvGrpSpPr>
                        <wpg:grpSpPr bwMode="auto">
                          <a:xfrm>
                            <a:off x="1124722" y="1130194"/>
                            <a:ext cx="12803" cy="6634"/>
                            <a:chOff x="1124721" y="1130372"/>
                            <a:chExt cx="12802" cy="6634"/>
                          </a:xfrm>
                        </wpg:grpSpPr>
                        <wps:wsp>
                          <wps:cNvPr id="74486233"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A664F8" w14:textId="77777777" w:rsidR="00722600" w:rsidRDefault="00722600" w:rsidP="00AE5133">
                                <w:pPr>
                                  <w:pStyle w:val="Style3"/>
                                </w:pPr>
                                <w:r>
                                  <w:t>tlsa_Enrollment</w:t>
                                </w:r>
                              </w:p>
                            </w:txbxContent>
                          </wps:txbx>
                          <wps:bodyPr rot="0" vert="horz" wrap="square" lIns="0" tIns="0" rIns="0" bIns="0" anchor="ctr" anchorCtr="0" upright="1">
                            <a:noAutofit/>
                          </wps:bodyPr>
                        </wps:wsp>
                        <wps:wsp>
                          <wps:cNvPr id="74486234"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7C33AB" w14:textId="77777777" w:rsidR="00722600" w:rsidRDefault="00722600" w:rsidP="00AE5133">
                                <w:pPr>
                                  <w:pStyle w:val="Style3"/>
                                </w:pPr>
                                <w:r>
                                  <w:t>tlsa_HHID</w:t>
                                </w:r>
                              </w:p>
                            </w:txbxContent>
                          </wps:txbx>
                          <wps:bodyPr rot="0" vert="horz" wrap="square" lIns="0" tIns="0" rIns="0" bIns="0" anchor="ctr" anchorCtr="0" upright="1">
                            <a:noAutofit/>
                          </wps:bodyPr>
                        </wps:wsp>
                      </wpg:grpSp>
                      <wps:wsp>
                        <wps:cNvPr id="74486235"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36"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891D771" id="Group 74486230" o:spid="_x0000_s1295"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">
                <v:shape id="AutoShape 469" o:spid="_x0000_s1296"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" fillcolor="#ebd7e1" strokecolor="#c285a3" strokeweight=".5pt">
                  <v:shadow color="black" opacity="0" offset="0,0"/>
                  <v:textbox inset="0,0,0,0">
                    <w:txbxContent>
                      <w:p w14:paraId="329EB584" w14:textId="77777777" w:rsidR="00722600" w:rsidRDefault="00722600" w:rsidP="00AE5133">
                        <w:pPr>
                          <w:pStyle w:val="Style3"/>
                        </w:pPr>
                        <w:r>
                          <w:t>tlsa_Person</w:t>
                        </w:r>
                      </w:p>
                    </w:txbxContent>
                  </v:textbox>
                </v:shape>
                <v:group id="Group 432" o:spid="_x0000_s1297"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">
                  <v:shape id="AutoShape 468" o:spid="_x0000_s1298"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" fillcolor="#ebd7e1" strokecolor="#c285a3" strokeweight=".5pt">
                    <v:shadow color="black" opacity="0" offset="0,0"/>
                    <v:textbox inset="0,0,0,0">
                      <w:txbxContent>
                        <w:p w14:paraId="0DA664F8" w14:textId="77777777" w:rsidR="00722600" w:rsidRDefault="00722600" w:rsidP="00AE5133">
                          <w:pPr>
                            <w:pStyle w:val="Style3"/>
                          </w:pPr>
                          <w:r>
                            <w:t>tlsa_Enrollment</w:t>
                          </w:r>
                        </w:p>
                      </w:txbxContent>
                    </v:textbox>
                  </v:shape>
                  <v:shape id="AutoShape 390" o:spid="_x0000_s1299"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" fillcolor="#ebd7e1" strokecolor="#c285a3" strokeweight=".5pt">
                    <v:shadow color="black" opacity="0" offset="0,0"/>
                    <v:textbox inset="0,0,0,0">
                      <w:txbxContent>
                        <w:p w14:paraId="437C33AB" w14:textId="77777777" w:rsidR="00722600" w:rsidRDefault="00722600" w:rsidP="00AE5133">
                          <w:pPr>
                            <w:pStyle w:val="Style3"/>
                          </w:pPr>
                          <w:r>
                            <w:t>tlsa_HHID</w:t>
                          </w:r>
                        </w:p>
                      </w:txbxContent>
                    </v:textbox>
                  </v:shape>
                </v:group>
                <v:shape id="AutoShape 435" o:spid="_x0000_s1300"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" adj="2000" fillcolor="#5b9bd5" strokecolor="black [0]" strokeweight=".5pt">
                  <v:shadow color="black [0]"/>
                  <v:textbox inset="2.88pt,2.88pt,2.88pt,2.88pt"/>
                </v:shape>
                <v:shape id="AutoShape 436" o:spid="_x0000_s1301"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" strokecolor="black [0]" strokeweight=".5pt">
                  <v:stroke endarrow="block"/>
                  <v:shadow color="black [0]"/>
                </v:shape>
                <w10:anchorlock/>
              </v:group>
            </w:pict>
          </mc:Fallback>
        </mc:AlternateContent>
      </w:r>
    </w:p>
    <w:p w14:paraId="5CA9E9A6" w14:textId="66AB547E" w:rsidR="007B72E7" w:rsidRDefault="00CB64B5" w:rsidP="00A149D4">
      <w:pPr>
        <w:rPr>
          <w:rFonts w:eastAsia="Times New Roman" w:cstheme="minorHAnsi"/>
        </w:rPr>
      </w:pPr>
      <w:r>
        <w:rPr>
          <w:rFonts w:eastAsia="Times New Roman" w:cstheme="minorHAnsi"/>
        </w:rPr>
        <w:t xml:space="preserve">The </w:t>
      </w:r>
      <w:r w:rsidR="00A149D4" w:rsidRPr="00A6067F">
        <w:rPr>
          <w:rFonts w:eastAsia="Times New Roman" w:cstheme="minorHAnsi"/>
        </w:rPr>
        <w:t xml:space="preserve">LSAPerson </w:t>
      </w:r>
      <w:r w:rsidRPr="00DE4A2E">
        <w:rPr>
          <w:rFonts w:eastAsia="Times New Roman" w:cstheme="minorHAnsi"/>
          <w:b/>
          <w:bCs/>
        </w:rPr>
        <w:t>AHAREST</w:t>
      </w:r>
      <w:r>
        <w:rPr>
          <w:rFonts w:eastAsia="Times New Roman" w:cstheme="minorHAnsi"/>
        </w:rPr>
        <w:t xml:space="preserve">, </w:t>
      </w:r>
      <w:r w:rsidRPr="00DE4A2E">
        <w:rPr>
          <w:rFonts w:eastAsia="Times New Roman" w:cstheme="minorHAnsi"/>
          <w:b/>
          <w:bCs/>
        </w:rPr>
        <w:t>AHARRRH</w:t>
      </w:r>
      <w:r>
        <w:rPr>
          <w:rFonts w:eastAsia="Times New Roman" w:cstheme="minorHAnsi"/>
        </w:rPr>
        <w:t xml:space="preserve">, and </w:t>
      </w:r>
      <w:r w:rsidRPr="00DE4A2E">
        <w:rPr>
          <w:rFonts w:eastAsia="Times New Roman" w:cstheme="minorHAnsi"/>
          <w:b/>
          <w:bCs/>
        </w:rPr>
        <w:t>AHARPSH</w:t>
      </w:r>
      <w:r w:rsidR="006C0951">
        <w:rPr>
          <w:rFonts w:eastAsia="Times New Roman" w:cstheme="minorHAnsi"/>
        </w:rPr>
        <w:t xml:space="preserve"> columns indicate:</w:t>
      </w:r>
      <w:r w:rsidR="005A642F">
        <w:rPr>
          <w:rFonts w:eastAsia="Times New Roman" w:cstheme="minorHAnsi"/>
        </w:rPr>
        <w:t xml:space="preserve"> </w:t>
      </w:r>
    </w:p>
    <w:p w14:paraId="7D756788" w14:textId="44FEA5BE" w:rsidR="007B72E7" w:rsidRPr="00107D01" w:rsidRDefault="007B72E7" w:rsidP="0030608E">
      <w:pPr>
        <w:pStyle w:val="ListParagraph"/>
        <w:numPr>
          <w:ilvl w:val="5"/>
          <w:numId w:val="64"/>
        </w:numPr>
      </w:pPr>
      <w:r w:rsidRPr="00107D01">
        <w:t xml:space="preserve">Whether or not the client </w:t>
      </w:r>
      <w:r>
        <w:t xml:space="preserve">was active in residence </w:t>
      </w:r>
      <w:r w:rsidR="009439AC">
        <w:t xml:space="preserve">– i.e., </w:t>
      </w:r>
      <w:r w:rsidR="00522E64">
        <w:t>had</w:t>
      </w:r>
      <w:r w:rsidR="009439AC">
        <w:t xml:space="preserve"> at least one bed night – </w:t>
      </w:r>
      <w:r>
        <w:t xml:space="preserve">during the report </w:t>
      </w:r>
      <w:r w:rsidR="009439AC">
        <w:t>period</w:t>
      </w:r>
      <w:r w:rsidRPr="00107D01">
        <w:t xml:space="preserve">; and </w:t>
      </w:r>
    </w:p>
    <w:p w14:paraId="23363FA6" w14:textId="63817EB8" w:rsidR="00A149D4" w:rsidRDefault="007B72E7" w:rsidP="0030608E">
      <w:pPr>
        <w:pStyle w:val="ListParagraph"/>
        <w:numPr>
          <w:ilvl w:val="5"/>
          <w:numId w:val="64"/>
        </w:numPr>
      </w:pPr>
      <w:r w:rsidRPr="00107D01">
        <w:t>If s</w:t>
      </w:r>
      <w:r w:rsidR="00250F79">
        <w:t>o,</w:t>
      </w:r>
      <w:r w:rsidRPr="00107D01">
        <w:t xml:space="preserve"> the household type(s) </w:t>
      </w:r>
      <w:r w:rsidR="005806DE">
        <w:t>for relevant enrollments</w:t>
      </w:r>
      <w:r w:rsidR="004873DC">
        <w:t xml:space="preserve">. </w:t>
      </w:r>
    </w:p>
    <w:p w14:paraId="1D28C55B" w14:textId="42FD9011" w:rsidR="003C3F33" w:rsidRPr="00707F24" w:rsidRDefault="003C3F33" w:rsidP="008A1317">
      <w:r>
        <w:t xml:space="preserve">The household types in these columns are a subset of the household types in the corresponding </w:t>
      </w:r>
      <w:proofErr w:type="spellStart"/>
      <w:r>
        <w:rPr>
          <w:b/>
          <w:bCs/>
        </w:rPr>
        <w:t>HHType</w:t>
      </w:r>
      <w:r w:rsidRPr="00257728">
        <w:rPr>
          <w:b/>
          <w:bCs/>
        </w:rPr>
        <w:t>EST</w:t>
      </w:r>
      <w:proofErr w:type="spellEnd"/>
      <w:r w:rsidRPr="00257728">
        <w:rPr>
          <w:b/>
          <w:bCs/>
        </w:rPr>
        <w:t>/RRH/PSH</w:t>
      </w:r>
      <w:r>
        <w:t xml:space="preserve"> columns</w:t>
      </w:r>
      <w:r w:rsidR="004873DC">
        <w:t xml:space="preserve">. </w:t>
      </w:r>
      <w:r>
        <w:t xml:space="preserve">If </w:t>
      </w:r>
      <w:r>
        <w:rPr>
          <w:b/>
          <w:bCs/>
        </w:rPr>
        <w:t>HHType</w:t>
      </w:r>
      <w:r w:rsidRPr="00277B84">
        <w:rPr>
          <w:b/>
          <w:bCs/>
        </w:rPr>
        <w:t>[x]</w:t>
      </w:r>
      <w:r>
        <w:t xml:space="preserve"> is -1, </w:t>
      </w:r>
      <w:r>
        <w:rPr>
          <w:b/>
          <w:bCs/>
        </w:rPr>
        <w:t>AHAR</w:t>
      </w:r>
      <w:r w:rsidRPr="00277B84">
        <w:rPr>
          <w:b/>
          <w:bCs/>
        </w:rPr>
        <w:t>[x]</w:t>
      </w:r>
      <w:r>
        <w:t xml:space="preserve"> must also equal -1.</w:t>
      </w:r>
    </w:p>
    <w:p w14:paraId="2E4E4F82" w14:textId="77777777" w:rsidR="007B705B" w:rsidRDefault="007B705B" w:rsidP="0088191A">
      <w:pPr>
        <w:pStyle w:val="Heading3"/>
      </w:pPr>
      <w:r w:rsidRPr="00C52062">
        <w:t>Relevant Data</w:t>
      </w:r>
    </w:p>
    <w:p w14:paraId="0D4CEA53" w14:textId="01EF45F9" w:rsidR="007B705B" w:rsidRDefault="007B705B" w:rsidP="0088191A">
      <w:pPr>
        <w:pStyle w:val="Heading4"/>
      </w:pPr>
      <w:r w:rsidRPr="003A3A97">
        <w:t>Source</w:t>
      </w:r>
    </w:p>
    <w:tbl>
      <w:tblPr>
        <w:tblStyle w:val="TableGrid"/>
        <w:tblW w:w="9265" w:type="dxa"/>
        <w:tblLook w:val="04A0" w:firstRow="1" w:lastRow="0" w:firstColumn="1" w:lastColumn="0" w:noHBand="0" w:noVBand="1"/>
      </w:tblPr>
      <w:tblGrid>
        <w:gridCol w:w="9265"/>
      </w:tblGrid>
      <w:tr w:rsidR="00AE5133" w14:paraId="2EDC3320" w14:textId="77777777" w:rsidTr="00AE5133">
        <w:trPr>
          <w:cantSplit/>
          <w:trHeight w:val="216"/>
        </w:trPr>
        <w:tc>
          <w:tcPr>
            <w:tcW w:w="9265" w:type="dxa"/>
            <w:shd w:val="clear" w:color="auto" w:fill="FDE9D9" w:themeFill="accent6" w:themeFillTint="33"/>
          </w:tcPr>
          <w:p w14:paraId="732007E8" w14:textId="77777777" w:rsidR="00AE5133" w:rsidRPr="006B4F91" w:rsidRDefault="00AE5133" w:rsidP="00147F22">
            <w:pPr>
              <w:pStyle w:val="NoSpacing"/>
              <w:rPr>
                <w:bCs/>
              </w:rPr>
            </w:pPr>
            <w:proofErr w:type="spellStart"/>
            <w:r>
              <w:rPr>
                <w:b/>
                <w:bCs/>
              </w:rPr>
              <w:t>tlsa_HHID</w:t>
            </w:r>
            <w:proofErr w:type="spellEnd"/>
          </w:p>
        </w:tc>
      </w:tr>
      <w:tr w:rsidR="00AE5133" w14:paraId="75EA416C" w14:textId="77777777" w:rsidTr="00AE5133">
        <w:trPr>
          <w:cantSplit/>
          <w:trHeight w:val="216"/>
        </w:trPr>
        <w:tc>
          <w:tcPr>
            <w:tcW w:w="9265" w:type="dxa"/>
          </w:tcPr>
          <w:p w14:paraId="50A21AC8" w14:textId="77777777" w:rsidR="00AE5133" w:rsidRPr="006B4F91" w:rsidRDefault="00AE5133" w:rsidP="00147F22">
            <w:pPr>
              <w:pStyle w:val="NoSpacing"/>
              <w:rPr>
                <w:bCs/>
              </w:rPr>
            </w:pPr>
            <w:proofErr w:type="spellStart"/>
            <w:r>
              <w:t>ActiveHHType</w:t>
            </w:r>
            <w:proofErr w:type="spellEnd"/>
          </w:p>
        </w:tc>
      </w:tr>
      <w:tr w:rsidR="00AE5133" w14:paraId="4BD02225" w14:textId="77777777" w:rsidTr="00AE5133">
        <w:trPr>
          <w:cantSplit/>
          <w:trHeight w:val="216"/>
        </w:trPr>
        <w:tc>
          <w:tcPr>
            <w:tcW w:w="9265" w:type="dxa"/>
            <w:shd w:val="clear" w:color="auto" w:fill="FDE9D9" w:themeFill="accent6" w:themeFillTint="33"/>
          </w:tcPr>
          <w:p w14:paraId="36DCB31D" w14:textId="77777777" w:rsidR="00AE5133" w:rsidRPr="006B4F91" w:rsidRDefault="00AE5133" w:rsidP="00147F22">
            <w:pPr>
              <w:pStyle w:val="NoSpacing"/>
              <w:rPr>
                <w:bCs/>
              </w:rPr>
            </w:pPr>
            <w:proofErr w:type="spellStart"/>
            <w:r>
              <w:rPr>
                <w:b/>
                <w:bCs/>
              </w:rPr>
              <w:t>tlsa</w:t>
            </w:r>
            <w:r w:rsidRPr="006B4F91">
              <w:rPr>
                <w:b/>
                <w:bCs/>
              </w:rPr>
              <w:t>_Enrollment</w:t>
            </w:r>
            <w:proofErr w:type="spellEnd"/>
          </w:p>
        </w:tc>
      </w:tr>
      <w:tr w:rsidR="00AE5133" w14:paraId="3C093F25" w14:textId="77777777" w:rsidTr="00AE5133">
        <w:trPr>
          <w:cantSplit/>
          <w:trHeight w:val="216"/>
        </w:trPr>
        <w:tc>
          <w:tcPr>
            <w:tcW w:w="9265" w:type="dxa"/>
          </w:tcPr>
          <w:p w14:paraId="0ABAD1A4" w14:textId="77777777" w:rsidR="00AE5133" w:rsidRPr="006B4F91" w:rsidRDefault="00AE5133" w:rsidP="00147F22">
            <w:pPr>
              <w:pStyle w:val="NoSpacing"/>
              <w:rPr>
                <w:bCs/>
              </w:rPr>
            </w:pPr>
            <w:r>
              <w:rPr>
                <w:bCs/>
              </w:rPr>
              <w:t>ProjectType</w:t>
            </w:r>
          </w:p>
        </w:tc>
      </w:tr>
      <w:tr w:rsidR="00AE5133" w14:paraId="1BA56501" w14:textId="77777777" w:rsidTr="00AE5133">
        <w:trPr>
          <w:cantSplit/>
          <w:trHeight w:val="216"/>
        </w:trPr>
        <w:tc>
          <w:tcPr>
            <w:tcW w:w="9265" w:type="dxa"/>
          </w:tcPr>
          <w:p w14:paraId="01F12858" w14:textId="0E514014" w:rsidR="00AE5133" w:rsidRDefault="00AE5133" w:rsidP="00147F22">
            <w:pPr>
              <w:pStyle w:val="NoSpacing"/>
              <w:rPr>
                <w:bCs/>
              </w:rPr>
            </w:pPr>
            <w:r>
              <w:rPr>
                <w:bCs/>
              </w:rPr>
              <w:t>MoveInDate</w:t>
            </w:r>
          </w:p>
        </w:tc>
      </w:tr>
      <w:tr w:rsidR="00AE5133" w14:paraId="16C2501E" w14:textId="77777777" w:rsidTr="00AE5133">
        <w:trPr>
          <w:cantSplit/>
          <w:trHeight w:val="216"/>
        </w:trPr>
        <w:tc>
          <w:tcPr>
            <w:tcW w:w="9265" w:type="dxa"/>
          </w:tcPr>
          <w:p w14:paraId="7BAF7FAF" w14:textId="14B00A3A" w:rsidR="00AE5133" w:rsidRDefault="00AE5133" w:rsidP="00147F22">
            <w:pPr>
              <w:pStyle w:val="NoSpacing"/>
              <w:rPr>
                <w:bCs/>
              </w:rPr>
            </w:pPr>
            <w:r>
              <w:rPr>
                <w:bCs/>
              </w:rPr>
              <w:t>ExitDate</w:t>
            </w:r>
          </w:p>
        </w:tc>
      </w:tr>
      <w:tr w:rsidR="00AE5133" w14:paraId="0585F2BE" w14:textId="77777777" w:rsidTr="00AE5133">
        <w:trPr>
          <w:cantSplit/>
          <w:trHeight w:val="216"/>
        </w:trPr>
        <w:tc>
          <w:tcPr>
            <w:tcW w:w="9265" w:type="dxa"/>
          </w:tcPr>
          <w:p w14:paraId="2AAE8DE2" w14:textId="77777777" w:rsidR="00AE5133" w:rsidRPr="006B4F91" w:rsidRDefault="00AE5133" w:rsidP="00147F22">
            <w:pPr>
              <w:pStyle w:val="NoSpacing"/>
              <w:rPr>
                <w:bCs/>
              </w:rPr>
            </w:pPr>
            <w:r>
              <w:rPr>
                <w:bCs/>
              </w:rPr>
              <w:lastRenderedPageBreak/>
              <w:t>Active</w:t>
            </w:r>
          </w:p>
        </w:tc>
      </w:tr>
    </w:tbl>
    <w:p w14:paraId="39C5E178" w14:textId="77777777" w:rsidR="007B705B" w:rsidRPr="003A3A97" w:rsidRDefault="007B705B" w:rsidP="0088191A">
      <w:pPr>
        <w:pStyle w:val="Heading4"/>
      </w:pPr>
      <w:r w:rsidRPr="003A3A97">
        <w:t>Target</w:t>
      </w:r>
    </w:p>
    <w:tbl>
      <w:tblPr>
        <w:tblStyle w:val="TableGrid"/>
        <w:tblW w:w="9355" w:type="dxa"/>
        <w:tblLook w:val="04A0" w:firstRow="1" w:lastRow="0" w:firstColumn="1" w:lastColumn="0" w:noHBand="0" w:noVBand="1"/>
      </w:tblPr>
      <w:tblGrid>
        <w:gridCol w:w="9355"/>
      </w:tblGrid>
      <w:tr w:rsidR="007B705B" w:rsidRPr="009E0F56" w14:paraId="421EEFBE" w14:textId="77777777" w:rsidTr="007B705B">
        <w:trPr>
          <w:cantSplit/>
          <w:trHeight w:val="216"/>
        </w:trPr>
        <w:tc>
          <w:tcPr>
            <w:tcW w:w="9355" w:type="dxa"/>
            <w:shd w:val="clear" w:color="auto" w:fill="76923C" w:themeFill="accent3" w:themeFillShade="BF"/>
          </w:tcPr>
          <w:p w14:paraId="5A4FCAAB" w14:textId="7F157A0D" w:rsidR="007B705B" w:rsidRPr="0088191A" w:rsidRDefault="00D979B0" w:rsidP="007B705B">
            <w:pPr>
              <w:pStyle w:val="NoSpacing"/>
              <w:rPr>
                <w:b/>
                <w:color w:val="FFFFFF" w:themeColor="background1"/>
              </w:rPr>
            </w:pPr>
            <w:r>
              <w:rPr>
                <w:b/>
                <w:color w:val="FFFFFF" w:themeColor="background1"/>
              </w:rPr>
              <w:t>tlsa_Person</w:t>
            </w:r>
          </w:p>
        </w:tc>
      </w:tr>
      <w:tr w:rsidR="007B705B" w14:paraId="2B9B1229" w14:textId="77777777" w:rsidTr="007B705B">
        <w:trPr>
          <w:cantSplit/>
          <w:trHeight w:val="216"/>
        </w:trPr>
        <w:tc>
          <w:tcPr>
            <w:tcW w:w="9355" w:type="dxa"/>
          </w:tcPr>
          <w:p w14:paraId="37E01BE6" w14:textId="77777777" w:rsidR="007B705B" w:rsidRPr="006018B9" w:rsidRDefault="007B705B" w:rsidP="007B705B">
            <w:pPr>
              <w:pStyle w:val="NoSpacing"/>
              <w:rPr>
                <w:b/>
              </w:rPr>
            </w:pPr>
            <w:r>
              <w:rPr>
                <w:b/>
              </w:rPr>
              <w:t>AHAREST</w:t>
            </w:r>
          </w:p>
        </w:tc>
      </w:tr>
      <w:tr w:rsidR="007B705B" w14:paraId="65A3F5F2" w14:textId="77777777" w:rsidTr="007B705B">
        <w:trPr>
          <w:cantSplit/>
          <w:trHeight w:val="216"/>
        </w:trPr>
        <w:tc>
          <w:tcPr>
            <w:tcW w:w="9355" w:type="dxa"/>
          </w:tcPr>
          <w:p w14:paraId="77146CEF" w14:textId="77777777" w:rsidR="007B705B" w:rsidRDefault="007B705B" w:rsidP="007B705B">
            <w:pPr>
              <w:pStyle w:val="NoSpacing"/>
              <w:rPr>
                <w:b/>
              </w:rPr>
            </w:pPr>
            <w:r>
              <w:rPr>
                <w:b/>
                <w:bCs/>
              </w:rPr>
              <w:t>AHAR</w:t>
            </w:r>
            <w:r w:rsidRPr="00B718C1">
              <w:rPr>
                <w:b/>
                <w:bCs/>
              </w:rPr>
              <w:t>RRH</w:t>
            </w:r>
          </w:p>
        </w:tc>
      </w:tr>
      <w:tr w:rsidR="007B705B" w14:paraId="6FC56BEA" w14:textId="77777777" w:rsidTr="007B705B">
        <w:trPr>
          <w:cantSplit/>
          <w:trHeight w:val="216"/>
        </w:trPr>
        <w:tc>
          <w:tcPr>
            <w:tcW w:w="9355" w:type="dxa"/>
          </w:tcPr>
          <w:p w14:paraId="5E1F3F1F" w14:textId="77777777" w:rsidR="007B705B" w:rsidRDefault="007B705B" w:rsidP="007B705B">
            <w:pPr>
              <w:pStyle w:val="NoSpacing"/>
              <w:rPr>
                <w:b/>
              </w:rPr>
            </w:pPr>
            <w:r>
              <w:rPr>
                <w:b/>
              </w:rPr>
              <w:t>AHARPSH</w:t>
            </w:r>
          </w:p>
        </w:tc>
      </w:tr>
    </w:tbl>
    <w:p w14:paraId="2BE7E1A2" w14:textId="77777777" w:rsidR="008414D2" w:rsidRDefault="008414D2" w:rsidP="00DE4A2E">
      <w:pPr>
        <w:pStyle w:val="Heading3"/>
      </w:pPr>
      <w:r>
        <w:t>Logic</w:t>
      </w:r>
    </w:p>
    <w:p w14:paraId="0DD2B1B6" w14:textId="782E866C" w:rsidR="007B705B" w:rsidRDefault="007B705B" w:rsidP="007B705B">
      <w:r>
        <w:t>The logic for these columns is specific to each project group.</w:t>
      </w:r>
    </w:p>
    <w:p w14:paraId="66F83B6D" w14:textId="77777777" w:rsidR="007B705B" w:rsidRPr="003A3A97" w:rsidRDefault="007B705B" w:rsidP="0088191A">
      <w:pPr>
        <w:pStyle w:val="Heading4"/>
      </w:pPr>
      <w:r w:rsidRPr="003A3A97">
        <w:t>AHAREST</w:t>
      </w:r>
    </w:p>
    <w:p w14:paraId="5C0CBA29" w14:textId="50FB453B" w:rsidR="007B705B" w:rsidRDefault="007B705B" w:rsidP="007B705B">
      <w:r>
        <w:t>Based on exit dates, include household types for active enrollments where:</w:t>
      </w:r>
      <w:r w:rsidR="00064109">
        <w:t xml:space="preserve"> </w:t>
      </w:r>
    </w:p>
    <w:p w14:paraId="661BB446" w14:textId="4FDFC575" w:rsidR="002B2624" w:rsidRDefault="002B2624" w:rsidP="0030608E">
      <w:pPr>
        <w:pStyle w:val="ListParagraph"/>
        <w:numPr>
          <w:ilvl w:val="0"/>
          <w:numId w:val="26"/>
        </w:numPr>
      </w:pPr>
      <w:r w:rsidRPr="00A6616E">
        <w:rPr>
          <w:b/>
          <w:bCs/>
        </w:rPr>
        <w:t>ProjectType</w:t>
      </w:r>
      <w:r>
        <w:t xml:space="preserve"> in (1,2,8); and </w:t>
      </w:r>
    </w:p>
    <w:p w14:paraId="6F4E9082" w14:textId="529BB981"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340AAE5C" w14:textId="0732E743" w:rsidR="007B705B" w:rsidRPr="00FC29E8" w:rsidRDefault="007B705B" w:rsidP="0030608E">
      <w:pPr>
        <w:pStyle w:val="ListParagraph"/>
        <w:numPr>
          <w:ilvl w:val="1"/>
          <w:numId w:val="26"/>
        </w:numPr>
      </w:pPr>
      <w:r w:rsidRPr="00DE4A2E">
        <w:rPr>
          <w:b/>
          <w:bCs/>
        </w:rPr>
        <w:t>ExitDate</w:t>
      </w:r>
      <w:r>
        <w:t xml:space="preserve"> is </w:t>
      </w:r>
      <w:r w:rsidR="00143E83">
        <w:t>NULL</w:t>
      </w:r>
      <w:r>
        <w:t>.</w:t>
      </w:r>
    </w:p>
    <w:p w14:paraId="18CFBEE4" w14:textId="77777777" w:rsidR="007B705B" w:rsidRPr="003A3A97" w:rsidRDefault="007B705B" w:rsidP="0088191A">
      <w:pPr>
        <w:pStyle w:val="Heading4"/>
      </w:pPr>
      <w:r w:rsidRPr="003A3A97">
        <w:t xml:space="preserve">AHARRRH </w:t>
      </w:r>
    </w:p>
    <w:p w14:paraId="74DADE88" w14:textId="1106BDD5" w:rsidR="007B705B" w:rsidRDefault="007B705B" w:rsidP="007B705B">
      <w:r>
        <w:t>Based on exit dates</w:t>
      </w:r>
      <w:r w:rsidR="004930A9">
        <w:t xml:space="preserve"> and move-in dates</w:t>
      </w:r>
      <w:r>
        <w:t>, include household types for active enrollments where</w:t>
      </w:r>
      <w:r w:rsidR="008F4DB8">
        <w:t>:</w:t>
      </w:r>
    </w:p>
    <w:p w14:paraId="7CE47CA5" w14:textId="648ED128" w:rsidR="008F4DB8" w:rsidRDefault="008F4DB8" w:rsidP="0030608E">
      <w:pPr>
        <w:pStyle w:val="ListParagraph"/>
        <w:numPr>
          <w:ilvl w:val="0"/>
          <w:numId w:val="26"/>
        </w:numPr>
      </w:pPr>
      <w:r w:rsidRPr="00A6616E">
        <w:rPr>
          <w:b/>
          <w:bCs/>
        </w:rPr>
        <w:t>ProjectType</w:t>
      </w:r>
      <w:r>
        <w:t xml:space="preserve"> = 13; and </w:t>
      </w:r>
    </w:p>
    <w:p w14:paraId="0B97FFF8" w14:textId="4AAD4F59" w:rsidR="007B705B" w:rsidRPr="006B4F91" w:rsidRDefault="007B705B" w:rsidP="0030608E">
      <w:pPr>
        <w:pStyle w:val="ListParagraph"/>
        <w:numPr>
          <w:ilvl w:val="0"/>
          <w:numId w:val="26"/>
        </w:numPr>
      </w:pPr>
      <w:r w:rsidRPr="00DE4A2E">
        <w:rPr>
          <w:b/>
          <w:bCs/>
        </w:rPr>
        <w:t>MoveInDate</w:t>
      </w:r>
      <w:r w:rsidRPr="005F4836">
        <w:rPr>
          <w:i/>
          <w:iCs/>
        </w:rPr>
        <w:t xml:space="preserve"> </w:t>
      </w:r>
      <w:r>
        <w:t xml:space="preserve">&lt;= </w:t>
      </w:r>
      <w:r w:rsidRPr="00BF5711">
        <w:rPr>
          <w:u w:val="single"/>
        </w:rPr>
        <w:t>ReportEnd</w:t>
      </w:r>
      <w:r>
        <w:rPr>
          <w:u w:val="single"/>
        </w:rPr>
        <w:t>;</w:t>
      </w:r>
      <w:r>
        <w:t xml:space="preserve"> and</w:t>
      </w:r>
    </w:p>
    <w:p w14:paraId="61438A9C" w14:textId="5CD503E3" w:rsidR="007B705B" w:rsidRDefault="007B705B" w:rsidP="0030608E">
      <w:pPr>
        <w:pStyle w:val="ListParagraph"/>
        <w:numPr>
          <w:ilvl w:val="1"/>
          <w:numId w:val="26"/>
        </w:numPr>
      </w:pPr>
      <w:r w:rsidRPr="00DE4A2E">
        <w:rPr>
          <w:b/>
          <w:bCs/>
        </w:rPr>
        <w:t>ExitDate</w:t>
      </w:r>
      <w:r>
        <w:t xml:space="preserve"> &gt; </w:t>
      </w:r>
      <w:r w:rsidRPr="003C4044">
        <w:rPr>
          <w:u w:val="single"/>
        </w:rPr>
        <w:t>ReportStart</w:t>
      </w:r>
      <w:r>
        <w:t>; or</w:t>
      </w:r>
    </w:p>
    <w:p w14:paraId="77296161" w14:textId="6744287E" w:rsidR="007B705B" w:rsidRDefault="007B705B" w:rsidP="0030608E">
      <w:pPr>
        <w:pStyle w:val="ListParagraph"/>
        <w:numPr>
          <w:ilvl w:val="1"/>
          <w:numId w:val="26"/>
        </w:numPr>
      </w:pPr>
      <w:r w:rsidRPr="00DE4A2E">
        <w:rPr>
          <w:b/>
          <w:bCs/>
        </w:rPr>
        <w:t>ExitDate</w:t>
      </w:r>
      <w:r>
        <w:t xml:space="preserve"> is </w:t>
      </w:r>
      <w:r w:rsidR="00143E83">
        <w:t>NULL</w:t>
      </w:r>
      <w:r>
        <w:t>; or</w:t>
      </w:r>
    </w:p>
    <w:p w14:paraId="0989B6DC" w14:textId="689EDB49" w:rsidR="007B705B" w:rsidRDefault="007B705B" w:rsidP="0030608E">
      <w:pPr>
        <w:pStyle w:val="ListParagraph"/>
        <w:numPr>
          <w:ilvl w:val="1"/>
          <w:numId w:val="26"/>
        </w:numPr>
      </w:pPr>
      <w:r w:rsidRPr="00DE4A2E">
        <w:rPr>
          <w:b/>
          <w:bCs/>
        </w:rPr>
        <w:t>ExitDate</w:t>
      </w:r>
      <w:r w:rsidRPr="005F4836">
        <w:t xml:space="preserve"> = </w:t>
      </w:r>
      <w:r w:rsidRPr="005F4836">
        <w:rPr>
          <w:u w:val="single"/>
        </w:rPr>
        <w:t>ReportStart</w:t>
      </w:r>
      <w:r w:rsidRPr="005F4836">
        <w:t xml:space="preserve"> and </w:t>
      </w:r>
      <w:r w:rsidRPr="00DE4A2E">
        <w:rPr>
          <w:b/>
          <w:bCs/>
        </w:rPr>
        <w:t>MoveInDate</w:t>
      </w:r>
      <w:r w:rsidRPr="005F4836">
        <w:t xml:space="preserve"> = </w:t>
      </w:r>
      <w:r w:rsidRPr="005F4836">
        <w:rPr>
          <w:u w:val="single"/>
        </w:rPr>
        <w:t>ReportStart</w:t>
      </w:r>
      <w:r>
        <w:t>.</w:t>
      </w:r>
    </w:p>
    <w:p w14:paraId="0338C9B4" w14:textId="77777777" w:rsidR="007B705B" w:rsidRPr="003A3A97" w:rsidRDefault="007B705B" w:rsidP="0088191A">
      <w:pPr>
        <w:pStyle w:val="Heading4"/>
      </w:pPr>
      <w:r w:rsidRPr="003A3A97">
        <w:t>AHARPSH</w:t>
      </w:r>
    </w:p>
    <w:p w14:paraId="349E9F36" w14:textId="698D7087" w:rsidR="007B705B" w:rsidRPr="005F4836" w:rsidRDefault="007B705B" w:rsidP="007B705B">
      <w:r>
        <w:t>Based on exit dates</w:t>
      </w:r>
      <w:r w:rsidR="00F925A7">
        <w:t xml:space="preserve"> and move-in dates</w:t>
      </w:r>
      <w:r>
        <w:t>, i</w:t>
      </w:r>
      <w:r w:rsidRPr="00FC29E8">
        <w:t>nclude household types for active enrollments where:</w:t>
      </w:r>
    </w:p>
    <w:p w14:paraId="35DC1385" w14:textId="77777777" w:rsidR="00C81E3A" w:rsidRDefault="00C81E3A" w:rsidP="0030608E">
      <w:pPr>
        <w:pStyle w:val="ListParagraph"/>
        <w:numPr>
          <w:ilvl w:val="0"/>
          <w:numId w:val="26"/>
        </w:numPr>
      </w:pPr>
      <w:r w:rsidRPr="00A6616E">
        <w:rPr>
          <w:b/>
          <w:bCs/>
        </w:rPr>
        <w:t>ProjectType</w:t>
      </w:r>
      <w:r>
        <w:t xml:space="preserve"> = 3 and </w:t>
      </w:r>
    </w:p>
    <w:p w14:paraId="444EA386" w14:textId="3B693DF4" w:rsidR="007B705B" w:rsidRPr="006B4F91" w:rsidRDefault="007B705B" w:rsidP="0030608E">
      <w:pPr>
        <w:pStyle w:val="ListParagraph"/>
        <w:numPr>
          <w:ilvl w:val="0"/>
          <w:numId w:val="26"/>
        </w:numPr>
      </w:pPr>
      <w:r w:rsidRPr="00DE4A2E">
        <w:rPr>
          <w:b/>
          <w:bCs/>
        </w:rPr>
        <w:t>MoveInDate</w:t>
      </w:r>
      <w:r>
        <w:rPr>
          <w:i/>
          <w:iCs/>
        </w:rPr>
        <w:t xml:space="preserve"> </w:t>
      </w:r>
      <w:r>
        <w:t xml:space="preserve">&lt;= </w:t>
      </w:r>
      <w:r w:rsidRPr="00BF5711">
        <w:rPr>
          <w:u w:val="single"/>
        </w:rPr>
        <w:t>ReportEnd</w:t>
      </w:r>
      <w:r>
        <w:rPr>
          <w:u w:val="single"/>
        </w:rPr>
        <w:t>;</w:t>
      </w:r>
      <w:r>
        <w:t xml:space="preserve"> and</w:t>
      </w:r>
    </w:p>
    <w:p w14:paraId="17E43269" w14:textId="4F7A9979" w:rsidR="007B705B" w:rsidRDefault="007B705B" w:rsidP="0030608E">
      <w:pPr>
        <w:pStyle w:val="ListParagraph"/>
        <w:numPr>
          <w:ilvl w:val="1"/>
          <w:numId w:val="26"/>
        </w:numPr>
      </w:pPr>
      <w:r w:rsidRPr="00DE4A2E">
        <w:rPr>
          <w:b/>
          <w:bCs/>
        </w:rPr>
        <w:t>ExitDate</w:t>
      </w:r>
      <w:r>
        <w:t xml:space="preserve"> &gt; </w:t>
      </w:r>
      <w:r w:rsidRPr="00BF5711">
        <w:rPr>
          <w:u w:val="single"/>
        </w:rPr>
        <w:t>ReportStart</w:t>
      </w:r>
      <w:r>
        <w:rPr>
          <w:u w:val="single"/>
        </w:rPr>
        <w:t>;</w:t>
      </w:r>
      <w:r>
        <w:t xml:space="preserve"> or </w:t>
      </w:r>
    </w:p>
    <w:p w14:paraId="286E9ABF" w14:textId="6BD4548C" w:rsidR="007B705B" w:rsidRDefault="007B705B" w:rsidP="0030608E">
      <w:pPr>
        <w:pStyle w:val="ListParagraph"/>
        <w:numPr>
          <w:ilvl w:val="1"/>
          <w:numId w:val="26"/>
        </w:numPr>
      </w:pPr>
      <w:r w:rsidRPr="00DE4A2E">
        <w:rPr>
          <w:b/>
          <w:bCs/>
        </w:rPr>
        <w:t>ExitDate</w:t>
      </w:r>
      <w:r>
        <w:t xml:space="preserve"> is </w:t>
      </w:r>
      <w:r w:rsidR="00143E83">
        <w:t>NULL</w:t>
      </w:r>
      <w:r>
        <w:t>.</w:t>
      </w:r>
    </w:p>
    <w:p w14:paraId="5F3F512D" w14:textId="77777777" w:rsidR="00F25AF9" w:rsidRDefault="00F25AF9" w:rsidP="00F25AF9">
      <w:pPr>
        <w:pStyle w:val="Heading2"/>
      </w:pPr>
      <w:bookmarkStart w:id="893" w:name="_AHARHoHEST/RRH/PSH"/>
      <w:bookmarkStart w:id="894" w:name="_Toc37849773"/>
      <w:bookmarkStart w:id="895" w:name="_Toc38030548"/>
      <w:bookmarkEnd w:id="893"/>
      <w:proofErr w:type="spellStart"/>
      <w:r>
        <w:t>Adult</w:t>
      </w:r>
      <w:r w:rsidRPr="006B4F91">
        <w:t>EST</w:t>
      </w:r>
      <w:proofErr w:type="spellEnd"/>
      <w:r>
        <w:t xml:space="preserve">/RRH/PSH - </w:t>
      </w:r>
      <w:r w:rsidRPr="00C52062">
        <w:t>LSAPerson</w:t>
      </w:r>
      <w:bookmarkEnd w:id="894"/>
      <w:bookmarkEnd w:id="895"/>
      <w:r w:rsidRPr="00C52062">
        <w:t xml:space="preserve"> </w:t>
      </w:r>
    </w:p>
    <w:p w14:paraId="1EE8A82B"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5E8846A6" wp14:editId="2D0B34A9">
                <wp:extent cx="3378100" cy="823000"/>
                <wp:effectExtent l="0" t="0" r="13335" b="15240"/>
                <wp:docPr id="74486251" name="Group 7448625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7295B0" w14:textId="77777777" w:rsidR="00722600" w:rsidRDefault="00722600" w:rsidP="00F326FD">
                              <w:pPr>
                                <w:pStyle w:val="Style3"/>
                              </w:pPr>
                              <w:r>
                                <w:t>tlsa_Person</w:t>
                              </w:r>
                            </w:p>
                          </w:txbxContent>
                        </wps:txbx>
                        <wps:bodyPr rot="0" vert="horz" wrap="square" lIns="0" tIns="0" rIns="0" bIns="0" anchor="ctr" anchorCtr="0" upright="1">
                          <a:noAutofit/>
                        </wps:bodyPr>
                      </wps:wsp>
                      <wpg:grpSp>
                        <wpg:cNvPr id="74486253" name="Group 432"/>
                        <wpg:cNvGrpSpPr>
                          <a:grpSpLocks/>
                        </wpg:cNvGrpSpPr>
                        <wpg:grpSpPr bwMode="auto">
                          <a:xfrm>
                            <a:off x="1124722" y="1130194"/>
                            <a:ext cx="12803" cy="6634"/>
                            <a:chOff x="1124721" y="1130372"/>
                            <a:chExt cx="12802" cy="6634"/>
                          </a:xfrm>
                        </wpg:grpSpPr>
                        <wps:wsp>
                          <wps:cNvPr id="7448625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E5421F" w14:textId="77777777" w:rsidR="00722600" w:rsidRDefault="00722600" w:rsidP="00F326FD">
                                <w:pPr>
                                  <w:pStyle w:val="Style3"/>
                                </w:pPr>
                                <w:r>
                                  <w:t>tlsa_Enrollment</w:t>
                                </w:r>
                              </w:p>
                            </w:txbxContent>
                          </wps:txbx>
                          <wps:bodyPr rot="0" vert="horz" wrap="square" lIns="0" tIns="0" rIns="0" bIns="0" anchor="ctr" anchorCtr="0" upright="1">
                            <a:noAutofit/>
                          </wps:bodyPr>
                        </wps:wsp>
                        <wps:wsp>
                          <wps:cNvPr id="74486255"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26A084" w14:textId="77777777" w:rsidR="00722600" w:rsidRDefault="00722600" w:rsidP="00F326FD">
                                <w:pPr>
                                  <w:pStyle w:val="Style3"/>
                                </w:pPr>
                                <w:r>
                                  <w:t>tlsa_HHID</w:t>
                                </w:r>
                              </w:p>
                            </w:txbxContent>
                          </wps:txbx>
                          <wps:bodyPr rot="0" vert="horz" wrap="square" lIns="0" tIns="0" rIns="0" bIns="0" anchor="ctr" anchorCtr="0" upright="1">
                            <a:noAutofit/>
                          </wps:bodyPr>
                        </wps:wsp>
                      </wpg:grpSp>
                      <wps:wsp>
                        <wps:cNvPr id="7448625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5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E8846A6" id="Group 74486251" o:spid="_x0000_s130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">
                <v:shape id="AutoShape 469" o:spid="_x0000_s130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" fillcolor="#ebd7e1" strokecolor="#c285a3" strokeweight=".5pt">
                  <v:shadow color="black" opacity="0" offset="0,0"/>
                  <v:textbox inset="0,0,0,0">
                    <w:txbxContent>
                      <w:p w14:paraId="2E7295B0" w14:textId="77777777" w:rsidR="00722600" w:rsidRDefault="00722600" w:rsidP="00F326FD">
                        <w:pPr>
                          <w:pStyle w:val="Style3"/>
                        </w:pPr>
                        <w:r>
                          <w:t>tlsa_Person</w:t>
                        </w:r>
                      </w:p>
                    </w:txbxContent>
                  </v:textbox>
                </v:shape>
                <v:group id="Group 432" o:spid="_x0000_s130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">
                  <v:shape id="AutoShape 468" o:spid="_x0000_s130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" fillcolor="#ebd7e1" strokecolor="#c285a3" strokeweight=".5pt">
                    <v:shadow color="black" opacity="0" offset="0,0"/>
                    <v:textbox inset="0,0,0,0">
                      <w:txbxContent>
                        <w:p w14:paraId="7CE5421F" w14:textId="77777777" w:rsidR="00722600" w:rsidRDefault="00722600" w:rsidP="00F326FD">
                          <w:pPr>
                            <w:pStyle w:val="Style3"/>
                          </w:pPr>
                          <w:r>
                            <w:t>tlsa_Enrollment</w:t>
                          </w:r>
                        </w:p>
                      </w:txbxContent>
                    </v:textbox>
                  </v:shape>
                  <v:shape id="AutoShape 390" o:spid="_x0000_s130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X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" fillcolor="#ebd7e1" strokecolor="#c285a3" strokeweight=".5pt">
                    <v:shadow color="black" opacity="0" offset="0,0"/>
                    <v:textbox inset="0,0,0,0">
                      <w:txbxContent>
                        <w:p w14:paraId="0226A084" w14:textId="77777777" w:rsidR="00722600" w:rsidRDefault="00722600" w:rsidP="00F326FD">
                          <w:pPr>
                            <w:pStyle w:val="Style3"/>
                          </w:pPr>
                          <w:r>
                            <w:t>tlsa_HHID</w:t>
                          </w:r>
                        </w:p>
                      </w:txbxContent>
                    </v:textbox>
                  </v:shape>
                </v:group>
                <v:shape id="AutoShape 435" o:spid="_x0000_s130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" adj="2000" fillcolor="#5b9bd5" strokecolor="black [0]" strokeweight=".5pt">
                  <v:shadow color="black [0]"/>
                  <v:textbox inset="2.88pt,2.88pt,2.88pt,2.88pt"/>
                </v:shape>
                <v:shape id="AutoShape 436" o:spid="_x0000_s130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" strokecolor="black [0]" strokeweight=".5pt">
                  <v:stroke endarrow="block"/>
                  <v:shadow color="black [0]"/>
                </v:shape>
                <w10:anchorlock/>
              </v:group>
            </w:pict>
          </mc:Fallback>
        </mc:AlternateContent>
      </w:r>
    </w:p>
    <w:p w14:paraId="549E420F" w14:textId="77777777" w:rsidR="00F25AF9" w:rsidRPr="00A6067F" w:rsidRDefault="00F25AF9" w:rsidP="00F25AF9">
      <w:pPr>
        <w:rPr>
          <w:rFonts w:eastAsia="Times New Roman" w:cstheme="minorHAnsi"/>
        </w:rPr>
      </w:pPr>
      <w:r w:rsidRPr="00372006">
        <w:rPr>
          <w:rFonts w:eastAsia="Times New Roman" w:cstheme="minorHAnsi"/>
        </w:rPr>
        <w:t xml:space="preserve">The LSAPerson </w:t>
      </w:r>
      <w:proofErr w:type="spellStart"/>
      <w:r>
        <w:rPr>
          <w:rFonts w:eastAsia="Times New Roman" w:cstheme="minorHAnsi"/>
          <w:b/>
          <w:bCs/>
        </w:rPr>
        <w:t>Adult</w:t>
      </w:r>
      <w:r w:rsidRPr="009178BC">
        <w:rPr>
          <w:rFonts w:eastAsia="Times New Roman" w:cstheme="minorHAnsi"/>
          <w:b/>
          <w:bCs/>
        </w:rPr>
        <w:t>EST</w:t>
      </w:r>
      <w:proofErr w:type="spellEnd"/>
      <w:r>
        <w:rPr>
          <w:rFonts w:eastAsia="Times New Roman" w:cstheme="minorHAnsi"/>
        </w:rPr>
        <w:t xml:space="preserve">, </w:t>
      </w:r>
      <w:proofErr w:type="spellStart"/>
      <w:r>
        <w:rPr>
          <w:rFonts w:eastAsia="Times New Roman" w:cstheme="minorHAnsi"/>
          <w:b/>
          <w:bCs/>
        </w:rPr>
        <w:t>Adult</w:t>
      </w:r>
      <w:r w:rsidRPr="009178BC">
        <w:rPr>
          <w:rFonts w:eastAsia="Times New Roman" w:cstheme="minorHAnsi"/>
          <w:b/>
          <w:bCs/>
        </w:rPr>
        <w:t>RRH</w:t>
      </w:r>
      <w:proofErr w:type="spellEnd"/>
      <w:r>
        <w:rPr>
          <w:rFonts w:eastAsia="Times New Roman" w:cstheme="minorHAnsi"/>
        </w:rPr>
        <w:t xml:space="preserve">, and </w:t>
      </w:r>
      <w:proofErr w:type="spellStart"/>
      <w:r>
        <w:rPr>
          <w:rFonts w:eastAsia="Times New Roman" w:cstheme="minorHAnsi"/>
          <w:b/>
          <w:bCs/>
        </w:rPr>
        <w:t>Adult</w:t>
      </w:r>
      <w:r w:rsidRPr="009178BC">
        <w:rPr>
          <w:rFonts w:eastAsia="Times New Roman" w:cstheme="minorHAnsi"/>
          <w:b/>
          <w:bCs/>
        </w:rPr>
        <w:t>PSH</w:t>
      </w:r>
      <w:proofErr w:type="spellEnd"/>
      <w:r w:rsidRPr="00A6067F">
        <w:rPr>
          <w:rFonts w:eastAsia="Times New Roman" w:cstheme="minorHAnsi"/>
        </w:rPr>
        <w:t xml:space="preserve"> columns indicate:</w:t>
      </w:r>
    </w:p>
    <w:p w14:paraId="5659233F" w14:textId="77777777" w:rsidR="00F25AF9" w:rsidRPr="00107D01" w:rsidRDefault="00F25AF9" w:rsidP="0030608E">
      <w:pPr>
        <w:pStyle w:val="ListParagraph"/>
        <w:numPr>
          <w:ilvl w:val="0"/>
          <w:numId w:val="65"/>
        </w:numPr>
      </w:pPr>
      <w:r w:rsidRPr="00107D01">
        <w:t xml:space="preserve">Whether or not the client </w:t>
      </w:r>
      <w:r>
        <w:t>was active in residence – i.e., had at least one bed night – as an adult during the report period</w:t>
      </w:r>
      <w:r w:rsidRPr="00107D01">
        <w:t xml:space="preserve">; and </w:t>
      </w:r>
    </w:p>
    <w:p w14:paraId="34AA1402" w14:textId="77777777" w:rsidR="00F25AF9" w:rsidRDefault="00F25AF9" w:rsidP="0030608E">
      <w:pPr>
        <w:pStyle w:val="ListParagraph"/>
        <w:numPr>
          <w:ilvl w:val="0"/>
          <w:numId w:val="65"/>
        </w:numPr>
      </w:pPr>
      <w:r w:rsidRPr="00107D01">
        <w:t xml:space="preserve">If so, the household type(s) in which </w:t>
      </w:r>
      <w:r>
        <w:t>this occurred</w:t>
      </w:r>
      <w:r w:rsidRPr="00107D01">
        <w:t>.</w:t>
      </w:r>
    </w:p>
    <w:p w14:paraId="7BCE6EAF" w14:textId="730A81D3" w:rsidR="00F25AF9" w:rsidRPr="00107D01" w:rsidRDefault="00F25AF9" w:rsidP="00F25AF9">
      <w:r>
        <w:t xml:space="preserve">The household types in these columns are a subset of the household types in the corresponding </w:t>
      </w:r>
      <w:r w:rsidRPr="00257728">
        <w:rPr>
          <w:b/>
          <w:bCs/>
        </w:rPr>
        <w:t>AHAREST/RRH/PSH</w:t>
      </w:r>
      <w:r>
        <w:t xml:space="preserve"> columns</w:t>
      </w:r>
      <w:r w:rsidR="004873DC">
        <w:t xml:space="preserve">. </w:t>
      </w:r>
      <w:r>
        <w:t xml:space="preserve">If </w:t>
      </w:r>
      <w:r w:rsidRPr="00277B84">
        <w:rPr>
          <w:b/>
          <w:bCs/>
        </w:rPr>
        <w:t>AHAR[x]</w:t>
      </w:r>
      <w:r>
        <w:t xml:space="preserve"> is -1, </w:t>
      </w:r>
      <w:r w:rsidRPr="00277B84">
        <w:rPr>
          <w:b/>
          <w:bCs/>
        </w:rPr>
        <w:t>Adult[x]</w:t>
      </w:r>
      <w:r>
        <w:t xml:space="preserve"> must also equal -1.</w:t>
      </w:r>
    </w:p>
    <w:p w14:paraId="3979273C" w14:textId="77777777" w:rsidR="00F25AF9" w:rsidRDefault="00F25AF9" w:rsidP="00F25AF9">
      <w:pPr>
        <w:pStyle w:val="Heading3"/>
      </w:pPr>
      <w:r w:rsidRPr="00C52062">
        <w:lastRenderedPageBreak/>
        <w:t>Relevant Data</w:t>
      </w:r>
    </w:p>
    <w:p w14:paraId="77E305C8" w14:textId="1486F145" w:rsidR="00F25AF9" w:rsidRDefault="00F25AF9" w:rsidP="00F25AF9">
      <w:pPr>
        <w:pStyle w:val="Heading4"/>
      </w:pPr>
      <w:r w:rsidRPr="003A3A97">
        <w:t>Source</w:t>
      </w:r>
    </w:p>
    <w:tbl>
      <w:tblPr>
        <w:tblStyle w:val="TableGrid"/>
        <w:tblW w:w="9265" w:type="dxa"/>
        <w:tblLook w:val="04A0" w:firstRow="1" w:lastRow="0" w:firstColumn="1" w:lastColumn="0" w:noHBand="0" w:noVBand="1"/>
      </w:tblPr>
      <w:tblGrid>
        <w:gridCol w:w="9265"/>
      </w:tblGrid>
      <w:tr w:rsidR="00F326FD" w14:paraId="3889908F" w14:textId="77777777" w:rsidTr="00F326FD">
        <w:trPr>
          <w:cantSplit/>
          <w:trHeight w:val="216"/>
        </w:trPr>
        <w:tc>
          <w:tcPr>
            <w:tcW w:w="9265" w:type="dxa"/>
            <w:shd w:val="clear" w:color="auto" w:fill="FDE9D9" w:themeFill="accent6" w:themeFillTint="33"/>
          </w:tcPr>
          <w:p w14:paraId="6AD9972D" w14:textId="77777777" w:rsidR="00F326FD" w:rsidRPr="006B4F91" w:rsidRDefault="00F326FD" w:rsidP="00147F22">
            <w:pPr>
              <w:pStyle w:val="NoSpacing"/>
              <w:rPr>
                <w:bCs/>
              </w:rPr>
            </w:pPr>
            <w:proofErr w:type="spellStart"/>
            <w:r>
              <w:rPr>
                <w:b/>
                <w:bCs/>
              </w:rPr>
              <w:t>tlsa_HHID</w:t>
            </w:r>
            <w:proofErr w:type="spellEnd"/>
          </w:p>
        </w:tc>
      </w:tr>
      <w:tr w:rsidR="00F326FD" w14:paraId="706F7292" w14:textId="77777777" w:rsidTr="00F326FD">
        <w:trPr>
          <w:cantSplit/>
          <w:trHeight w:val="216"/>
        </w:trPr>
        <w:tc>
          <w:tcPr>
            <w:tcW w:w="9265" w:type="dxa"/>
          </w:tcPr>
          <w:p w14:paraId="107B977E" w14:textId="77777777" w:rsidR="00F326FD" w:rsidRPr="006B4F91" w:rsidRDefault="00F326FD" w:rsidP="00147F22">
            <w:pPr>
              <w:pStyle w:val="NoSpacing"/>
              <w:rPr>
                <w:bCs/>
              </w:rPr>
            </w:pPr>
            <w:proofErr w:type="spellStart"/>
            <w:r>
              <w:t>ActiveHHType</w:t>
            </w:r>
            <w:proofErr w:type="spellEnd"/>
          </w:p>
        </w:tc>
      </w:tr>
      <w:tr w:rsidR="00F326FD" w14:paraId="3D79C1CF" w14:textId="77777777" w:rsidTr="00F326FD">
        <w:trPr>
          <w:cantSplit/>
          <w:trHeight w:val="216"/>
        </w:trPr>
        <w:tc>
          <w:tcPr>
            <w:tcW w:w="9265" w:type="dxa"/>
            <w:shd w:val="clear" w:color="auto" w:fill="FDE9D9" w:themeFill="accent6" w:themeFillTint="33"/>
          </w:tcPr>
          <w:p w14:paraId="7E8B34E9"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253C1126" w14:textId="77777777" w:rsidTr="00F326FD">
        <w:trPr>
          <w:cantSplit/>
          <w:trHeight w:val="216"/>
        </w:trPr>
        <w:tc>
          <w:tcPr>
            <w:tcW w:w="9265" w:type="dxa"/>
          </w:tcPr>
          <w:p w14:paraId="030D0316" w14:textId="77777777" w:rsidR="00F326FD" w:rsidRPr="006B4F91" w:rsidRDefault="00F326FD" w:rsidP="00147F22">
            <w:pPr>
              <w:pStyle w:val="NoSpacing"/>
              <w:rPr>
                <w:bCs/>
              </w:rPr>
            </w:pPr>
            <w:r>
              <w:rPr>
                <w:bCs/>
              </w:rPr>
              <w:t>ProjectType</w:t>
            </w:r>
          </w:p>
        </w:tc>
      </w:tr>
      <w:tr w:rsidR="00F326FD" w14:paraId="66422FE6" w14:textId="77777777" w:rsidTr="00F326FD">
        <w:trPr>
          <w:cantSplit/>
          <w:trHeight w:val="216"/>
        </w:trPr>
        <w:tc>
          <w:tcPr>
            <w:tcW w:w="9265" w:type="dxa"/>
          </w:tcPr>
          <w:p w14:paraId="4017A5D8" w14:textId="77777777" w:rsidR="00F326FD" w:rsidRDefault="00F326FD" w:rsidP="00147F22">
            <w:pPr>
              <w:pStyle w:val="NoSpacing"/>
              <w:rPr>
                <w:bCs/>
              </w:rPr>
            </w:pPr>
            <w:r>
              <w:rPr>
                <w:bCs/>
              </w:rPr>
              <w:t>MoveInDate</w:t>
            </w:r>
          </w:p>
        </w:tc>
      </w:tr>
      <w:tr w:rsidR="00F326FD" w14:paraId="3D6BB548" w14:textId="77777777" w:rsidTr="00F326FD">
        <w:trPr>
          <w:cantSplit/>
          <w:trHeight w:val="216"/>
        </w:trPr>
        <w:tc>
          <w:tcPr>
            <w:tcW w:w="9265" w:type="dxa"/>
          </w:tcPr>
          <w:p w14:paraId="143481FE" w14:textId="77777777" w:rsidR="00F326FD" w:rsidRDefault="00F326FD" w:rsidP="00147F22">
            <w:pPr>
              <w:pStyle w:val="NoSpacing"/>
              <w:rPr>
                <w:bCs/>
              </w:rPr>
            </w:pPr>
            <w:r>
              <w:rPr>
                <w:bCs/>
              </w:rPr>
              <w:t>ExitDate</w:t>
            </w:r>
          </w:p>
        </w:tc>
      </w:tr>
      <w:tr w:rsidR="00F326FD" w14:paraId="1126B217" w14:textId="77777777" w:rsidTr="00F326FD">
        <w:trPr>
          <w:cantSplit/>
          <w:trHeight w:val="216"/>
        </w:trPr>
        <w:tc>
          <w:tcPr>
            <w:tcW w:w="9265" w:type="dxa"/>
          </w:tcPr>
          <w:p w14:paraId="5DE76551" w14:textId="68DEC71A" w:rsidR="00F326FD" w:rsidRDefault="00F326FD" w:rsidP="00147F22">
            <w:pPr>
              <w:pStyle w:val="NoSpacing"/>
              <w:rPr>
                <w:bCs/>
              </w:rPr>
            </w:pPr>
            <w:proofErr w:type="spellStart"/>
            <w:r>
              <w:rPr>
                <w:bCs/>
              </w:rPr>
              <w:t>ActiveAge</w:t>
            </w:r>
            <w:proofErr w:type="spellEnd"/>
          </w:p>
        </w:tc>
      </w:tr>
      <w:tr w:rsidR="00F326FD" w14:paraId="3BA0D9AB" w14:textId="77777777" w:rsidTr="00F326FD">
        <w:trPr>
          <w:cantSplit/>
          <w:trHeight w:val="216"/>
        </w:trPr>
        <w:tc>
          <w:tcPr>
            <w:tcW w:w="9265" w:type="dxa"/>
          </w:tcPr>
          <w:p w14:paraId="681653FC" w14:textId="77777777" w:rsidR="00F326FD" w:rsidRPr="006B4F91" w:rsidRDefault="00F326FD" w:rsidP="00147F22">
            <w:pPr>
              <w:pStyle w:val="NoSpacing"/>
              <w:rPr>
                <w:bCs/>
              </w:rPr>
            </w:pPr>
            <w:r>
              <w:rPr>
                <w:bCs/>
              </w:rPr>
              <w:t>Active</w:t>
            </w:r>
          </w:p>
        </w:tc>
      </w:tr>
    </w:tbl>
    <w:p w14:paraId="7A72108B" w14:textId="77777777" w:rsidR="00F25AF9" w:rsidRPr="003A3A97" w:rsidRDefault="00F25AF9" w:rsidP="00F25AF9">
      <w:pPr>
        <w:pStyle w:val="Heading4"/>
      </w:pPr>
      <w:r w:rsidRPr="003A3A97">
        <w:t>Target</w:t>
      </w:r>
    </w:p>
    <w:tbl>
      <w:tblPr>
        <w:tblStyle w:val="TableGrid"/>
        <w:tblW w:w="9355" w:type="dxa"/>
        <w:tblLook w:val="04A0" w:firstRow="1" w:lastRow="0" w:firstColumn="1" w:lastColumn="0" w:noHBand="0" w:noVBand="1"/>
      </w:tblPr>
      <w:tblGrid>
        <w:gridCol w:w="9355"/>
      </w:tblGrid>
      <w:tr w:rsidR="00F25AF9" w:rsidRPr="009E0F56" w14:paraId="087792D3" w14:textId="77777777" w:rsidTr="00546F3E">
        <w:trPr>
          <w:cantSplit/>
          <w:trHeight w:val="216"/>
        </w:trPr>
        <w:tc>
          <w:tcPr>
            <w:tcW w:w="9355" w:type="dxa"/>
            <w:shd w:val="clear" w:color="auto" w:fill="76923C" w:themeFill="accent3" w:themeFillShade="BF"/>
          </w:tcPr>
          <w:p w14:paraId="45D7F24F" w14:textId="77777777" w:rsidR="00F25AF9" w:rsidRPr="0088191A" w:rsidRDefault="00F25AF9" w:rsidP="00546F3E">
            <w:pPr>
              <w:pStyle w:val="NoSpacing"/>
              <w:rPr>
                <w:b/>
                <w:color w:val="FFFFFF" w:themeColor="background1"/>
              </w:rPr>
            </w:pPr>
            <w:r>
              <w:rPr>
                <w:b/>
                <w:color w:val="FFFFFF" w:themeColor="background1"/>
              </w:rPr>
              <w:t>tlsa_Person</w:t>
            </w:r>
          </w:p>
        </w:tc>
      </w:tr>
      <w:tr w:rsidR="00F25AF9" w14:paraId="69762A7C" w14:textId="77777777" w:rsidTr="00546F3E">
        <w:trPr>
          <w:cantSplit/>
          <w:trHeight w:val="216"/>
        </w:trPr>
        <w:tc>
          <w:tcPr>
            <w:tcW w:w="9355" w:type="dxa"/>
          </w:tcPr>
          <w:p w14:paraId="6E485F1F" w14:textId="77777777" w:rsidR="00F25AF9" w:rsidRPr="006018B9" w:rsidRDefault="00F25AF9" w:rsidP="00546F3E">
            <w:pPr>
              <w:pStyle w:val="NoSpacing"/>
              <w:rPr>
                <w:b/>
              </w:rPr>
            </w:pPr>
            <w:proofErr w:type="spellStart"/>
            <w:r>
              <w:rPr>
                <w:b/>
              </w:rPr>
              <w:t>AdultEST</w:t>
            </w:r>
            <w:proofErr w:type="spellEnd"/>
          </w:p>
        </w:tc>
      </w:tr>
      <w:tr w:rsidR="00F25AF9" w14:paraId="04B6181A" w14:textId="77777777" w:rsidTr="00546F3E">
        <w:trPr>
          <w:cantSplit/>
          <w:trHeight w:val="216"/>
        </w:trPr>
        <w:tc>
          <w:tcPr>
            <w:tcW w:w="9355" w:type="dxa"/>
          </w:tcPr>
          <w:p w14:paraId="7548CB8F" w14:textId="77777777" w:rsidR="00F25AF9" w:rsidRDefault="00F25AF9" w:rsidP="00546F3E">
            <w:pPr>
              <w:pStyle w:val="NoSpacing"/>
              <w:rPr>
                <w:b/>
              </w:rPr>
            </w:pPr>
            <w:proofErr w:type="spellStart"/>
            <w:r>
              <w:rPr>
                <w:b/>
                <w:bCs/>
              </w:rPr>
              <w:t>Adult</w:t>
            </w:r>
            <w:r w:rsidRPr="00B718C1">
              <w:rPr>
                <w:b/>
                <w:bCs/>
              </w:rPr>
              <w:t>RRH</w:t>
            </w:r>
            <w:proofErr w:type="spellEnd"/>
          </w:p>
        </w:tc>
      </w:tr>
      <w:tr w:rsidR="00F25AF9" w14:paraId="70084FF5" w14:textId="77777777" w:rsidTr="00546F3E">
        <w:trPr>
          <w:cantSplit/>
          <w:trHeight w:val="216"/>
        </w:trPr>
        <w:tc>
          <w:tcPr>
            <w:tcW w:w="9355" w:type="dxa"/>
          </w:tcPr>
          <w:p w14:paraId="58C74754" w14:textId="77777777" w:rsidR="00F25AF9" w:rsidRDefault="00F25AF9" w:rsidP="00546F3E">
            <w:pPr>
              <w:pStyle w:val="NoSpacing"/>
              <w:rPr>
                <w:b/>
              </w:rPr>
            </w:pPr>
            <w:proofErr w:type="spellStart"/>
            <w:r>
              <w:rPr>
                <w:b/>
              </w:rPr>
              <w:t>AdultPSH</w:t>
            </w:r>
            <w:proofErr w:type="spellEnd"/>
          </w:p>
        </w:tc>
      </w:tr>
    </w:tbl>
    <w:p w14:paraId="09F0602B" w14:textId="77777777" w:rsidR="00F25AF9" w:rsidRPr="00C52062" w:rsidRDefault="00F25AF9" w:rsidP="00F25AF9">
      <w:pPr>
        <w:pStyle w:val="Heading3"/>
      </w:pPr>
      <w:r w:rsidRPr="00C52062">
        <w:t>Logic</w:t>
      </w:r>
    </w:p>
    <w:p w14:paraId="65A61654" w14:textId="69847D3D" w:rsidR="00F25AF9" w:rsidRDefault="00F25AF9" w:rsidP="00F25AF9">
      <w:pPr>
        <w:rPr>
          <w:rFonts w:eastAsia="Times New Roman" w:cstheme="minorHAnsi"/>
        </w:rPr>
      </w:pPr>
      <w:r w:rsidRPr="00A6067F">
        <w:rPr>
          <w:rFonts w:eastAsia="Times New Roman" w:cstheme="minorHAnsi"/>
        </w:rPr>
        <w:t xml:space="preserve">Apart from being limited to household types </w:t>
      </w:r>
      <w:r>
        <w:rPr>
          <w:rFonts w:eastAsia="Times New Roman" w:cstheme="minorHAnsi"/>
        </w:rPr>
        <w:t xml:space="preserve">for enrollments where clients were over 18 – i.e., </w:t>
      </w:r>
      <w:proofErr w:type="spellStart"/>
      <w:r w:rsidR="009C008E">
        <w:rPr>
          <w:rFonts w:eastAsia="Times New Roman" w:cstheme="minorHAnsi"/>
          <w:b/>
          <w:bCs/>
        </w:rPr>
        <w:t>ActiveAge</w:t>
      </w:r>
      <w:proofErr w:type="spellEnd"/>
      <w:r w:rsidR="009C008E">
        <w:rPr>
          <w:rFonts w:eastAsia="Times New Roman" w:cstheme="minorHAnsi"/>
          <w:b/>
          <w:bCs/>
        </w:rPr>
        <w:t xml:space="preserve"> </w:t>
      </w:r>
      <w:r>
        <w:rPr>
          <w:rFonts w:eastAsia="Times New Roman" w:cstheme="minorHAnsi"/>
        </w:rPr>
        <w:t>between 21 and 65 –</w:t>
      </w:r>
      <w:r w:rsidRPr="00A6067F">
        <w:rPr>
          <w:rFonts w:eastAsia="Times New Roman" w:cstheme="minorHAnsi"/>
        </w:rPr>
        <w:t xml:space="preserve"> the logic for the </w:t>
      </w:r>
      <w:proofErr w:type="spellStart"/>
      <w:r>
        <w:rPr>
          <w:b/>
        </w:rPr>
        <w:t>Adult</w:t>
      </w:r>
      <w:r w:rsidRPr="00655B0F">
        <w:rPr>
          <w:b/>
        </w:rPr>
        <w:t>EST</w:t>
      </w:r>
      <w:proofErr w:type="spellEnd"/>
      <w:r w:rsidRPr="00A6067F">
        <w:rPr>
          <w:rFonts w:eastAsia="Times New Roman" w:cstheme="minorHAnsi"/>
        </w:rPr>
        <w:t xml:space="preserve">, </w:t>
      </w:r>
      <w:proofErr w:type="spellStart"/>
      <w:r>
        <w:rPr>
          <w:b/>
        </w:rPr>
        <w:t>Adult</w:t>
      </w:r>
      <w:r w:rsidRPr="00655B0F">
        <w:rPr>
          <w:b/>
        </w:rPr>
        <w:t>RRH</w:t>
      </w:r>
      <w:proofErr w:type="spellEnd"/>
      <w:r w:rsidRPr="00A6067F">
        <w:rPr>
          <w:rFonts w:eastAsia="Times New Roman" w:cstheme="minorHAnsi"/>
        </w:rPr>
        <w:t xml:space="preserve">, and </w:t>
      </w:r>
      <w:proofErr w:type="spellStart"/>
      <w:r>
        <w:rPr>
          <w:b/>
        </w:rPr>
        <w:t>Adult</w:t>
      </w:r>
      <w:r w:rsidRPr="00655B0F">
        <w:rPr>
          <w:b/>
        </w:rPr>
        <w:t>PSH</w:t>
      </w:r>
      <w:proofErr w:type="spellEnd"/>
      <w:r w:rsidRPr="00A6067F">
        <w:rPr>
          <w:rFonts w:eastAsia="Times New Roman" w:cstheme="minorHAnsi"/>
        </w:rPr>
        <w:t xml:space="preserve"> columns is identical to the </w:t>
      </w:r>
      <w:r>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Pr>
          <w:rFonts w:eastAsia="Times New Roman" w:cstheme="minorHAnsi"/>
        </w:rPr>
        <w:t xml:space="preserve">See </w:t>
      </w:r>
      <w:hyperlink w:anchor="_AdultEST/RRH/PSH__-" w:history="1">
        <w:r w:rsidRPr="007158B1">
          <w:rPr>
            <w:rStyle w:val="Hyperlink"/>
            <w:rFonts w:eastAsia="Times New Roman" w:cstheme="minorHAnsi"/>
          </w:rPr>
          <w:t>section 5.1</w:t>
        </w:r>
        <w:r w:rsidR="00DE4A2E">
          <w:rPr>
            <w:rStyle w:val="Hyperlink"/>
            <w:rFonts w:eastAsia="Times New Roman" w:cstheme="minorHAnsi"/>
          </w:rPr>
          <w:t>4</w:t>
        </w:r>
      </w:hyperlink>
      <w:r>
        <w:rPr>
          <w:rFonts w:eastAsia="Times New Roman" w:cstheme="minorHAnsi"/>
        </w:rPr>
        <w:t xml:space="preserve"> for business logic and project group values.</w:t>
      </w:r>
    </w:p>
    <w:p w14:paraId="2FB38403" w14:textId="77777777" w:rsidR="00F25AF9" w:rsidRPr="00707F24" w:rsidRDefault="00F25AF9" w:rsidP="00F25AF9">
      <w:pPr>
        <w:rPr>
          <w:rFonts w:eastAsia="Times New Roman" w:cstheme="minorHAnsi"/>
          <w:bCs/>
        </w:rPr>
      </w:pPr>
      <w:r w:rsidRPr="00372006">
        <w:rPr>
          <w:bCs/>
        </w:rPr>
        <w:t>Because adults cannot occur in CO households, the list of possible household type combinations does not include them</w:t>
      </w:r>
      <w:r w:rsidRPr="00707F24">
        <w:rPr>
          <w:rFonts w:eastAsia="Times New Roman" w:cstheme="minorHAnsi"/>
          <w:bCs/>
        </w:rPr>
        <w:t>:</w:t>
      </w:r>
    </w:p>
    <w:tbl>
      <w:tblPr>
        <w:tblStyle w:val="Style11"/>
        <w:tblW w:w="5003" w:type="pct"/>
        <w:tblLayout w:type="fixed"/>
        <w:tblLook w:val="04A0" w:firstRow="1" w:lastRow="0" w:firstColumn="1" w:lastColumn="0" w:noHBand="0" w:noVBand="1"/>
      </w:tblPr>
      <w:tblGrid>
        <w:gridCol w:w="1976"/>
        <w:gridCol w:w="5382"/>
        <w:gridCol w:w="1998"/>
      </w:tblGrid>
      <w:tr w:rsidR="00F25AF9" w:rsidRPr="00107D01" w14:paraId="3FAB25A2" w14:textId="77777777" w:rsidTr="00546F3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56" w:type="pct"/>
          </w:tcPr>
          <w:p w14:paraId="14DC255C" w14:textId="77777777" w:rsidR="00F25AF9" w:rsidRPr="008743AE" w:rsidRDefault="00F25AF9" w:rsidP="00546F3E">
            <w:pPr>
              <w:spacing w:before="0" w:after="0"/>
              <w:rPr>
                <w:rFonts w:cstheme="minorHAnsi"/>
              </w:rPr>
            </w:pPr>
            <w:proofErr w:type="spellStart"/>
            <w:r>
              <w:rPr>
                <w:rFonts w:cstheme="minorHAnsi"/>
              </w:rPr>
              <w:t>AdultEST</w:t>
            </w:r>
            <w:proofErr w:type="spellEnd"/>
            <w:r>
              <w:rPr>
                <w:rFonts w:cstheme="minorHAnsi"/>
              </w:rPr>
              <w:t>/RRH/PSH</w:t>
            </w:r>
          </w:p>
        </w:tc>
        <w:tc>
          <w:tcPr>
            <w:tcW w:w="2875" w:type="pct"/>
          </w:tcPr>
          <w:p w14:paraId="5C91EBB9"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Household Type(s) for Project Group</w:t>
            </w:r>
          </w:p>
        </w:tc>
        <w:tc>
          <w:tcPr>
            <w:tcW w:w="1068" w:type="pct"/>
          </w:tcPr>
          <w:p w14:paraId="650D05FA" w14:textId="77777777" w:rsidR="00F25AF9" w:rsidRPr="008743AE" w:rsidRDefault="00F25AF9" w:rsidP="00546F3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F25AF9" w:rsidRPr="006B4F91" w14:paraId="36825F3A" w14:textId="77777777" w:rsidTr="00546F3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3CF7B37" w14:textId="77777777" w:rsidR="00F25AF9" w:rsidRPr="006B4F91" w:rsidRDefault="00F25AF9" w:rsidP="00546F3E">
            <w:pPr>
              <w:spacing w:before="0" w:after="0"/>
              <w:rPr>
                <w:rFonts w:cstheme="minorHAnsi"/>
              </w:rPr>
            </w:pPr>
            <w:r w:rsidRPr="006B4F91">
              <w:rPr>
                <w:rFonts w:cstheme="minorHAnsi"/>
              </w:rPr>
              <w:t>-1</w:t>
            </w:r>
          </w:p>
        </w:tc>
        <w:tc>
          <w:tcPr>
            <w:tcW w:w="2875" w:type="pct"/>
          </w:tcPr>
          <w:p w14:paraId="69B6ABC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as </w:t>
            </w:r>
            <w:r>
              <w:rPr>
                <w:rFonts w:cstheme="minorHAnsi"/>
              </w:rPr>
              <w:t>an adult</w:t>
            </w:r>
          </w:p>
        </w:tc>
        <w:tc>
          <w:tcPr>
            <w:tcW w:w="1068" w:type="pct"/>
          </w:tcPr>
          <w:p w14:paraId="1FE886A6"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F25AF9" w:rsidRPr="006B4F91" w14:paraId="130E1AFF"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428C1481" w14:textId="77777777" w:rsidR="00F25AF9" w:rsidRPr="006B4F91" w:rsidRDefault="00F25AF9" w:rsidP="00546F3E">
            <w:pPr>
              <w:spacing w:before="0" w:after="0"/>
            </w:pPr>
            <w:r w:rsidRPr="006B4F91">
              <w:t>1</w:t>
            </w:r>
          </w:p>
        </w:tc>
        <w:tc>
          <w:tcPr>
            <w:tcW w:w="2875" w:type="pct"/>
          </w:tcPr>
          <w:p w14:paraId="12FB69F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68" w:type="pct"/>
          </w:tcPr>
          <w:p w14:paraId="521BE43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F25AF9" w:rsidRPr="006B4F91" w14:paraId="1A9BA9C1"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1F2E7165" w14:textId="77777777" w:rsidR="00F25AF9" w:rsidRPr="006B4F91" w:rsidRDefault="00F25AF9" w:rsidP="00546F3E">
            <w:pPr>
              <w:spacing w:before="0" w:after="0"/>
            </w:pPr>
            <w:r w:rsidRPr="006B4F91">
              <w:t>2</w:t>
            </w:r>
          </w:p>
        </w:tc>
        <w:tc>
          <w:tcPr>
            <w:tcW w:w="2875" w:type="pct"/>
          </w:tcPr>
          <w:p w14:paraId="53C0F1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68" w:type="pct"/>
          </w:tcPr>
          <w:p w14:paraId="2BFCC198"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F25AF9" w:rsidRPr="006B4F91" w14:paraId="300E84F3"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60CC1A2B" w14:textId="77777777" w:rsidR="00F25AF9" w:rsidRPr="006B4F91" w:rsidRDefault="00F25AF9" w:rsidP="00546F3E">
            <w:pPr>
              <w:spacing w:before="0" w:after="0"/>
            </w:pPr>
            <w:r w:rsidRPr="006B4F91">
              <w:t>9</w:t>
            </w:r>
          </w:p>
        </w:tc>
        <w:tc>
          <w:tcPr>
            <w:tcW w:w="2875" w:type="pct"/>
          </w:tcPr>
          <w:p w14:paraId="1114C14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68" w:type="pct"/>
          </w:tcPr>
          <w:p w14:paraId="6447C2F1"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99</w:t>
            </w:r>
          </w:p>
        </w:tc>
      </w:tr>
      <w:tr w:rsidR="00F25AF9" w:rsidRPr="006B4F91" w14:paraId="2C39B0A6"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80F193F" w14:textId="77777777" w:rsidR="00F25AF9" w:rsidRPr="006B4F91" w:rsidRDefault="00F25AF9" w:rsidP="00546F3E">
            <w:pPr>
              <w:spacing w:before="0" w:after="0"/>
            </w:pPr>
            <w:r w:rsidRPr="006B4F91">
              <w:t>12</w:t>
            </w:r>
          </w:p>
        </w:tc>
        <w:tc>
          <w:tcPr>
            <w:tcW w:w="2875" w:type="pct"/>
          </w:tcPr>
          <w:p w14:paraId="36485DD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68" w:type="pct"/>
          </w:tcPr>
          <w:p w14:paraId="1145577A"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2</w:t>
            </w:r>
          </w:p>
        </w:tc>
      </w:tr>
      <w:tr w:rsidR="00F25AF9" w:rsidRPr="006B4F91" w14:paraId="3546BD8D"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3C3A952A" w14:textId="77777777" w:rsidR="00F25AF9" w:rsidRPr="006B4F91" w:rsidRDefault="00F25AF9" w:rsidP="00546F3E">
            <w:pPr>
              <w:spacing w:before="0" w:after="0"/>
            </w:pPr>
            <w:r w:rsidRPr="006B4F91">
              <w:t>19</w:t>
            </w:r>
          </w:p>
        </w:tc>
        <w:tc>
          <w:tcPr>
            <w:tcW w:w="2875" w:type="pct"/>
          </w:tcPr>
          <w:p w14:paraId="2E794353"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68" w:type="pct"/>
          </w:tcPr>
          <w:p w14:paraId="7D18A389"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F25AF9" w:rsidRPr="006B4F91" w14:paraId="4BA22AB7" w14:textId="77777777" w:rsidTr="00546F3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75E28A95" w14:textId="77777777" w:rsidR="00F25AF9" w:rsidRPr="006B4F91" w:rsidRDefault="00F25AF9" w:rsidP="00546F3E">
            <w:pPr>
              <w:spacing w:before="0" w:after="0"/>
            </w:pPr>
            <w:r w:rsidRPr="006B4F91">
              <w:t>29</w:t>
            </w:r>
          </w:p>
        </w:tc>
        <w:tc>
          <w:tcPr>
            <w:tcW w:w="2875" w:type="pct"/>
          </w:tcPr>
          <w:p w14:paraId="0EEB7775"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68" w:type="pct"/>
          </w:tcPr>
          <w:p w14:paraId="7A528AC2" w14:textId="77777777" w:rsidR="00F25AF9" w:rsidRPr="006B4F91" w:rsidRDefault="00F25AF9" w:rsidP="00546F3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99</w:t>
            </w:r>
          </w:p>
        </w:tc>
      </w:tr>
      <w:tr w:rsidR="00F25AF9" w:rsidRPr="006B4F91" w14:paraId="74BC0F14" w14:textId="77777777" w:rsidTr="00546F3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56" w:type="pct"/>
          </w:tcPr>
          <w:p w14:paraId="274D7A3C" w14:textId="77777777" w:rsidR="00F25AF9" w:rsidRPr="006B4F91" w:rsidRDefault="00F25AF9" w:rsidP="00546F3E">
            <w:pPr>
              <w:spacing w:before="0" w:after="0"/>
            </w:pPr>
            <w:r w:rsidRPr="006B4F91">
              <w:t>129</w:t>
            </w:r>
          </w:p>
        </w:tc>
        <w:tc>
          <w:tcPr>
            <w:tcW w:w="2875" w:type="pct"/>
          </w:tcPr>
          <w:p w14:paraId="62571BC6"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68" w:type="pct"/>
          </w:tcPr>
          <w:p w14:paraId="42D15BD0" w14:textId="77777777" w:rsidR="00F25AF9" w:rsidRPr="006B4F91" w:rsidRDefault="00F25AF9" w:rsidP="00546F3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2, and 99</w:t>
            </w:r>
          </w:p>
        </w:tc>
      </w:tr>
    </w:tbl>
    <w:p w14:paraId="3633587F" w14:textId="2C5F3174" w:rsidR="007B705B" w:rsidRDefault="007B705B" w:rsidP="0088191A">
      <w:pPr>
        <w:pStyle w:val="Heading2"/>
      </w:pPr>
      <w:bookmarkStart w:id="896" w:name="_AHARHoHEST/RRH/PSH_1"/>
      <w:bookmarkStart w:id="897" w:name="_Toc37849774"/>
      <w:bookmarkStart w:id="898" w:name="_Toc38030549"/>
      <w:bookmarkEnd w:id="896"/>
      <w:proofErr w:type="spellStart"/>
      <w:r>
        <w:t>AHARHoH</w:t>
      </w:r>
      <w:r w:rsidRPr="006B4F91">
        <w:t>EST</w:t>
      </w:r>
      <w:proofErr w:type="spellEnd"/>
      <w:r w:rsidRPr="006B4F91">
        <w:t>/RRH/PSH</w:t>
      </w:r>
      <w:bookmarkEnd w:id="897"/>
      <w:bookmarkEnd w:id="898"/>
    </w:p>
    <w:p w14:paraId="11CA2019" w14:textId="77777777" w:rsidR="00F326FD" w:rsidRDefault="00F326FD" w:rsidP="00F326FD">
      <w:pPr>
        <w:jc w:val="center"/>
      </w:pPr>
      <w:r>
        <w:rPr>
          <w:rFonts w:ascii="Times New Roman" w:hAnsi="Times New Roman" w:cs="Times New Roman"/>
          <w:noProof/>
          <w:sz w:val="24"/>
          <w:szCs w:val="24"/>
        </w:rPr>
        <mc:AlternateContent>
          <mc:Choice Requires="wpg">
            <w:drawing>
              <wp:inline distT="0" distB="0" distL="0" distR="0" wp14:anchorId="123E1A21" wp14:editId="737D1C8E">
                <wp:extent cx="3378100" cy="823000"/>
                <wp:effectExtent l="0" t="0" r="13335" b="15240"/>
                <wp:docPr id="74486258" name="Group 7448625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6259"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10305" w14:textId="77777777" w:rsidR="00722600" w:rsidRDefault="00722600" w:rsidP="00F326FD">
                              <w:pPr>
                                <w:pStyle w:val="Style3"/>
                              </w:pPr>
                              <w:r>
                                <w:t>tlsa_Person</w:t>
                              </w:r>
                            </w:p>
                          </w:txbxContent>
                        </wps:txbx>
                        <wps:bodyPr rot="0" vert="horz" wrap="square" lIns="0" tIns="0" rIns="0" bIns="0" anchor="ctr" anchorCtr="0" upright="1">
                          <a:noAutofit/>
                        </wps:bodyPr>
                      </wps:wsp>
                      <wpg:grpSp>
                        <wpg:cNvPr id="74486260" name="Group 432"/>
                        <wpg:cNvGrpSpPr>
                          <a:grpSpLocks/>
                        </wpg:cNvGrpSpPr>
                        <wpg:grpSpPr bwMode="auto">
                          <a:xfrm>
                            <a:off x="1124722" y="1130194"/>
                            <a:ext cx="12803" cy="6634"/>
                            <a:chOff x="1124721" y="1130372"/>
                            <a:chExt cx="12802" cy="6634"/>
                          </a:xfrm>
                        </wpg:grpSpPr>
                        <wps:wsp>
                          <wps:cNvPr id="74486261"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DDBAC5" w14:textId="77777777" w:rsidR="00722600" w:rsidRDefault="00722600" w:rsidP="00F326FD">
                                <w:pPr>
                                  <w:pStyle w:val="Style3"/>
                                </w:pPr>
                                <w:r>
                                  <w:t>tlsa_Enrollment</w:t>
                                </w:r>
                              </w:p>
                            </w:txbxContent>
                          </wps:txbx>
                          <wps:bodyPr rot="0" vert="horz" wrap="square" lIns="0" tIns="0" rIns="0" bIns="0" anchor="ctr" anchorCtr="0" upright="1">
                            <a:noAutofit/>
                          </wps:bodyPr>
                        </wps:wsp>
                        <wps:wsp>
                          <wps:cNvPr id="74486262"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52FD3F" w14:textId="77777777" w:rsidR="00722600" w:rsidRDefault="00722600" w:rsidP="00F326FD">
                                <w:pPr>
                                  <w:pStyle w:val="Style3"/>
                                </w:pPr>
                                <w:r>
                                  <w:t>tlsa_HHID</w:t>
                                </w:r>
                              </w:p>
                            </w:txbxContent>
                          </wps:txbx>
                          <wps:bodyPr rot="0" vert="horz" wrap="square" lIns="0" tIns="0" rIns="0" bIns="0" anchor="ctr" anchorCtr="0" upright="1">
                            <a:noAutofit/>
                          </wps:bodyPr>
                        </wps:wsp>
                      </wpg:grpSp>
                      <wps:wsp>
                        <wps:cNvPr id="74486263"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64"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3E1A21" id="Group 74486258" o:spid="_x0000_s1309"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">
                <v:shape id="AutoShape 469" o:spid="_x0000_s1310"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sHz6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" fillcolor="#ebd7e1" strokecolor="#c285a3" strokeweight=".5pt">
                  <v:shadow color="black" opacity="0" offset="0,0"/>
                  <v:textbox inset="0,0,0,0">
                    <w:txbxContent>
                      <w:p w14:paraId="39010305" w14:textId="77777777" w:rsidR="00722600" w:rsidRDefault="00722600" w:rsidP="00F326FD">
                        <w:pPr>
                          <w:pStyle w:val="Style3"/>
                        </w:pPr>
                        <w:r>
                          <w:t>tlsa_Person</w:t>
                        </w:r>
                      </w:p>
                    </w:txbxContent>
                  </v:textbox>
                </v:shape>
                <v:group id="Group 432" o:spid="_x0000_s1311"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">
                  <v:shape id="AutoShape 468" o:spid="_x0000_s1312"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" fillcolor="#ebd7e1" strokecolor="#c285a3" strokeweight=".5pt">
                    <v:shadow color="black" opacity="0" offset="0,0"/>
                    <v:textbox inset="0,0,0,0">
                      <w:txbxContent>
                        <w:p w14:paraId="76DDBAC5" w14:textId="77777777" w:rsidR="00722600" w:rsidRDefault="00722600" w:rsidP="00F326FD">
                          <w:pPr>
                            <w:pStyle w:val="Style3"/>
                          </w:pPr>
                          <w:r>
                            <w:t>tlsa_Enrollment</w:t>
                          </w:r>
                        </w:p>
                      </w:txbxContent>
                    </v:textbox>
                  </v:shape>
                  <v:shape id="AutoShape 390" o:spid="_x0000_s1313"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eCQ2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" fillcolor="#ebd7e1" strokecolor="#c285a3" strokeweight=".5pt">
                    <v:shadow color="black" opacity="0" offset="0,0"/>
                    <v:textbox inset="0,0,0,0">
                      <w:txbxContent>
                        <w:p w14:paraId="3352FD3F" w14:textId="77777777" w:rsidR="00722600" w:rsidRDefault="00722600" w:rsidP="00F326FD">
                          <w:pPr>
                            <w:pStyle w:val="Style3"/>
                          </w:pPr>
                          <w:r>
                            <w:t>tlsa_HHID</w:t>
                          </w:r>
                        </w:p>
                      </w:txbxContent>
                    </v:textbox>
                  </v:shape>
                </v:group>
                <v:shape id="AutoShape 435" o:spid="_x0000_s1314"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" adj="2000" fillcolor="#5b9bd5" strokecolor="black [0]" strokeweight=".5pt">
                  <v:shadow color="black [0]"/>
                  <v:textbox inset="2.88pt,2.88pt,2.88pt,2.88pt"/>
                </v:shape>
                <v:shape id="AutoShape 436" o:spid="_x0000_s1315"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Ly0e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" strokecolor="black [0]" strokeweight=".5pt">
                  <v:stroke endarrow="block"/>
                  <v:shadow color="black [0]"/>
                </v:shape>
                <w10:anchorlock/>
              </v:group>
            </w:pict>
          </mc:Fallback>
        </mc:AlternateContent>
      </w:r>
    </w:p>
    <w:p w14:paraId="1C7EB204" w14:textId="73E759D2" w:rsidR="00F879B6" w:rsidRDefault="00F879B6" w:rsidP="00F879B6">
      <w:pPr>
        <w:rPr>
          <w:rFonts w:eastAsia="Times New Roman" w:cstheme="minorHAnsi"/>
        </w:rPr>
      </w:pPr>
      <w:r>
        <w:rPr>
          <w:rFonts w:eastAsia="Times New Roman" w:cstheme="minorHAnsi"/>
        </w:rPr>
        <w:t xml:space="preserve">The </w:t>
      </w:r>
      <w:r w:rsidRPr="00A6067F">
        <w:rPr>
          <w:rFonts w:eastAsia="Times New Roman" w:cstheme="minorHAnsi"/>
        </w:rPr>
        <w:t xml:space="preserve">LSAPerson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EST</w:t>
      </w:r>
      <w:proofErr w:type="spellEnd"/>
      <w:r>
        <w:rPr>
          <w:rFonts w:eastAsia="Times New Roman" w:cstheme="minorHAnsi"/>
        </w:rPr>
        <w:t xml:space="preserve">,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RRH</w:t>
      </w:r>
      <w:proofErr w:type="spellEnd"/>
      <w:r>
        <w:rPr>
          <w:rFonts w:eastAsia="Times New Roman" w:cstheme="minorHAnsi"/>
        </w:rPr>
        <w:t xml:space="preserve">, and </w:t>
      </w:r>
      <w:proofErr w:type="spellStart"/>
      <w:r w:rsidRPr="00A6616E">
        <w:rPr>
          <w:rFonts w:eastAsia="Times New Roman" w:cstheme="minorHAnsi"/>
          <w:b/>
          <w:bCs/>
        </w:rPr>
        <w:t>AHAR</w:t>
      </w:r>
      <w:r w:rsidR="003A6228">
        <w:rPr>
          <w:rFonts w:eastAsia="Times New Roman" w:cstheme="minorHAnsi"/>
          <w:b/>
          <w:bCs/>
        </w:rPr>
        <w:t>HoH</w:t>
      </w:r>
      <w:r w:rsidRPr="00A6616E">
        <w:rPr>
          <w:rFonts w:eastAsia="Times New Roman" w:cstheme="minorHAnsi"/>
          <w:b/>
          <w:bCs/>
        </w:rPr>
        <w:t>PSH</w:t>
      </w:r>
      <w:proofErr w:type="spellEnd"/>
      <w:r>
        <w:rPr>
          <w:rFonts w:eastAsia="Times New Roman" w:cstheme="minorHAnsi"/>
        </w:rPr>
        <w:t xml:space="preserve"> columns indicate:</w:t>
      </w:r>
      <w:r w:rsidR="005A642F">
        <w:rPr>
          <w:rFonts w:eastAsia="Times New Roman" w:cstheme="minorHAnsi"/>
        </w:rPr>
        <w:t xml:space="preserve"> </w:t>
      </w:r>
    </w:p>
    <w:p w14:paraId="43800BE9" w14:textId="2799092E" w:rsidR="00F879B6" w:rsidRPr="00AC162E" w:rsidRDefault="00F879B6" w:rsidP="00AC162E">
      <w:pPr>
        <w:pStyle w:val="ListParagraph"/>
      </w:pPr>
      <w:r w:rsidRPr="00137BED">
        <w:t xml:space="preserve">Whether or not the client was active in residence – i.e., have at least one bed night – </w:t>
      </w:r>
      <w:r w:rsidR="00A66FF4" w:rsidRPr="00137BED">
        <w:t xml:space="preserve">as a head of household </w:t>
      </w:r>
      <w:r w:rsidRPr="00137BED">
        <w:t xml:space="preserve">during the report period; and </w:t>
      </w:r>
    </w:p>
    <w:p w14:paraId="5AF8F93E" w14:textId="22CAF423" w:rsidR="00F879B6" w:rsidRPr="00137BED" w:rsidRDefault="00F879B6" w:rsidP="00137BED">
      <w:pPr>
        <w:pStyle w:val="ListParagraph"/>
      </w:pPr>
      <w:r w:rsidRPr="007B7C08">
        <w:t>If so, the household type(s) for relevant enrollments</w:t>
      </w:r>
      <w:r w:rsidR="004873DC" w:rsidRPr="007B7C08">
        <w:t xml:space="preserve">. </w:t>
      </w:r>
    </w:p>
    <w:p w14:paraId="3CD6B0B6" w14:textId="6A7C1319" w:rsidR="00F52352" w:rsidRPr="00107D01" w:rsidRDefault="00F52352" w:rsidP="00F52352">
      <w:r>
        <w:lastRenderedPageBreak/>
        <w:t xml:space="preserve">The household types in these columns are a subset of the household types in the corresponding </w:t>
      </w:r>
      <w:r w:rsidRPr="00257728">
        <w:rPr>
          <w:b/>
          <w:bCs/>
        </w:rPr>
        <w:t>AHAREST/RRH/PSH</w:t>
      </w:r>
      <w:r>
        <w:t xml:space="preserve"> columns</w:t>
      </w:r>
      <w:r w:rsidR="0056788A">
        <w:t xml:space="preserve"> and a subset of the corresponding </w:t>
      </w:r>
      <w:r w:rsidR="0056788A" w:rsidRPr="005265D1">
        <w:rPr>
          <w:b/>
          <w:bCs/>
        </w:rPr>
        <w:t>HoHEST/RRH/PSH</w:t>
      </w:r>
      <w:r w:rsidR="0056788A" w:rsidRPr="0056788A">
        <w:t xml:space="preserve"> columns</w:t>
      </w:r>
      <w:r w:rsidR="004873DC">
        <w:t xml:space="preserve">. </w:t>
      </w:r>
      <w:r>
        <w:t xml:space="preserve">If </w:t>
      </w:r>
      <w:r w:rsidRPr="00277B84">
        <w:rPr>
          <w:b/>
          <w:bCs/>
        </w:rPr>
        <w:t>AHAR[x]</w:t>
      </w:r>
      <w:r>
        <w:t xml:space="preserve"> </w:t>
      </w:r>
      <w:r w:rsidR="004F0CFA">
        <w:t xml:space="preserve">or </w:t>
      </w:r>
      <w:r w:rsidR="004F0CFA" w:rsidRPr="004F0CFA">
        <w:rPr>
          <w:b/>
          <w:bCs/>
        </w:rPr>
        <w:t>HoH[x]</w:t>
      </w:r>
      <w:r w:rsidR="004F0CFA">
        <w:t xml:space="preserve"> </w:t>
      </w:r>
      <w:r>
        <w:t xml:space="preserve">is -1, </w:t>
      </w:r>
      <w:proofErr w:type="spellStart"/>
      <w:r w:rsidR="003928D7">
        <w:rPr>
          <w:b/>
          <w:bCs/>
        </w:rPr>
        <w:t>AHARHoH</w:t>
      </w:r>
      <w:proofErr w:type="spellEnd"/>
      <w:r w:rsidRPr="00277B84">
        <w:rPr>
          <w:b/>
          <w:bCs/>
        </w:rPr>
        <w:t>[x]</w:t>
      </w:r>
      <w:r>
        <w:t xml:space="preserve"> must also equal -1.</w:t>
      </w:r>
    </w:p>
    <w:p w14:paraId="0A7B7225" w14:textId="4C472F3B" w:rsidR="00F52352" w:rsidRPr="00D8091D" w:rsidRDefault="00CD0C3C" w:rsidP="00F52352">
      <w:r>
        <w:t xml:space="preserve">These columns are also a subset of </w:t>
      </w:r>
      <w:r w:rsidR="005265D1" w:rsidRPr="005265D1">
        <w:rPr>
          <w:b/>
          <w:bCs/>
        </w:rPr>
        <w:t>HoHEST/RRH/PSH</w:t>
      </w:r>
      <w:r w:rsidR="004873DC">
        <w:t xml:space="preserve">. </w:t>
      </w:r>
    </w:p>
    <w:p w14:paraId="6AD6C212" w14:textId="77777777" w:rsidR="007B705B" w:rsidRDefault="007B705B" w:rsidP="00437563">
      <w:pPr>
        <w:pStyle w:val="Heading3"/>
      </w:pPr>
      <w:r w:rsidRPr="00C52062">
        <w:t>Relevant Data</w:t>
      </w:r>
    </w:p>
    <w:p w14:paraId="4BE026BF" w14:textId="77777777" w:rsidR="007B705B" w:rsidRPr="00437563" w:rsidRDefault="007B705B" w:rsidP="00437563">
      <w:pPr>
        <w:pStyle w:val="Heading4"/>
      </w:pPr>
      <w:r w:rsidRPr="00437563">
        <w:t>Source</w:t>
      </w:r>
    </w:p>
    <w:tbl>
      <w:tblPr>
        <w:tblStyle w:val="TableGrid"/>
        <w:tblW w:w="9265" w:type="dxa"/>
        <w:tblLook w:val="04A0" w:firstRow="1" w:lastRow="0" w:firstColumn="1" w:lastColumn="0" w:noHBand="0" w:noVBand="1"/>
      </w:tblPr>
      <w:tblGrid>
        <w:gridCol w:w="9265"/>
      </w:tblGrid>
      <w:tr w:rsidR="00F326FD" w14:paraId="07941F24" w14:textId="77777777" w:rsidTr="00F326FD">
        <w:trPr>
          <w:cantSplit/>
          <w:trHeight w:val="216"/>
        </w:trPr>
        <w:tc>
          <w:tcPr>
            <w:tcW w:w="9265" w:type="dxa"/>
            <w:shd w:val="clear" w:color="auto" w:fill="FDE9D9" w:themeFill="accent6" w:themeFillTint="33"/>
          </w:tcPr>
          <w:p w14:paraId="043BDCD9" w14:textId="77777777" w:rsidR="00F326FD" w:rsidRPr="006B4F91" w:rsidRDefault="00F326FD" w:rsidP="00147F22">
            <w:pPr>
              <w:pStyle w:val="NoSpacing"/>
              <w:rPr>
                <w:bCs/>
              </w:rPr>
            </w:pPr>
            <w:proofErr w:type="spellStart"/>
            <w:r>
              <w:rPr>
                <w:b/>
                <w:bCs/>
              </w:rPr>
              <w:t>tlsa_HHID</w:t>
            </w:r>
            <w:proofErr w:type="spellEnd"/>
          </w:p>
        </w:tc>
      </w:tr>
      <w:tr w:rsidR="00F326FD" w14:paraId="10E9D773" w14:textId="77777777" w:rsidTr="00F326FD">
        <w:trPr>
          <w:cantSplit/>
          <w:trHeight w:val="216"/>
        </w:trPr>
        <w:tc>
          <w:tcPr>
            <w:tcW w:w="9265" w:type="dxa"/>
          </w:tcPr>
          <w:p w14:paraId="587B654B" w14:textId="77777777" w:rsidR="00F326FD" w:rsidRPr="006B4F91" w:rsidRDefault="00F326FD" w:rsidP="00147F22">
            <w:pPr>
              <w:pStyle w:val="NoSpacing"/>
              <w:rPr>
                <w:bCs/>
              </w:rPr>
            </w:pPr>
            <w:proofErr w:type="spellStart"/>
            <w:r>
              <w:t>ActiveHHType</w:t>
            </w:r>
            <w:proofErr w:type="spellEnd"/>
          </w:p>
        </w:tc>
      </w:tr>
      <w:tr w:rsidR="00F326FD" w14:paraId="3AE7AFBC" w14:textId="77777777" w:rsidTr="00F326FD">
        <w:trPr>
          <w:cantSplit/>
          <w:trHeight w:val="216"/>
        </w:trPr>
        <w:tc>
          <w:tcPr>
            <w:tcW w:w="9265" w:type="dxa"/>
            <w:shd w:val="clear" w:color="auto" w:fill="FDE9D9" w:themeFill="accent6" w:themeFillTint="33"/>
          </w:tcPr>
          <w:p w14:paraId="75FB0B26" w14:textId="77777777" w:rsidR="00F326FD" w:rsidRPr="006B4F91" w:rsidRDefault="00F326FD" w:rsidP="00147F22">
            <w:pPr>
              <w:pStyle w:val="NoSpacing"/>
              <w:rPr>
                <w:bCs/>
              </w:rPr>
            </w:pPr>
            <w:proofErr w:type="spellStart"/>
            <w:r>
              <w:rPr>
                <w:b/>
                <w:bCs/>
              </w:rPr>
              <w:t>tlsa</w:t>
            </w:r>
            <w:r w:rsidRPr="006B4F91">
              <w:rPr>
                <w:b/>
                <w:bCs/>
              </w:rPr>
              <w:t>_Enrollment</w:t>
            </w:r>
            <w:proofErr w:type="spellEnd"/>
          </w:p>
        </w:tc>
      </w:tr>
      <w:tr w:rsidR="00F326FD" w14:paraId="6B43B90B" w14:textId="77777777" w:rsidTr="00F326FD">
        <w:trPr>
          <w:cantSplit/>
          <w:trHeight w:val="216"/>
        </w:trPr>
        <w:tc>
          <w:tcPr>
            <w:tcW w:w="9265" w:type="dxa"/>
          </w:tcPr>
          <w:p w14:paraId="654D8DBF" w14:textId="77777777" w:rsidR="00F326FD" w:rsidRPr="006B4F91" w:rsidRDefault="00F326FD" w:rsidP="00147F22">
            <w:pPr>
              <w:pStyle w:val="NoSpacing"/>
              <w:rPr>
                <w:bCs/>
              </w:rPr>
            </w:pPr>
            <w:r>
              <w:rPr>
                <w:bCs/>
              </w:rPr>
              <w:t>ProjectType</w:t>
            </w:r>
          </w:p>
        </w:tc>
      </w:tr>
      <w:tr w:rsidR="00F326FD" w14:paraId="16FD790C" w14:textId="77777777" w:rsidTr="00F326FD">
        <w:trPr>
          <w:cantSplit/>
          <w:trHeight w:val="216"/>
        </w:trPr>
        <w:tc>
          <w:tcPr>
            <w:tcW w:w="9265" w:type="dxa"/>
          </w:tcPr>
          <w:p w14:paraId="34AAC968" w14:textId="0B83246A" w:rsidR="00F326FD" w:rsidRDefault="00F326FD" w:rsidP="00147F22">
            <w:pPr>
              <w:pStyle w:val="NoSpacing"/>
              <w:rPr>
                <w:bCs/>
              </w:rPr>
            </w:pPr>
            <w:r>
              <w:rPr>
                <w:bCs/>
              </w:rPr>
              <w:t>RelationshipToHoH</w:t>
            </w:r>
          </w:p>
        </w:tc>
      </w:tr>
      <w:tr w:rsidR="00F326FD" w14:paraId="0D011E86" w14:textId="77777777" w:rsidTr="00F326FD">
        <w:trPr>
          <w:cantSplit/>
          <w:trHeight w:val="216"/>
        </w:trPr>
        <w:tc>
          <w:tcPr>
            <w:tcW w:w="9265" w:type="dxa"/>
          </w:tcPr>
          <w:p w14:paraId="1BAE690F" w14:textId="77777777" w:rsidR="00F326FD" w:rsidRDefault="00F326FD" w:rsidP="00147F22">
            <w:pPr>
              <w:pStyle w:val="NoSpacing"/>
              <w:rPr>
                <w:bCs/>
              </w:rPr>
            </w:pPr>
            <w:r>
              <w:rPr>
                <w:bCs/>
              </w:rPr>
              <w:t>MoveInDate</w:t>
            </w:r>
          </w:p>
        </w:tc>
      </w:tr>
      <w:tr w:rsidR="00F326FD" w14:paraId="3D61B556" w14:textId="77777777" w:rsidTr="00F326FD">
        <w:trPr>
          <w:cantSplit/>
          <w:trHeight w:val="216"/>
        </w:trPr>
        <w:tc>
          <w:tcPr>
            <w:tcW w:w="9265" w:type="dxa"/>
          </w:tcPr>
          <w:p w14:paraId="7EFCA563" w14:textId="77777777" w:rsidR="00F326FD" w:rsidRDefault="00F326FD" w:rsidP="00147F22">
            <w:pPr>
              <w:pStyle w:val="NoSpacing"/>
              <w:rPr>
                <w:bCs/>
              </w:rPr>
            </w:pPr>
            <w:r>
              <w:rPr>
                <w:bCs/>
              </w:rPr>
              <w:t>ExitDate</w:t>
            </w:r>
          </w:p>
        </w:tc>
      </w:tr>
      <w:tr w:rsidR="00F326FD" w14:paraId="70EE4C2F" w14:textId="77777777" w:rsidTr="00F326FD">
        <w:trPr>
          <w:cantSplit/>
          <w:trHeight w:val="216"/>
        </w:trPr>
        <w:tc>
          <w:tcPr>
            <w:tcW w:w="9265" w:type="dxa"/>
          </w:tcPr>
          <w:p w14:paraId="76749112" w14:textId="77777777" w:rsidR="00F326FD" w:rsidRPr="006B4F91" w:rsidRDefault="00F326FD" w:rsidP="00147F22">
            <w:pPr>
              <w:pStyle w:val="NoSpacing"/>
              <w:rPr>
                <w:bCs/>
              </w:rPr>
            </w:pPr>
            <w:r>
              <w:rPr>
                <w:bCs/>
              </w:rPr>
              <w:t>Active</w:t>
            </w:r>
          </w:p>
        </w:tc>
      </w:tr>
    </w:tbl>
    <w:p w14:paraId="3A6E4FC8" w14:textId="77777777" w:rsidR="007B705B" w:rsidRPr="00437563" w:rsidRDefault="007B705B" w:rsidP="00437563">
      <w:pPr>
        <w:pStyle w:val="Heading4"/>
      </w:pPr>
      <w:r w:rsidRPr="00437563">
        <w:t>Target</w:t>
      </w:r>
    </w:p>
    <w:p w14:paraId="34F78D37" w14:textId="6339BD71"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9E0F56" w14:paraId="1CD0BB54" w14:textId="77777777" w:rsidTr="007B705B">
        <w:trPr>
          <w:cantSplit/>
          <w:trHeight w:val="216"/>
        </w:trPr>
        <w:tc>
          <w:tcPr>
            <w:tcW w:w="9355" w:type="dxa"/>
            <w:shd w:val="clear" w:color="auto" w:fill="76923C" w:themeFill="accent3" w:themeFillShade="BF"/>
          </w:tcPr>
          <w:p w14:paraId="17F13D7E" w14:textId="4BE7447E" w:rsidR="007B705B" w:rsidRPr="0088191A" w:rsidRDefault="00D979B0" w:rsidP="007B705B">
            <w:pPr>
              <w:pStyle w:val="NoSpacing"/>
              <w:rPr>
                <w:b/>
                <w:color w:val="FFFFFF" w:themeColor="background1"/>
              </w:rPr>
            </w:pPr>
            <w:r>
              <w:rPr>
                <w:b/>
                <w:color w:val="FFFFFF" w:themeColor="background1"/>
              </w:rPr>
              <w:t>tlsa_Person</w:t>
            </w:r>
          </w:p>
        </w:tc>
      </w:tr>
      <w:tr w:rsidR="007B705B" w14:paraId="77350B63" w14:textId="77777777" w:rsidTr="007B705B">
        <w:trPr>
          <w:cantSplit/>
          <w:trHeight w:val="216"/>
        </w:trPr>
        <w:tc>
          <w:tcPr>
            <w:tcW w:w="9355" w:type="dxa"/>
          </w:tcPr>
          <w:p w14:paraId="0EAF53F8" w14:textId="77777777" w:rsidR="007B705B" w:rsidRPr="006018B9" w:rsidRDefault="007B705B" w:rsidP="007B705B">
            <w:pPr>
              <w:pStyle w:val="NoSpacing"/>
              <w:rPr>
                <w:b/>
              </w:rPr>
            </w:pPr>
            <w:proofErr w:type="spellStart"/>
            <w:r>
              <w:rPr>
                <w:b/>
              </w:rPr>
              <w:t>AHARHoHEST</w:t>
            </w:r>
            <w:proofErr w:type="spellEnd"/>
          </w:p>
        </w:tc>
      </w:tr>
      <w:tr w:rsidR="007B705B" w14:paraId="08CA91A3" w14:textId="77777777" w:rsidTr="007B705B">
        <w:trPr>
          <w:cantSplit/>
          <w:trHeight w:val="216"/>
        </w:trPr>
        <w:tc>
          <w:tcPr>
            <w:tcW w:w="9355" w:type="dxa"/>
          </w:tcPr>
          <w:p w14:paraId="4902BAF1" w14:textId="77777777" w:rsidR="007B705B" w:rsidRDefault="007B705B" w:rsidP="007B705B">
            <w:pPr>
              <w:pStyle w:val="NoSpacing"/>
              <w:rPr>
                <w:b/>
              </w:rPr>
            </w:pPr>
            <w:proofErr w:type="spellStart"/>
            <w:r>
              <w:rPr>
                <w:b/>
                <w:bCs/>
              </w:rPr>
              <w:t>AHAR</w:t>
            </w:r>
            <w:r>
              <w:rPr>
                <w:b/>
              </w:rPr>
              <w:t>HoH</w:t>
            </w:r>
            <w:r w:rsidRPr="00B718C1">
              <w:rPr>
                <w:b/>
                <w:bCs/>
              </w:rPr>
              <w:t>RRH</w:t>
            </w:r>
            <w:proofErr w:type="spellEnd"/>
          </w:p>
        </w:tc>
      </w:tr>
      <w:tr w:rsidR="007B705B" w14:paraId="1C26C05D" w14:textId="77777777" w:rsidTr="007B705B">
        <w:trPr>
          <w:cantSplit/>
          <w:trHeight w:val="216"/>
        </w:trPr>
        <w:tc>
          <w:tcPr>
            <w:tcW w:w="9355" w:type="dxa"/>
          </w:tcPr>
          <w:p w14:paraId="5E41C4C6" w14:textId="77777777" w:rsidR="007B705B" w:rsidRDefault="007B705B" w:rsidP="007B705B">
            <w:pPr>
              <w:pStyle w:val="NoSpacing"/>
              <w:rPr>
                <w:b/>
              </w:rPr>
            </w:pPr>
            <w:proofErr w:type="spellStart"/>
            <w:r>
              <w:rPr>
                <w:b/>
              </w:rPr>
              <w:t>AHARHoHPSH</w:t>
            </w:r>
            <w:proofErr w:type="spellEnd"/>
          </w:p>
        </w:tc>
      </w:tr>
    </w:tbl>
    <w:p w14:paraId="15AE80DC" w14:textId="77777777" w:rsidR="007B705B" w:rsidRPr="00C52062" w:rsidRDefault="007B705B" w:rsidP="00437563">
      <w:pPr>
        <w:pStyle w:val="Heading3"/>
      </w:pPr>
      <w:r w:rsidRPr="00C52062">
        <w:t>Logic</w:t>
      </w:r>
    </w:p>
    <w:p w14:paraId="4EF4667F" w14:textId="2A75BEBE" w:rsidR="007B705B" w:rsidRDefault="00FB5C25" w:rsidP="00707F24">
      <w:r w:rsidRPr="00A6067F">
        <w:rPr>
          <w:rFonts w:eastAsia="Times New Roman" w:cstheme="minorHAnsi"/>
        </w:rPr>
        <w:t>Apart from being limited to household types in which clients were designated head of household</w:t>
      </w:r>
      <w:r w:rsidR="00461AFB">
        <w:rPr>
          <w:rFonts w:eastAsia="Times New Roman" w:cstheme="minorHAnsi"/>
        </w:rPr>
        <w:t xml:space="preserve"> – i.e., </w:t>
      </w:r>
      <w:proofErr w:type="spellStart"/>
      <w:r w:rsidR="00147F22">
        <w:rPr>
          <w:rFonts w:eastAsia="Times New Roman" w:cstheme="minorHAnsi"/>
        </w:rPr>
        <w:t>tlsa_</w:t>
      </w:r>
      <w:r w:rsidR="00682379">
        <w:rPr>
          <w:rFonts w:eastAsia="Times New Roman" w:cstheme="minorHAnsi"/>
        </w:rPr>
        <w:t>Enrollment.</w:t>
      </w:r>
      <w:r w:rsidR="00F029A7" w:rsidRPr="00AB6344">
        <w:rPr>
          <w:rFonts w:eastAsia="Times New Roman" w:cstheme="minorHAnsi"/>
          <w:b/>
          <w:bCs/>
        </w:rPr>
        <w:t>RelationshipToHoH</w:t>
      </w:r>
      <w:proofErr w:type="spellEnd"/>
      <w:r w:rsidR="00F029A7">
        <w:rPr>
          <w:rFonts w:eastAsia="Times New Roman" w:cstheme="minorHAnsi"/>
        </w:rPr>
        <w:t xml:space="preserve"> = 1 – </w:t>
      </w:r>
      <w:r w:rsidRPr="00A6067F">
        <w:rPr>
          <w:rFonts w:eastAsia="Times New Roman" w:cstheme="minorHAnsi"/>
        </w:rPr>
        <w:t xml:space="preserve">the logic for the </w:t>
      </w:r>
      <w:proofErr w:type="spellStart"/>
      <w:r w:rsidR="000926E0" w:rsidRPr="00DE4A2E">
        <w:rPr>
          <w:rFonts w:eastAsia="Times New Roman" w:cstheme="minorHAnsi"/>
          <w:b/>
          <w:bCs/>
        </w:rPr>
        <w:t>AHAR</w:t>
      </w:r>
      <w:r w:rsidRPr="00707F24">
        <w:rPr>
          <w:b/>
          <w:bCs/>
        </w:rPr>
        <w:t>HoHEST</w:t>
      </w:r>
      <w:proofErr w:type="spellEnd"/>
      <w:r w:rsidRPr="00A6067F">
        <w:rPr>
          <w:rFonts w:eastAsia="Times New Roman" w:cstheme="minorHAnsi"/>
        </w:rPr>
        <w:t xml:space="preserve">, </w:t>
      </w:r>
      <w:proofErr w:type="spellStart"/>
      <w:r w:rsidR="000926E0" w:rsidRPr="00DE4A2E">
        <w:rPr>
          <w:rFonts w:eastAsia="Times New Roman" w:cstheme="minorHAnsi"/>
          <w:b/>
          <w:bCs/>
        </w:rPr>
        <w:t>AHAR</w:t>
      </w:r>
      <w:r w:rsidRPr="00707F24">
        <w:rPr>
          <w:b/>
          <w:bCs/>
        </w:rPr>
        <w:t>HoHRRH</w:t>
      </w:r>
      <w:proofErr w:type="spellEnd"/>
      <w:r w:rsidRPr="00A6067F">
        <w:rPr>
          <w:rFonts w:eastAsia="Times New Roman" w:cstheme="minorHAnsi"/>
        </w:rPr>
        <w:t xml:space="preserve">, and </w:t>
      </w:r>
      <w:proofErr w:type="spellStart"/>
      <w:r w:rsidR="000926E0" w:rsidRPr="00DE4A2E">
        <w:rPr>
          <w:rFonts w:eastAsia="Times New Roman" w:cstheme="minorHAnsi"/>
          <w:b/>
          <w:bCs/>
        </w:rPr>
        <w:t>AHAR</w:t>
      </w:r>
      <w:r w:rsidRPr="00655B0F">
        <w:rPr>
          <w:b/>
        </w:rPr>
        <w:t>HoHPSH</w:t>
      </w:r>
      <w:proofErr w:type="spellEnd"/>
      <w:r w:rsidRPr="00A6067F">
        <w:rPr>
          <w:rFonts w:eastAsia="Times New Roman" w:cstheme="minorHAnsi"/>
        </w:rPr>
        <w:t xml:space="preserve"> columns is identical to the </w:t>
      </w:r>
      <w:r w:rsidR="000926E0">
        <w:rPr>
          <w:b/>
          <w:bCs/>
        </w:rPr>
        <w:t>AHAR</w:t>
      </w:r>
      <w:r w:rsidRPr="00760BD3">
        <w:rPr>
          <w:b/>
          <w:bCs/>
        </w:rPr>
        <w:t>EST</w:t>
      </w:r>
      <w:r>
        <w:rPr>
          <w:b/>
        </w:rPr>
        <w:t>/RRH/PSH</w:t>
      </w:r>
      <w:r w:rsidRPr="00A6067F">
        <w:rPr>
          <w:rFonts w:eastAsia="Times New Roman" w:cstheme="minorHAnsi"/>
        </w:rPr>
        <w:t xml:space="preserve"> columns</w:t>
      </w:r>
      <w:r w:rsidR="004873DC">
        <w:rPr>
          <w:rFonts w:eastAsia="Times New Roman" w:cstheme="minorHAnsi"/>
        </w:rPr>
        <w:t xml:space="preserve">. </w:t>
      </w:r>
      <w:r w:rsidR="00963446">
        <w:rPr>
          <w:rFonts w:eastAsia="Times New Roman" w:cstheme="minorHAnsi"/>
        </w:rPr>
        <w:t xml:space="preserve">See </w:t>
      </w:r>
      <w:hyperlink w:anchor="_AHAREST/RRH/PSH__-" w:history="1">
        <w:r w:rsidR="00963446" w:rsidRPr="007519D6">
          <w:rPr>
            <w:rStyle w:val="Hyperlink"/>
            <w:rFonts w:eastAsia="Times New Roman" w:cstheme="minorHAnsi"/>
          </w:rPr>
          <w:t>section 5.1</w:t>
        </w:r>
        <w:r w:rsidR="00A414A7">
          <w:rPr>
            <w:rStyle w:val="Hyperlink"/>
            <w:rFonts w:eastAsia="Times New Roman" w:cstheme="minorHAnsi"/>
          </w:rPr>
          <w:t>4</w:t>
        </w:r>
      </w:hyperlink>
      <w:r w:rsidR="00963446">
        <w:rPr>
          <w:rFonts w:eastAsia="Times New Roman" w:cstheme="minorHAnsi"/>
        </w:rPr>
        <w:t xml:space="preserve"> for </w:t>
      </w:r>
      <w:r w:rsidR="00846E60">
        <w:rPr>
          <w:rFonts w:eastAsia="Times New Roman" w:cstheme="minorHAnsi"/>
        </w:rPr>
        <w:t xml:space="preserve">business logic </w:t>
      </w:r>
      <w:r w:rsidR="00C925BC">
        <w:rPr>
          <w:rFonts w:eastAsia="Times New Roman" w:cstheme="minorHAnsi"/>
        </w:rPr>
        <w:t xml:space="preserve">and </w:t>
      </w:r>
      <w:r w:rsidR="00963446">
        <w:rPr>
          <w:rFonts w:eastAsia="Times New Roman" w:cstheme="minorHAnsi"/>
        </w:rPr>
        <w:t>column values.</w:t>
      </w:r>
    </w:p>
    <w:p w14:paraId="0158E026" w14:textId="62B4EB32" w:rsidR="007B705B" w:rsidRDefault="007B705B" w:rsidP="0088191A">
      <w:pPr>
        <w:pStyle w:val="Heading2"/>
      </w:pPr>
      <w:bookmarkStart w:id="899" w:name="_Set_Population_Identifiers_5"/>
      <w:bookmarkStart w:id="900" w:name="_Toc37849775"/>
      <w:bookmarkStart w:id="901" w:name="_Toc38030550"/>
      <w:bookmarkEnd w:id="899"/>
      <w:r w:rsidRPr="00C52062">
        <w:t>Set Population Identifiers for Active HMIS Households</w:t>
      </w:r>
      <w:bookmarkEnd w:id="900"/>
      <w:bookmarkEnd w:id="901"/>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722600" w:rsidRDefault="00722600"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722600" w:rsidRDefault="00722600"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722600" w:rsidRDefault="00722600"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31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">
                <v:shape id="AutoShape 3" o:spid="_x0000_s131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722600" w:rsidRDefault="00722600" w:rsidP="00DE4A2E">
                        <w:pPr>
                          <w:pStyle w:val="Style3"/>
                        </w:pPr>
                        <w:r>
                          <w:t>tlsa_HHID</w:t>
                        </w:r>
                      </w:p>
                    </w:txbxContent>
                  </v:textbox>
                </v:shape>
                <v:shape id="AutoShape 4" o:spid="_x0000_s131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722600" w:rsidRDefault="00722600" w:rsidP="00DE4A2E">
                        <w:pPr>
                          <w:pStyle w:val="Style3"/>
                        </w:pPr>
                        <w:r>
                          <w:t>tlsa_Enrollment</w:t>
                        </w:r>
                      </w:p>
                    </w:txbxContent>
                  </v:textbox>
                </v:shape>
                <v:shape id="_x0000_s131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32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722600" w:rsidRDefault="00722600" w:rsidP="00DE4A2E">
                        <w:pPr>
                          <w:pStyle w:val="Style3"/>
                        </w:pPr>
                        <w:r>
                          <w:t>tlsa_Person</w:t>
                        </w:r>
                      </w:p>
                    </w:txbxContent>
                  </v:textbox>
                </v:shape>
                <v:shape id="AutoShape 7" o:spid="_x0000_s132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proofErr w:type="spellStart"/>
            <w:r>
              <w:rPr>
                <w:b/>
                <w:bCs/>
              </w:rPr>
              <w:t>tlsa</w:t>
            </w:r>
            <w:r w:rsidR="007B705B" w:rsidRPr="00BD13A5">
              <w:rPr>
                <w:b/>
                <w:bCs/>
              </w:rPr>
              <w:t>_Enrollment</w:t>
            </w:r>
            <w:proofErr w:type="spellEnd"/>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r>
              <w:rPr>
                <w:b/>
                <w:bCs/>
              </w:rPr>
              <w:t>tlsa_Person</w:t>
            </w:r>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lastRenderedPageBreak/>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r w:rsidRPr="0052371E">
              <w:t>VetStatus</w:t>
            </w:r>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proofErr w:type="spellStart"/>
            <w:r>
              <w:t>CHTime</w:t>
            </w:r>
            <w:proofErr w:type="spellEnd"/>
          </w:p>
        </w:tc>
      </w:tr>
      <w:tr w:rsidR="007B705B" w:rsidRPr="0052371E" w14:paraId="6421F6D3" w14:textId="77777777" w:rsidTr="007B705B">
        <w:tc>
          <w:tcPr>
            <w:tcW w:w="9355" w:type="dxa"/>
          </w:tcPr>
          <w:p w14:paraId="3F095580" w14:textId="77777777" w:rsidR="007B705B" w:rsidRPr="0052371E" w:rsidRDefault="007B705B" w:rsidP="007B705B">
            <w:pPr>
              <w:pStyle w:val="NoSpacing"/>
            </w:pPr>
            <w:proofErr w:type="spellStart"/>
            <w:r>
              <w:t>CHTimeStatus</w:t>
            </w:r>
            <w:proofErr w:type="spellEnd"/>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proofErr w:type="spellStart"/>
            <w:r>
              <w:rPr>
                <w:b/>
                <w:bCs/>
                <w:color w:val="FFFFFF" w:themeColor="background1"/>
              </w:rPr>
              <w:t>tlsa</w:t>
            </w:r>
            <w:r w:rsidR="00FC65E4">
              <w:rPr>
                <w:b/>
                <w:bCs/>
                <w:color w:val="FFFFFF" w:themeColor="background1"/>
              </w:rPr>
              <w:t>_HHID</w:t>
            </w:r>
            <w:proofErr w:type="spellEnd"/>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proofErr w:type="spellStart"/>
            <w:r w:rsidRPr="005F4836">
              <w:rPr>
                <w:b/>
              </w:rPr>
              <w:t>HHChronic</w:t>
            </w:r>
            <w:proofErr w:type="spellEnd"/>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proofErr w:type="spellStart"/>
            <w:r w:rsidRPr="005F4836">
              <w:rPr>
                <w:b/>
              </w:rPr>
              <w:t>HHVet</w:t>
            </w:r>
            <w:proofErr w:type="spellEnd"/>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proofErr w:type="spellStart"/>
            <w:r w:rsidRPr="005F4836">
              <w:rPr>
                <w:b/>
              </w:rPr>
              <w:t>HHDisability</w:t>
            </w:r>
            <w:proofErr w:type="spellEnd"/>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proofErr w:type="spellStart"/>
            <w:r w:rsidRPr="005F4836">
              <w:rPr>
                <w:b/>
              </w:rPr>
              <w:t>HHFleeingDV</w:t>
            </w:r>
            <w:proofErr w:type="spellEnd"/>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proofErr w:type="spellStart"/>
            <w:r w:rsidRPr="005F4836">
              <w:rPr>
                <w:b/>
              </w:rPr>
              <w:t>HHAdultAge</w:t>
            </w:r>
            <w:proofErr w:type="spellEnd"/>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proofErr w:type="spellStart"/>
            <w:r w:rsidRPr="005F4836">
              <w:rPr>
                <w:b/>
              </w:rPr>
              <w:t>HHParent</w:t>
            </w:r>
            <w:proofErr w:type="spellEnd"/>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t>Logic</w:t>
      </w:r>
    </w:p>
    <w:p w14:paraId="2887218A" w14:textId="6EE30040" w:rsidR="007B705B" w:rsidRDefault="007B705B" w:rsidP="00437563">
      <w:pPr>
        <w:pStyle w:val="Heading4"/>
      </w:pPr>
      <w:proofErr w:type="spellStart"/>
      <w:r w:rsidRPr="00437563">
        <w:t>HHChronic</w:t>
      </w:r>
      <w:proofErr w:type="spellEnd"/>
    </w:p>
    <w:p w14:paraId="15FC987E"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58D8087" w14:textId="4BE9CB4A"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631E6FC4" w14:textId="3E262D0D" w:rsidR="007B705B" w:rsidRPr="00107D01" w:rsidRDefault="007B705B" w:rsidP="007B705B">
      <w:proofErr w:type="spellStart"/>
      <w:r w:rsidRPr="00655B0F">
        <w:rPr>
          <w:b/>
        </w:rPr>
        <w:t>HHChronic</w:t>
      </w:r>
      <w:proofErr w:type="spellEnd"/>
      <w:r w:rsidRPr="00A6067F">
        <w:rPr>
          <w:rFonts w:cstheme="minorHAnsi"/>
        </w:rPr>
        <w:t xml:space="preserve"> = 1 if the head of household or any adult in the household is reported </w:t>
      </w:r>
      <w:r w:rsidR="001B6808">
        <w:rPr>
          <w:rFonts w:cstheme="minorHAnsi"/>
        </w:rPr>
        <w:t>for</w:t>
      </w:r>
      <w:r w:rsidR="001B6808" w:rsidRPr="00A6067F">
        <w:rPr>
          <w:rFonts w:cstheme="minorHAnsi"/>
        </w:rPr>
        <w:t xml:space="preserve"> </w:t>
      </w:r>
      <w:r w:rsidRPr="00A6067F">
        <w:rPr>
          <w:rFonts w:cstheme="minorHAnsi"/>
        </w:rPr>
        <w:t xml:space="preserve">LSAPerson </w:t>
      </w:r>
      <w:r w:rsidR="001B6808">
        <w:rPr>
          <w:rFonts w:cstheme="minorHAnsi"/>
        </w:rPr>
        <w:t>(in tlsa_Person)</w:t>
      </w:r>
      <w:r w:rsidR="00CE1324">
        <w:rPr>
          <w:rFonts w:cstheme="minorHAnsi"/>
        </w:rPr>
        <w:t xml:space="preserve"> </w:t>
      </w:r>
      <w:r w:rsidRPr="00A6067F">
        <w:rPr>
          <w:rFonts w:cstheme="minorHAnsi"/>
        </w:rPr>
        <w:t>with</w:t>
      </w:r>
      <w:r>
        <w:rPr>
          <w:rFonts w:cstheme="minorHAnsi"/>
        </w:rPr>
        <w:t xml:space="preserve"> </w:t>
      </w:r>
      <w:proofErr w:type="spellStart"/>
      <w:r>
        <w:rPr>
          <w:b/>
        </w:rPr>
        <w:t>D</w:t>
      </w:r>
      <w:r w:rsidRPr="0060237C">
        <w:rPr>
          <w:b/>
        </w:rPr>
        <w:t>isabilityStatus</w:t>
      </w:r>
      <w:proofErr w:type="spellEnd"/>
      <w:r w:rsidRPr="00107D01">
        <w:t xml:space="preserve"> = 1 and</w:t>
      </w:r>
      <w:r>
        <w:t>:</w:t>
      </w:r>
    </w:p>
    <w:p w14:paraId="21B29ABB" w14:textId="77777777" w:rsidR="007B705B" w:rsidRDefault="007B705B" w:rsidP="00993D17">
      <w:pPr>
        <w:pStyle w:val="ListParagraph"/>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BE6BA52" w14:textId="77777777" w:rsidR="007B705B" w:rsidRPr="00107D01" w:rsidRDefault="007B705B" w:rsidP="00993D17">
      <w:pPr>
        <w:pStyle w:val="ListParagraph"/>
      </w:pPr>
      <w:proofErr w:type="spellStart"/>
      <w:r w:rsidRPr="00230B5B">
        <w:rPr>
          <w:b/>
          <w:bCs/>
        </w:rPr>
        <w:t>CHTime</w:t>
      </w:r>
      <w:proofErr w:type="spellEnd"/>
      <w:r w:rsidRPr="005F4836">
        <w:rPr>
          <w:bCs/>
        </w:rPr>
        <w:t xml:space="preserve"> = 400 and </w:t>
      </w:r>
      <w:proofErr w:type="spellStart"/>
      <w:r w:rsidRPr="00230B5B">
        <w:rPr>
          <w:b/>
          <w:bCs/>
        </w:rPr>
        <w:t>CHTimeStatus</w:t>
      </w:r>
      <w:proofErr w:type="spellEnd"/>
      <w:r w:rsidRPr="005F4836">
        <w:rPr>
          <w:bCs/>
        </w:rPr>
        <w:t xml:space="preserve"> = 2</w:t>
      </w:r>
    </w:p>
    <w:p w14:paraId="3D86B315"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HHChronic</w:t>
      </w:r>
      <w:proofErr w:type="spellEnd"/>
      <w:r w:rsidRPr="00A6067F">
        <w:rPr>
          <w:rFonts w:cstheme="minorHAnsi"/>
        </w:rPr>
        <w:t xml:space="preserve"> = </w:t>
      </w:r>
      <w:r>
        <w:rPr>
          <w:rFonts w:cstheme="minorHAnsi"/>
        </w:rPr>
        <w:t>0</w:t>
      </w:r>
      <w:r w:rsidRPr="00A6067F">
        <w:rPr>
          <w:rFonts w:cstheme="minorHAnsi"/>
        </w:rPr>
        <w:t>.</w:t>
      </w:r>
    </w:p>
    <w:p w14:paraId="7390F78E" w14:textId="77777777" w:rsidR="007B705B" w:rsidRPr="00437563" w:rsidRDefault="007B705B" w:rsidP="00437563">
      <w:pPr>
        <w:pStyle w:val="Heading4"/>
      </w:pPr>
      <w:proofErr w:type="spellStart"/>
      <w:r w:rsidRPr="00437563">
        <w:t>HHVet</w:t>
      </w:r>
      <w:proofErr w:type="spellEnd"/>
    </w:p>
    <w:p w14:paraId="72D2A479"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proofErr w:type="spellStart"/>
      <w:r w:rsidRPr="00655B0F">
        <w:rPr>
          <w:b/>
        </w:rPr>
        <w:t>HHVet</w:t>
      </w:r>
      <w:proofErr w:type="spellEnd"/>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is reported for LSAPerson (in tlsa_Person) with</w:t>
      </w:r>
      <w:r w:rsidR="001B6808" w:rsidRPr="00A6067F">
        <w:rPr>
          <w:rFonts w:cstheme="minorHAnsi"/>
        </w:rPr>
        <w:t xml:space="preserve"> </w:t>
      </w:r>
      <w:r w:rsidRPr="00655B0F">
        <w:rPr>
          <w:b/>
        </w:rPr>
        <w:t>VetStatus</w:t>
      </w:r>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HHVet</w:t>
      </w:r>
      <w:proofErr w:type="spellEnd"/>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proofErr w:type="spellStart"/>
      <w:r w:rsidRPr="00437563">
        <w:t>HHDisability</w:t>
      </w:r>
      <w:proofErr w:type="spellEnd"/>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w:t>
      </w:r>
      <w:proofErr w:type="spellStart"/>
      <w:r w:rsidR="00F326FD">
        <w:t>tlsa_Enrollment</w:t>
      </w:r>
      <w:proofErr w:type="spellEnd"/>
      <w:r w:rsidR="00F326FD">
        <w:t xml:space="preserve">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proofErr w:type="spellStart"/>
      <w:r w:rsidRPr="00655B0F">
        <w:rPr>
          <w:b/>
        </w:rPr>
        <w:t>HHDisability</w:t>
      </w:r>
      <w:proofErr w:type="spellEnd"/>
      <w:r w:rsidRPr="00A6067F">
        <w:rPr>
          <w:rFonts w:cstheme="minorHAnsi"/>
        </w:rPr>
        <w:t xml:space="preserve"> = 1 if the head of household or any adult in the household </w:t>
      </w:r>
      <w:r w:rsidR="000B649C">
        <w:rPr>
          <w:rFonts w:cstheme="minorHAnsi"/>
        </w:rPr>
        <w:t>is reported for LSAPerson (in tlsa_Person)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lastRenderedPageBreak/>
        <w:t xml:space="preserve">Otherwise, </w:t>
      </w:r>
      <w:proofErr w:type="spellStart"/>
      <w:r w:rsidRPr="00655B0F">
        <w:rPr>
          <w:b/>
        </w:rPr>
        <w:t>HHDisability</w:t>
      </w:r>
      <w:proofErr w:type="spellEnd"/>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proofErr w:type="spellStart"/>
      <w:r w:rsidRPr="00437563">
        <w:t>HHFleeingDV</w:t>
      </w:r>
      <w:proofErr w:type="spellEnd"/>
    </w:p>
    <w:p w14:paraId="46778914" w14:textId="77777777" w:rsidR="00147F22" w:rsidRPr="00F326FD" w:rsidRDefault="00147F22" w:rsidP="00147F22">
      <w:r>
        <w:t xml:space="preserve">Limited to active household members (those with records in </w:t>
      </w:r>
      <w:proofErr w:type="spellStart"/>
      <w:r>
        <w:t>tlsa_Enrollment</w:t>
      </w:r>
      <w:proofErr w:type="spellEnd"/>
      <w:r>
        <w:t xml:space="preserve">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proofErr w:type="spellStart"/>
      <w:r w:rsidRPr="00655B0F">
        <w:rPr>
          <w:b/>
        </w:rPr>
        <w:t>HHFleeingDV</w:t>
      </w:r>
      <w:proofErr w:type="spellEnd"/>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tlsa_Person)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proofErr w:type="spellStart"/>
      <w:r w:rsidRPr="00655B0F">
        <w:rPr>
          <w:b/>
        </w:rPr>
        <w:t>HHFleeingDV</w:t>
      </w:r>
      <w:proofErr w:type="spellEnd"/>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proofErr w:type="spellStart"/>
      <w:r w:rsidRPr="00437563">
        <w:t>HHAdultAge</w:t>
      </w:r>
      <w:proofErr w:type="spellEnd"/>
    </w:p>
    <w:p w14:paraId="2E479F94" w14:textId="30B455B2" w:rsidR="007B705B" w:rsidRDefault="007B705B" w:rsidP="007B705B">
      <w:r>
        <w:rPr>
          <w:rFonts w:cstheme="minorHAnsi"/>
        </w:rPr>
        <w:t>Set</w:t>
      </w:r>
      <w:r>
        <w:t xml:space="preserve"> </w:t>
      </w:r>
      <w:proofErr w:type="spellStart"/>
      <w:r w:rsidRPr="00AB4DA6">
        <w:rPr>
          <w:b/>
        </w:rPr>
        <w:t>HHAdultAge</w:t>
      </w:r>
      <w:proofErr w:type="spellEnd"/>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proofErr w:type="spellStart"/>
      <w:r w:rsidR="00147F22">
        <w:t>tlsa</w:t>
      </w:r>
      <w:r>
        <w:t>_Enrollment</w:t>
      </w:r>
      <w:proofErr w:type="spellEnd"/>
      <w:r>
        <w:t xml:space="preserve">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65F01853" w14:textId="77777777" w:rsidR="007B705B" w:rsidRPr="00437563" w:rsidRDefault="007B705B" w:rsidP="00437563">
      <w:pPr>
        <w:pStyle w:val="Heading4"/>
      </w:pPr>
      <w:proofErr w:type="spellStart"/>
      <w:r w:rsidRPr="00437563">
        <w:t>HHParent</w:t>
      </w:r>
      <w:proofErr w:type="spellEnd"/>
    </w:p>
    <w:p w14:paraId="46E21D31" w14:textId="77777777" w:rsidR="007B705B" w:rsidRPr="00A754F7" w:rsidRDefault="007B705B" w:rsidP="007B705B">
      <w:r>
        <w:rPr>
          <w:rFonts w:cstheme="minorHAnsi"/>
        </w:rPr>
        <w:t>Set</w:t>
      </w:r>
      <w:r>
        <w:t xml:space="preserve"> </w:t>
      </w:r>
      <w:proofErr w:type="spellStart"/>
      <w:r w:rsidRPr="000A5584">
        <w:rPr>
          <w:rFonts w:cstheme="minorHAnsi"/>
          <w:b/>
        </w:rPr>
        <w:t>HHParent</w:t>
      </w:r>
      <w:proofErr w:type="spellEnd"/>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proofErr w:type="spellStart"/>
      <w:r w:rsidRPr="000A5584">
        <w:rPr>
          <w:rFonts w:cstheme="minorHAnsi"/>
          <w:b/>
        </w:rPr>
        <w:t>HHParent</w:t>
      </w:r>
      <w:proofErr w:type="spellEnd"/>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r w:rsidRPr="00AB4DA6">
        <w:rPr>
          <w:b/>
        </w:rPr>
        <w:t>HHType</w:t>
      </w:r>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r w:rsidRPr="00DE4A2E">
        <w:rPr>
          <w:b/>
          <w:bCs/>
          <w:iCs/>
        </w:rPr>
        <w:t>PersonalID</w:t>
      </w:r>
      <w:r w:rsidRPr="00DE4A2E">
        <w:rPr>
          <w:iCs/>
        </w:rPr>
        <w:t>s</w:t>
      </w:r>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0551EC55" w14:textId="5D65AEA7" w:rsidR="007B705B" w:rsidRDefault="007B705B" w:rsidP="0088191A">
      <w:pPr>
        <w:pStyle w:val="Heading2"/>
      </w:pPr>
      <w:bookmarkStart w:id="902" w:name="_Set_Population_Identifiers_4"/>
      <w:bookmarkStart w:id="903" w:name="_Toc37849776"/>
      <w:bookmarkStart w:id="904" w:name="_Toc38030551"/>
      <w:bookmarkEnd w:id="902"/>
      <w:r>
        <w:t>Set</w:t>
      </w:r>
      <w:r w:rsidRPr="00C52062">
        <w:t xml:space="preserve"> Population Identifiers </w:t>
      </w:r>
      <w:r>
        <w:t xml:space="preserve">for LSAPerson </w:t>
      </w:r>
      <w:r w:rsidRPr="00C52062">
        <w:t>from Active Households</w:t>
      </w:r>
      <w:bookmarkEnd w:id="903"/>
      <w:bookmarkEnd w:id="904"/>
      <w:r w:rsidRPr="00C52062">
        <w:t xml:space="preserve"> </w:t>
      </w:r>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722600" w:rsidRDefault="00722600"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722600" w:rsidRDefault="00722600"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722600" w:rsidRDefault="00722600"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322"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">
                <v:shape id="AutoShape 9" o:spid="_x0000_s1323"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722600" w:rsidRDefault="00722600" w:rsidP="00FE534C">
                        <w:pPr>
                          <w:widowControl w:val="0"/>
                          <w:spacing w:after="0"/>
                          <w:jc w:val="center"/>
                        </w:pPr>
                        <w:r>
                          <w:t>tlsa_Person</w:t>
                        </w:r>
                      </w:p>
                    </w:txbxContent>
                  </v:textbox>
                </v:shape>
                <v:shape id="AutoShape 10" o:spid="_x0000_s1324"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722600" w:rsidRDefault="00722600" w:rsidP="00FE534C">
                        <w:pPr>
                          <w:widowControl w:val="0"/>
                          <w:spacing w:after="0"/>
                          <w:jc w:val="center"/>
                        </w:pPr>
                        <w:r>
                          <w:t>tlsa_Enrollment</w:t>
                        </w:r>
                      </w:p>
                    </w:txbxContent>
                  </v:textbox>
                </v:shape>
                <v:shape id="AutoShape 11" o:spid="_x0000_s1325"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326"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722600" w:rsidRDefault="00722600" w:rsidP="00FE534C">
                        <w:pPr>
                          <w:widowControl w:val="0"/>
                          <w:spacing w:after="0"/>
                          <w:jc w:val="center"/>
                        </w:pPr>
                        <w:r>
                          <w:t>tlsa_HHID</w:t>
                        </w:r>
                      </w:p>
                    </w:txbxContent>
                  </v:textbox>
                </v:shape>
                <v:shape id="AutoShape 13" o:spid="_x0000_s1327"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proofErr w:type="spellStart"/>
            <w:r>
              <w:rPr>
                <w:b/>
                <w:bCs/>
              </w:rPr>
              <w:t>tlsa</w:t>
            </w:r>
            <w:r w:rsidR="007B705B" w:rsidRPr="005F4836">
              <w:rPr>
                <w:b/>
                <w:bCs/>
              </w:rPr>
              <w:t>_Enrollment</w:t>
            </w:r>
            <w:proofErr w:type="spellEnd"/>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lastRenderedPageBreak/>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proofErr w:type="spellStart"/>
            <w:r>
              <w:rPr>
                <w:b/>
                <w:bCs/>
              </w:rPr>
              <w:t>tlsa</w:t>
            </w:r>
            <w:r w:rsidR="00FC65E4">
              <w:rPr>
                <w:b/>
                <w:bCs/>
              </w:rPr>
              <w:t>_HHID</w:t>
            </w:r>
            <w:proofErr w:type="spellEnd"/>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t>HouseholdID</w:t>
            </w:r>
          </w:p>
        </w:tc>
      </w:tr>
      <w:tr w:rsidR="007B705B" w:rsidRPr="0052371E" w14:paraId="78CB19C1" w14:textId="77777777" w:rsidTr="007B705B">
        <w:tc>
          <w:tcPr>
            <w:tcW w:w="9355" w:type="dxa"/>
          </w:tcPr>
          <w:p w14:paraId="3F1737F9" w14:textId="77777777" w:rsidR="007B705B" w:rsidRPr="00E17F92" w:rsidRDefault="007B705B" w:rsidP="007B705B">
            <w:pPr>
              <w:pStyle w:val="NoSpacing"/>
            </w:pPr>
            <w:r w:rsidRPr="00E17F92">
              <w:t>ProjectType</w:t>
            </w:r>
          </w:p>
        </w:tc>
      </w:tr>
      <w:tr w:rsidR="007B705B" w:rsidRPr="005F4836" w14:paraId="21363E63" w14:textId="77777777" w:rsidTr="007B705B">
        <w:tc>
          <w:tcPr>
            <w:tcW w:w="9355" w:type="dxa"/>
          </w:tcPr>
          <w:p w14:paraId="22A7FA33" w14:textId="77777777" w:rsidR="007B705B" w:rsidRPr="00E17F92" w:rsidRDefault="007B705B" w:rsidP="007B705B">
            <w:pPr>
              <w:pStyle w:val="NoSpacing"/>
            </w:pPr>
            <w:proofErr w:type="spellStart"/>
            <w:r w:rsidRPr="005F4836">
              <w:t>HHChronic</w:t>
            </w:r>
            <w:proofErr w:type="spellEnd"/>
          </w:p>
        </w:tc>
      </w:tr>
      <w:tr w:rsidR="007B705B" w:rsidRPr="005F4836" w14:paraId="6CEDC6EB" w14:textId="77777777" w:rsidTr="007B705B">
        <w:tc>
          <w:tcPr>
            <w:tcW w:w="9355" w:type="dxa"/>
          </w:tcPr>
          <w:p w14:paraId="390416DC" w14:textId="77777777" w:rsidR="007B705B" w:rsidRPr="00E17F92" w:rsidRDefault="007B705B" w:rsidP="007B705B">
            <w:pPr>
              <w:pStyle w:val="NoSpacing"/>
            </w:pPr>
            <w:proofErr w:type="spellStart"/>
            <w:r w:rsidRPr="005F4836">
              <w:t>HHVet</w:t>
            </w:r>
            <w:proofErr w:type="spellEnd"/>
          </w:p>
        </w:tc>
      </w:tr>
      <w:tr w:rsidR="007B705B" w:rsidRPr="005F4836" w14:paraId="6BF7D4E1" w14:textId="77777777" w:rsidTr="007B705B">
        <w:tc>
          <w:tcPr>
            <w:tcW w:w="9355" w:type="dxa"/>
          </w:tcPr>
          <w:p w14:paraId="78F50CC5" w14:textId="77777777" w:rsidR="007B705B" w:rsidRPr="00E17F92" w:rsidRDefault="007B705B" w:rsidP="007B705B">
            <w:pPr>
              <w:pStyle w:val="NoSpacing"/>
            </w:pPr>
            <w:proofErr w:type="spellStart"/>
            <w:r w:rsidRPr="005F4836">
              <w:t>HHDisability</w:t>
            </w:r>
            <w:proofErr w:type="spellEnd"/>
          </w:p>
        </w:tc>
      </w:tr>
      <w:tr w:rsidR="007B705B" w:rsidRPr="005F4836" w14:paraId="50D1FC4D" w14:textId="77777777" w:rsidTr="007B705B">
        <w:tc>
          <w:tcPr>
            <w:tcW w:w="9355" w:type="dxa"/>
          </w:tcPr>
          <w:p w14:paraId="1DAEAA8F" w14:textId="77777777" w:rsidR="007B705B" w:rsidRPr="00E17F92" w:rsidRDefault="007B705B" w:rsidP="007B705B">
            <w:pPr>
              <w:pStyle w:val="NoSpacing"/>
            </w:pPr>
            <w:proofErr w:type="spellStart"/>
            <w:r w:rsidRPr="005F4836">
              <w:t>HHFleeingDV</w:t>
            </w:r>
            <w:proofErr w:type="spellEnd"/>
          </w:p>
        </w:tc>
      </w:tr>
      <w:tr w:rsidR="007B705B" w:rsidRPr="005F4836" w14:paraId="122BEA29" w14:textId="77777777" w:rsidTr="007B705B">
        <w:tc>
          <w:tcPr>
            <w:tcW w:w="9355" w:type="dxa"/>
          </w:tcPr>
          <w:p w14:paraId="22C8F356" w14:textId="77777777" w:rsidR="007B705B" w:rsidRPr="00E17F92" w:rsidRDefault="007B705B" w:rsidP="007B705B">
            <w:pPr>
              <w:pStyle w:val="NoSpacing"/>
            </w:pPr>
            <w:proofErr w:type="spellStart"/>
            <w:r w:rsidRPr="005F4836">
              <w:t>HHAdultAge</w:t>
            </w:r>
            <w:proofErr w:type="spellEnd"/>
          </w:p>
        </w:tc>
      </w:tr>
      <w:tr w:rsidR="007B705B" w:rsidRPr="005F4836" w14:paraId="02E72432" w14:textId="77777777" w:rsidTr="007B705B">
        <w:tc>
          <w:tcPr>
            <w:tcW w:w="9355" w:type="dxa"/>
          </w:tcPr>
          <w:p w14:paraId="39C2D80C" w14:textId="77777777" w:rsidR="007B705B" w:rsidRPr="00E17F92" w:rsidRDefault="007B705B" w:rsidP="007B705B">
            <w:pPr>
              <w:pStyle w:val="NoSpacing"/>
            </w:pPr>
            <w:proofErr w:type="spellStart"/>
            <w:r w:rsidRPr="005F4836">
              <w:t>HHParent</w:t>
            </w:r>
            <w:proofErr w:type="spellEnd"/>
          </w:p>
        </w:tc>
      </w:tr>
      <w:tr w:rsidR="007B705B" w:rsidRPr="005F4836" w14:paraId="3BA5012C" w14:textId="77777777" w:rsidTr="007B705B">
        <w:tc>
          <w:tcPr>
            <w:tcW w:w="9355" w:type="dxa"/>
          </w:tcPr>
          <w:p w14:paraId="786451DA" w14:textId="77777777" w:rsidR="007B705B" w:rsidRPr="00E17F92" w:rsidRDefault="007B705B" w:rsidP="007B705B">
            <w:pPr>
              <w:pStyle w:val="NoSpacing"/>
            </w:pPr>
            <w:r w:rsidRPr="005F4836">
              <w:t>AC3Plus</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r>
              <w:rPr>
                <w:b/>
                <w:bCs/>
                <w:color w:val="FFFFFF" w:themeColor="background1"/>
              </w:rPr>
              <w:t>tlsa_Person</w:t>
            </w:r>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047FB088" w14:textId="77777777" w:rsidTr="007B705B">
        <w:trPr>
          <w:cantSplit/>
          <w:trHeight w:val="216"/>
        </w:trPr>
        <w:tc>
          <w:tcPr>
            <w:tcW w:w="9355" w:type="dxa"/>
          </w:tcPr>
          <w:p w14:paraId="6EEC90E6" w14:textId="77777777" w:rsidR="007B705B" w:rsidRPr="006B4F91" w:rsidRDefault="007B705B" w:rsidP="007B705B">
            <w:pPr>
              <w:pStyle w:val="NoSpacing"/>
              <w:rPr>
                <w:b/>
              </w:rPr>
            </w:pPr>
            <w:proofErr w:type="spellStart"/>
            <w:r w:rsidRPr="006B4F91">
              <w:rPr>
                <w:b/>
              </w:rPr>
              <w:t>HHChronic</w:t>
            </w:r>
            <w:r>
              <w:rPr>
                <w:b/>
              </w:rPr>
              <w:t>EST</w:t>
            </w:r>
            <w:proofErr w:type="spellEnd"/>
          </w:p>
        </w:tc>
      </w:tr>
      <w:tr w:rsidR="007B705B" w14:paraId="7F1F43F5" w14:textId="77777777" w:rsidTr="007B705B">
        <w:trPr>
          <w:cantSplit/>
          <w:trHeight w:val="216"/>
        </w:trPr>
        <w:tc>
          <w:tcPr>
            <w:tcW w:w="9355" w:type="dxa"/>
          </w:tcPr>
          <w:p w14:paraId="31A41751" w14:textId="77777777" w:rsidR="007B705B" w:rsidRPr="006B4F91" w:rsidRDefault="007B705B" w:rsidP="007B705B">
            <w:pPr>
              <w:pStyle w:val="NoSpacing"/>
              <w:rPr>
                <w:b/>
              </w:rPr>
            </w:pPr>
            <w:proofErr w:type="spellStart"/>
            <w:r w:rsidRPr="006B4F91">
              <w:rPr>
                <w:b/>
              </w:rPr>
              <w:t>HHVet</w:t>
            </w:r>
            <w:r>
              <w:rPr>
                <w:b/>
              </w:rPr>
              <w:t>EST</w:t>
            </w:r>
            <w:proofErr w:type="spellEnd"/>
          </w:p>
        </w:tc>
      </w:tr>
      <w:tr w:rsidR="007B705B" w14:paraId="3BCCF5F8" w14:textId="77777777" w:rsidTr="007B705B">
        <w:trPr>
          <w:cantSplit/>
          <w:trHeight w:val="216"/>
        </w:trPr>
        <w:tc>
          <w:tcPr>
            <w:tcW w:w="9355" w:type="dxa"/>
          </w:tcPr>
          <w:p w14:paraId="6D7EFD6B" w14:textId="77777777" w:rsidR="007B705B" w:rsidRPr="006B4F91" w:rsidRDefault="007B705B" w:rsidP="007B705B">
            <w:pPr>
              <w:pStyle w:val="NoSpacing"/>
              <w:rPr>
                <w:b/>
              </w:rPr>
            </w:pPr>
            <w:proofErr w:type="spellStart"/>
            <w:r w:rsidRPr="006B4F91">
              <w:rPr>
                <w:b/>
              </w:rPr>
              <w:t>HHDisability</w:t>
            </w:r>
            <w:r>
              <w:rPr>
                <w:b/>
              </w:rPr>
              <w:t>EST</w:t>
            </w:r>
            <w:proofErr w:type="spellEnd"/>
          </w:p>
        </w:tc>
      </w:tr>
      <w:tr w:rsidR="007B705B" w14:paraId="79F406F9" w14:textId="77777777" w:rsidTr="007B705B">
        <w:trPr>
          <w:cantSplit/>
          <w:trHeight w:val="216"/>
        </w:trPr>
        <w:tc>
          <w:tcPr>
            <w:tcW w:w="9355" w:type="dxa"/>
          </w:tcPr>
          <w:p w14:paraId="41050DED" w14:textId="77777777" w:rsidR="007B705B" w:rsidRPr="006B4F91" w:rsidRDefault="007B705B" w:rsidP="007B705B">
            <w:pPr>
              <w:pStyle w:val="NoSpacing"/>
              <w:rPr>
                <w:b/>
              </w:rPr>
            </w:pPr>
            <w:proofErr w:type="spellStart"/>
            <w:r w:rsidRPr="006B4F91">
              <w:rPr>
                <w:b/>
              </w:rPr>
              <w:t>HHFleeingDV</w:t>
            </w:r>
            <w:r>
              <w:rPr>
                <w:b/>
              </w:rPr>
              <w:t>EST</w:t>
            </w:r>
            <w:proofErr w:type="spellEnd"/>
          </w:p>
        </w:tc>
      </w:tr>
      <w:tr w:rsidR="007B705B" w14:paraId="57E3A4AD" w14:textId="77777777" w:rsidTr="007B705B">
        <w:trPr>
          <w:cantSplit/>
          <w:trHeight w:val="216"/>
        </w:trPr>
        <w:tc>
          <w:tcPr>
            <w:tcW w:w="9355" w:type="dxa"/>
          </w:tcPr>
          <w:p w14:paraId="21BC8268" w14:textId="77777777" w:rsidR="007B705B" w:rsidRPr="006B4F91" w:rsidRDefault="007B705B" w:rsidP="007B705B">
            <w:pPr>
              <w:pStyle w:val="NoSpacing"/>
              <w:rPr>
                <w:b/>
              </w:rPr>
            </w:pPr>
            <w:proofErr w:type="spellStart"/>
            <w:r w:rsidRPr="006B4F91">
              <w:rPr>
                <w:b/>
              </w:rPr>
              <w:t>HHAdultAge</w:t>
            </w:r>
            <w:r>
              <w:rPr>
                <w:b/>
              </w:rPr>
              <w:t>AOEST</w:t>
            </w:r>
            <w:proofErr w:type="spellEnd"/>
          </w:p>
        </w:tc>
      </w:tr>
      <w:tr w:rsidR="007B705B" w14:paraId="2648D0EF" w14:textId="77777777" w:rsidTr="007B705B">
        <w:trPr>
          <w:cantSplit/>
          <w:trHeight w:val="216"/>
        </w:trPr>
        <w:tc>
          <w:tcPr>
            <w:tcW w:w="9355" w:type="dxa"/>
          </w:tcPr>
          <w:p w14:paraId="533152F8" w14:textId="77777777" w:rsidR="007B705B" w:rsidRPr="006B4F91" w:rsidRDefault="007B705B" w:rsidP="007B705B">
            <w:pPr>
              <w:pStyle w:val="NoSpacing"/>
              <w:rPr>
                <w:b/>
              </w:rPr>
            </w:pPr>
            <w:proofErr w:type="spellStart"/>
            <w:r>
              <w:rPr>
                <w:b/>
              </w:rPr>
              <w:t>HHAdultAgeACEST</w:t>
            </w:r>
            <w:proofErr w:type="spellEnd"/>
          </w:p>
        </w:tc>
      </w:tr>
      <w:tr w:rsidR="007B705B" w14:paraId="30593C27" w14:textId="77777777" w:rsidTr="007B705B">
        <w:trPr>
          <w:cantSplit/>
          <w:trHeight w:val="216"/>
        </w:trPr>
        <w:tc>
          <w:tcPr>
            <w:tcW w:w="9355" w:type="dxa"/>
          </w:tcPr>
          <w:p w14:paraId="52841652" w14:textId="77777777" w:rsidR="007B705B" w:rsidRPr="006B4F91" w:rsidRDefault="007B705B" w:rsidP="007B705B">
            <w:pPr>
              <w:pStyle w:val="NoSpacing"/>
              <w:rPr>
                <w:b/>
              </w:rPr>
            </w:pPr>
            <w:proofErr w:type="spellStart"/>
            <w:r w:rsidRPr="006B4F91">
              <w:rPr>
                <w:b/>
              </w:rPr>
              <w:t>HHParent</w:t>
            </w:r>
            <w:r>
              <w:rPr>
                <w:b/>
              </w:rPr>
              <w:t>EST</w:t>
            </w:r>
            <w:proofErr w:type="spellEnd"/>
          </w:p>
        </w:tc>
      </w:tr>
      <w:tr w:rsidR="007B705B" w14:paraId="53213E94" w14:textId="77777777" w:rsidTr="007B705B">
        <w:trPr>
          <w:cantSplit/>
          <w:trHeight w:val="216"/>
        </w:trPr>
        <w:tc>
          <w:tcPr>
            <w:tcW w:w="9355" w:type="dxa"/>
          </w:tcPr>
          <w:p w14:paraId="6A658160" w14:textId="77777777" w:rsidR="007B705B" w:rsidRPr="006B4F91" w:rsidRDefault="007B705B" w:rsidP="007B705B">
            <w:pPr>
              <w:pStyle w:val="NoSpacing"/>
              <w:rPr>
                <w:b/>
              </w:rPr>
            </w:pPr>
            <w:r w:rsidRPr="006B4F91">
              <w:rPr>
                <w:b/>
              </w:rPr>
              <w:t>AC3Plus</w:t>
            </w:r>
            <w:r>
              <w:rPr>
                <w:b/>
              </w:rPr>
              <w:t>EST</w:t>
            </w:r>
          </w:p>
        </w:tc>
      </w:tr>
      <w:tr w:rsidR="007B705B" w14:paraId="3CAA5AC4" w14:textId="77777777" w:rsidTr="007B705B">
        <w:trPr>
          <w:cantSplit/>
          <w:trHeight w:val="216"/>
        </w:trPr>
        <w:tc>
          <w:tcPr>
            <w:tcW w:w="9355" w:type="dxa"/>
          </w:tcPr>
          <w:p w14:paraId="3D6A9386" w14:textId="77777777" w:rsidR="007B705B" w:rsidRPr="006B4F91" w:rsidRDefault="007B705B" w:rsidP="007B705B">
            <w:pPr>
              <w:pStyle w:val="NoSpacing"/>
              <w:rPr>
                <w:b/>
              </w:rPr>
            </w:pPr>
            <w:proofErr w:type="spellStart"/>
            <w:r w:rsidRPr="006B4F91">
              <w:rPr>
                <w:b/>
              </w:rPr>
              <w:t>HHChronic</w:t>
            </w:r>
            <w:r>
              <w:rPr>
                <w:b/>
              </w:rPr>
              <w:t>RRH</w:t>
            </w:r>
            <w:proofErr w:type="spellEnd"/>
          </w:p>
        </w:tc>
      </w:tr>
      <w:tr w:rsidR="007B705B" w14:paraId="4730D7A5" w14:textId="77777777" w:rsidTr="007B705B">
        <w:trPr>
          <w:cantSplit/>
          <w:trHeight w:val="216"/>
        </w:trPr>
        <w:tc>
          <w:tcPr>
            <w:tcW w:w="9355" w:type="dxa"/>
          </w:tcPr>
          <w:p w14:paraId="6E68D7EF" w14:textId="77777777" w:rsidR="007B705B" w:rsidRPr="006B4F91" w:rsidRDefault="007B705B" w:rsidP="007B705B">
            <w:pPr>
              <w:pStyle w:val="NoSpacing"/>
              <w:rPr>
                <w:b/>
              </w:rPr>
            </w:pPr>
            <w:proofErr w:type="spellStart"/>
            <w:r w:rsidRPr="006B4F91">
              <w:rPr>
                <w:b/>
              </w:rPr>
              <w:t>HHVet</w:t>
            </w:r>
            <w:r>
              <w:rPr>
                <w:b/>
              </w:rPr>
              <w:t>RRH</w:t>
            </w:r>
            <w:proofErr w:type="spellEnd"/>
          </w:p>
        </w:tc>
      </w:tr>
      <w:tr w:rsidR="007B705B" w14:paraId="6AEA66FA" w14:textId="77777777" w:rsidTr="007B705B">
        <w:trPr>
          <w:cantSplit/>
          <w:trHeight w:val="216"/>
        </w:trPr>
        <w:tc>
          <w:tcPr>
            <w:tcW w:w="9355" w:type="dxa"/>
          </w:tcPr>
          <w:p w14:paraId="37CDBD78" w14:textId="77777777" w:rsidR="007B705B" w:rsidRPr="006B4F91" w:rsidRDefault="007B705B" w:rsidP="007B705B">
            <w:pPr>
              <w:pStyle w:val="NoSpacing"/>
              <w:rPr>
                <w:b/>
              </w:rPr>
            </w:pPr>
            <w:proofErr w:type="spellStart"/>
            <w:r w:rsidRPr="006B4F91">
              <w:rPr>
                <w:b/>
              </w:rPr>
              <w:t>HHDisability</w:t>
            </w:r>
            <w:r>
              <w:rPr>
                <w:b/>
              </w:rPr>
              <w:t>RRH</w:t>
            </w:r>
            <w:proofErr w:type="spellEnd"/>
          </w:p>
        </w:tc>
      </w:tr>
      <w:tr w:rsidR="007B705B" w14:paraId="13034D54" w14:textId="77777777" w:rsidTr="007B705B">
        <w:trPr>
          <w:cantSplit/>
          <w:trHeight w:val="216"/>
        </w:trPr>
        <w:tc>
          <w:tcPr>
            <w:tcW w:w="9355" w:type="dxa"/>
          </w:tcPr>
          <w:p w14:paraId="3D7D827A" w14:textId="77777777" w:rsidR="007B705B" w:rsidRPr="006B4F91" w:rsidRDefault="007B705B" w:rsidP="007B705B">
            <w:pPr>
              <w:pStyle w:val="NoSpacing"/>
              <w:rPr>
                <w:b/>
              </w:rPr>
            </w:pPr>
            <w:proofErr w:type="spellStart"/>
            <w:r w:rsidRPr="006B4F91">
              <w:rPr>
                <w:b/>
              </w:rPr>
              <w:t>HHFleeingDV</w:t>
            </w:r>
            <w:r>
              <w:rPr>
                <w:b/>
              </w:rPr>
              <w:t>RRH</w:t>
            </w:r>
            <w:proofErr w:type="spellEnd"/>
          </w:p>
        </w:tc>
      </w:tr>
      <w:tr w:rsidR="007B705B" w14:paraId="03A347B8" w14:textId="77777777" w:rsidTr="007B705B">
        <w:trPr>
          <w:cantSplit/>
          <w:trHeight w:val="216"/>
        </w:trPr>
        <w:tc>
          <w:tcPr>
            <w:tcW w:w="9355" w:type="dxa"/>
          </w:tcPr>
          <w:p w14:paraId="00BA3C2D" w14:textId="77777777" w:rsidR="007B705B" w:rsidRPr="006B4F91" w:rsidRDefault="007B705B" w:rsidP="007B705B">
            <w:pPr>
              <w:pStyle w:val="NoSpacing"/>
              <w:rPr>
                <w:b/>
              </w:rPr>
            </w:pPr>
            <w:proofErr w:type="spellStart"/>
            <w:r w:rsidRPr="006B4F91">
              <w:rPr>
                <w:b/>
              </w:rPr>
              <w:t>HHAdultAge</w:t>
            </w:r>
            <w:r>
              <w:rPr>
                <w:b/>
              </w:rPr>
              <w:t>AORRH</w:t>
            </w:r>
            <w:proofErr w:type="spellEnd"/>
          </w:p>
        </w:tc>
      </w:tr>
      <w:tr w:rsidR="007B705B" w14:paraId="5160839B" w14:textId="77777777" w:rsidTr="007B705B">
        <w:trPr>
          <w:cantSplit/>
          <w:trHeight w:val="216"/>
        </w:trPr>
        <w:tc>
          <w:tcPr>
            <w:tcW w:w="9355" w:type="dxa"/>
          </w:tcPr>
          <w:p w14:paraId="2A030842" w14:textId="77777777" w:rsidR="007B705B" w:rsidRPr="006B4F91" w:rsidRDefault="007B705B" w:rsidP="007B705B">
            <w:pPr>
              <w:pStyle w:val="NoSpacing"/>
              <w:rPr>
                <w:b/>
              </w:rPr>
            </w:pPr>
            <w:proofErr w:type="spellStart"/>
            <w:r>
              <w:rPr>
                <w:b/>
              </w:rPr>
              <w:t>HHAdultAgeACRRH</w:t>
            </w:r>
            <w:proofErr w:type="spellEnd"/>
          </w:p>
        </w:tc>
      </w:tr>
      <w:tr w:rsidR="007B705B" w14:paraId="359C4741" w14:textId="77777777" w:rsidTr="007B705B">
        <w:trPr>
          <w:cantSplit/>
          <w:trHeight w:val="216"/>
        </w:trPr>
        <w:tc>
          <w:tcPr>
            <w:tcW w:w="9355" w:type="dxa"/>
          </w:tcPr>
          <w:p w14:paraId="7EA5B1A0" w14:textId="77777777" w:rsidR="007B705B" w:rsidRPr="006B4F91" w:rsidRDefault="007B705B" w:rsidP="007B705B">
            <w:pPr>
              <w:pStyle w:val="NoSpacing"/>
              <w:rPr>
                <w:b/>
              </w:rPr>
            </w:pPr>
            <w:proofErr w:type="spellStart"/>
            <w:r w:rsidRPr="006B4F91">
              <w:rPr>
                <w:b/>
              </w:rPr>
              <w:t>HHParent</w:t>
            </w:r>
            <w:r>
              <w:rPr>
                <w:b/>
              </w:rPr>
              <w:t>RRH</w:t>
            </w:r>
            <w:proofErr w:type="spellEnd"/>
          </w:p>
        </w:tc>
      </w:tr>
      <w:tr w:rsidR="007B705B" w14:paraId="3B9CE7AE" w14:textId="77777777" w:rsidTr="007B705B">
        <w:trPr>
          <w:cantSplit/>
          <w:trHeight w:val="216"/>
        </w:trPr>
        <w:tc>
          <w:tcPr>
            <w:tcW w:w="9355" w:type="dxa"/>
          </w:tcPr>
          <w:p w14:paraId="47665377" w14:textId="77777777" w:rsidR="007B705B" w:rsidRPr="006B4F91" w:rsidRDefault="007B705B" w:rsidP="007B705B">
            <w:pPr>
              <w:pStyle w:val="NoSpacing"/>
              <w:rPr>
                <w:b/>
              </w:rPr>
            </w:pPr>
            <w:r w:rsidRPr="006B4F91">
              <w:rPr>
                <w:b/>
              </w:rPr>
              <w:t>AC3Plus</w:t>
            </w:r>
            <w:r>
              <w:rPr>
                <w:b/>
              </w:rPr>
              <w:t>RRH</w:t>
            </w:r>
          </w:p>
        </w:tc>
      </w:tr>
      <w:tr w:rsidR="007B705B" w14:paraId="3A151F50" w14:textId="77777777" w:rsidTr="007B705B">
        <w:trPr>
          <w:cantSplit/>
          <w:trHeight w:val="216"/>
        </w:trPr>
        <w:tc>
          <w:tcPr>
            <w:tcW w:w="9355" w:type="dxa"/>
          </w:tcPr>
          <w:p w14:paraId="0D70C3D3" w14:textId="77777777" w:rsidR="007B705B" w:rsidRPr="006B4F91" w:rsidRDefault="007B705B" w:rsidP="007B705B">
            <w:pPr>
              <w:pStyle w:val="NoSpacing"/>
              <w:rPr>
                <w:b/>
              </w:rPr>
            </w:pPr>
            <w:proofErr w:type="spellStart"/>
            <w:r w:rsidRPr="006B4F91">
              <w:rPr>
                <w:b/>
              </w:rPr>
              <w:t>HHChronic</w:t>
            </w:r>
            <w:r>
              <w:rPr>
                <w:b/>
              </w:rPr>
              <w:t>PSH</w:t>
            </w:r>
            <w:proofErr w:type="spellEnd"/>
          </w:p>
        </w:tc>
      </w:tr>
      <w:tr w:rsidR="007B705B" w14:paraId="7666051B" w14:textId="77777777" w:rsidTr="007B705B">
        <w:trPr>
          <w:cantSplit/>
          <w:trHeight w:val="216"/>
        </w:trPr>
        <w:tc>
          <w:tcPr>
            <w:tcW w:w="9355" w:type="dxa"/>
          </w:tcPr>
          <w:p w14:paraId="575F199A" w14:textId="77777777" w:rsidR="007B705B" w:rsidRPr="006B4F91" w:rsidRDefault="007B705B" w:rsidP="007B705B">
            <w:pPr>
              <w:pStyle w:val="NoSpacing"/>
              <w:rPr>
                <w:b/>
              </w:rPr>
            </w:pPr>
            <w:proofErr w:type="spellStart"/>
            <w:r w:rsidRPr="006B4F91">
              <w:rPr>
                <w:b/>
              </w:rPr>
              <w:t>HHVet</w:t>
            </w:r>
            <w:r>
              <w:rPr>
                <w:b/>
              </w:rPr>
              <w:t>PSH</w:t>
            </w:r>
            <w:proofErr w:type="spellEnd"/>
          </w:p>
        </w:tc>
      </w:tr>
      <w:tr w:rsidR="007B705B" w14:paraId="7778F45F" w14:textId="77777777" w:rsidTr="007B705B">
        <w:trPr>
          <w:cantSplit/>
          <w:trHeight w:val="216"/>
        </w:trPr>
        <w:tc>
          <w:tcPr>
            <w:tcW w:w="9355" w:type="dxa"/>
          </w:tcPr>
          <w:p w14:paraId="42DEC6AF" w14:textId="77777777" w:rsidR="007B705B" w:rsidRPr="006B4F91" w:rsidRDefault="007B705B" w:rsidP="007B705B">
            <w:pPr>
              <w:pStyle w:val="NoSpacing"/>
              <w:rPr>
                <w:b/>
              </w:rPr>
            </w:pPr>
            <w:proofErr w:type="spellStart"/>
            <w:r w:rsidRPr="006B4F91">
              <w:rPr>
                <w:b/>
              </w:rPr>
              <w:t>HHDisability</w:t>
            </w:r>
            <w:r>
              <w:rPr>
                <w:b/>
              </w:rPr>
              <w:t>PSH</w:t>
            </w:r>
            <w:proofErr w:type="spellEnd"/>
          </w:p>
        </w:tc>
      </w:tr>
      <w:tr w:rsidR="007B705B" w14:paraId="261BF220" w14:textId="77777777" w:rsidTr="007B705B">
        <w:trPr>
          <w:cantSplit/>
          <w:trHeight w:val="216"/>
        </w:trPr>
        <w:tc>
          <w:tcPr>
            <w:tcW w:w="9355" w:type="dxa"/>
          </w:tcPr>
          <w:p w14:paraId="7643E7AE" w14:textId="77777777" w:rsidR="007B705B" w:rsidRPr="006B4F91" w:rsidRDefault="007B705B" w:rsidP="007B705B">
            <w:pPr>
              <w:pStyle w:val="NoSpacing"/>
              <w:rPr>
                <w:b/>
              </w:rPr>
            </w:pPr>
            <w:proofErr w:type="spellStart"/>
            <w:r w:rsidRPr="006B4F91">
              <w:rPr>
                <w:b/>
              </w:rPr>
              <w:t>HHFleeingDV</w:t>
            </w:r>
            <w:r>
              <w:rPr>
                <w:b/>
              </w:rPr>
              <w:t>PSH</w:t>
            </w:r>
            <w:proofErr w:type="spellEnd"/>
          </w:p>
        </w:tc>
      </w:tr>
      <w:tr w:rsidR="007B705B" w14:paraId="2AA099E7" w14:textId="77777777" w:rsidTr="007B705B">
        <w:trPr>
          <w:cantSplit/>
          <w:trHeight w:val="216"/>
        </w:trPr>
        <w:tc>
          <w:tcPr>
            <w:tcW w:w="9355" w:type="dxa"/>
          </w:tcPr>
          <w:p w14:paraId="19248F77" w14:textId="77777777" w:rsidR="007B705B" w:rsidRPr="006B4F91" w:rsidRDefault="007B705B" w:rsidP="007B705B">
            <w:pPr>
              <w:pStyle w:val="NoSpacing"/>
              <w:rPr>
                <w:b/>
              </w:rPr>
            </w:pPr>
            <w:proofErr w:type="spellStart"/>
            <w:r w:rsidRPr="006B4F91">
              <w:rPr>
                <w:b/>
              </w:rPr>
              <w:t>HHAdultAge</w:t>
            </w:r>
            <w:r>
              <w:rPr>
                <w:b/>
              </w:rPr>
              <w:t>AOPSH</w:t>
            </w:r>
            <w:proofErr w:type="spellEnd"/>
          </w:p>
        </w:tc>
      </w:tr>
      <w:tr w:rsidR="007B705B" w14:paraId="370E00ED" w14:textId="77777777" w:rsidTr="007B705B">
        <w:trPr>
          <w:cantSplit/>
          <w:trHeight w:val="216"/>
        </w:trPr>
        <w:tc>
          <w:tcPr>
            <w:tcW w:w="9355" w:type="dxa"/>
          </w:tcPr>
          <w:p w14:paraId="6E3D0C4E" w14:textId="77777777" w:rsidR="007B705B" w:rsidRPr="006B4F91" w:rsidRDefault="007B705B" w:rsidP="007B705B">
            <w:pPr>
              <w:pStyle w:val="NoSpacing"/>
              <w:rPr>
                <w:b/>
              </w:rPr>
            </w:pPr>
            <w:proofErr w:type="spellStart"/>
            <w:r>
              <w:rPr>
                <w:b/>
              </w:rPr>
              <w:t>HHAdultAgeACPSH</w:t>
            </w:r>
            <w:proofErr w:type="spellEnd"/>
          </w:p>
        </w:tc>
      </w:tr>
      <w:tr w:rsidR="007B705B" w14:paraId="37722A2C" w14:textId="77777777" w:rsidTr="007B705B">
        <w:trPr>
          <w:cantSplit/>
          <w:trHeight w:val="216"/>
        </w:trPr>
        <w:tc>
          <w:tcPr>
            <w:tcW w:w="9355" w:type="dxa"/>
          </w:tcPr>
          <w:p w14:paraId="2F464FDA" w14:textId="77777777" w:rsidR="007B705B" w:rsidRPr="006B4F91" w:rsidRDefault="007B705B" w:rsidP="007B705B">
            <w:pPr>
              <w:pStyle w:val="NoSpacing"/>
              <w:rPr>
                <w:b/>
              </w:rPr>
            </w:pPr>
            <w:proofErr w:type="spellStart"/>
            <w:r w:rsidRPr="006B4F91">
              <w:rPr>
                <w:b/>
              </w:rPr>
              <w:t>HHParent</w:t>
            </w:r>
            <w:r>
              <w:rPr>
                <w:b/>
              </w:rPr>
              <w:t>PSH</w:t>
            </w:r>
            <w:proofErr w:type="spellEnd"/>
          </w:p>
        </w:tc>
      </w:tr>
      <w:tr w:rsidR="007B705B" w14:paraId="7CB5AB2A" w14:textId="77777777" w:rsidTr="007B705B">
        <w:trPr>
          <w:cantSplit/>
          <w:trHeight w:val="216"/>
        </w:trPr>
        <w:tc>
          <w:tcPr>
            <w:tcW w:w="9355" w:type="dxa"/>
          </w:tcPr>
          <w:p w14:paraId="31C8BADE" w14:textId="77777777" w:rsidR="007B705B" w:rsidRPr="006B4F91" w:rsidRDefault="007B705B" w:rsidP="007B705B">
            <w:pPr>
              <w:pStyle w:val="NoSpacing"/>
              <w:rPr>
                <w:b/>
              </w:rPr>
            </w:pPr>
            <w:r w:rsidRPr="006B4F91">
              <w:rPr>
                <w:b/>
              </w:rPr>
              <w:t>AC3Plus</w:t>
            </w:r>
            <w:r>
              <w:rPr>
                <w:b/>
              </w:rPr>
              <w:t>PSH</w:t>
            </w:r>
          </w:p>
        </w:tc>
      </w:tr>
    </w:tbl>
    <w:p w14:paraId="60746643" w14:textId="77777777" w:rsidR="007B705B" w:rsidRPr="00F163AB" w:rsidRDefault="007B705B" w:rsidP="00437563">
      <w:pPr>
        <w:pStyle w:val="Heading3"/>
      </w:pPr>
      <w:r w:rsidRPr="00553793">
        <w:lastRenderedPageBreak/>
        <w:t>Logic</w:t>
      </w:r>
    </w:p>
    <w:p w14:paraId="6C8409DB" w14:textId="77777777" w:rsidR="007B705B" w:rsidRPr="00437563" w:rsidRDefault="007B705B" w:rsidP="00437563">
      <w:pPr>
        <w:pStyle w:val="Heading4"/>
      </w:pPr>
      <w:proofErr w:type="spellStart"/>
      <w:r w:rsidRPr="00437563">
        <w:t>HHChronicEST</w:t>
      </w:r>
      <w:proofErr w:type="spellEnd"/>
      <w:r w:rsidRPr="00437563">
        <w:t>/RRH/PSH</w:t>
      </w:r>
    </w:p>
    <w:p w14:paraId="207AF785" w14:textId="2B82525D"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chronically homeless households</w:t>
      </w:r>
      <w:r w:rsidR="005F0EFF">
        <w:rPr>
          <w:rFonts w:eastAsia="Times New Roman" w:cstheme="minorHAnsi"/>
        </w:rPr>
        <w:t xml:space="preserve"> – i.e., </w:t>
      </w:r>
      <w:proofErr w:type="spellStart"/>
      <w:r w:rsidR="00147F22">
        <w:rPr>
          <w:rFonts w:eastAsia="Times New Roman" w:cstheme="minorHAnsi"/>
        </w:rPr>
        <w:t>tlsa_</w:t>
      </w:r>
      <w:r w:rsidR="00136EED">
        <w:rPr>
          <w:rFonts w:eastAsia="Times New Roman" w:cstheme="minorHAnsi"/>
        </w:rPr>
        <w:t>HHID.</w:t>
      </w:r>
      <w:r w:rsidR="00136EED" w:rsidRPr="00DE4A2E">
        <w:rPr>
          <w:rFonts w:eastAsia="Times New Roman" w:cstheme="minorHAnsi"/>
          <w:b/>
          <w:bCs/>
        </w:rPr>
        <w:t>HHChronic</w:t>
      </w:r>
      <w:proofErr w:type="spellEnd"/>
      <w:r w:rsidR="00136EED">
        <w:rPr>
          <w:rFonts w:eastAsia="Times New Roman" w:cstheme="minorHAnsi"/>
        </w:rPr>
        <w:t xml:space="preserve"> = 1 </w:t>
      </w:r>
      <w:r w:rsidR="00140182">
        <w:rPr>
          <w:rFonts w:eastAsia="Times New Roman" w:cstheme="minorHAnsi"/>
        </w:rPr>
        <w:t>–</w:t>
      </w:r>
      <w:r w:rsidR="00136EED">
        <w:rPr>
          <w:rFonts w:eastAsia="Times New Roman" w:cstheme="minorHAnsi"/>
        </w:rPr>
        <w:t xml:space="preserve"> </w:t>
      </w:r>
      <w:r w:rsidRPr="00A6067F">
        <w:rPr>
          <w:rFonts w:eastAsia="Times New Roman" w:cstheme="minorHAnsi"/>
        </w:rPr>
        <w:t xml:space="preserve">the logic for the </w:t>
      </w:r>
      <w:proofErr w:type="spellStart"/>
      <w:r>
        <w:rPr>
          <w:b/>
        </w:rPr>
        <w:t>HHChronic</w:t>
      </w:r>
      <w:r w:rsidRPr="00655B0F">
        <w:rPr>
          <w:b/>
        </w:rPr>
        <w:t>EST</w:t>
      </w:r>
      <w:proofErr w:type="spellEnd"/>
      <w:r w:rsidRPr="00A6067F">
        <w:rPr>
          <w:rFonts w:eastAsia="Times New Roman" w:cstheme="minorHAnsi"/>
        </w:rPr>
        <w:t xml:space="preserve">, </w:t>
      </w:r>
      <w:proofErr w:type="spellStart"/>
      <w:r>
        <w:rPr>
          <w:b/>
        </w:rPr>
        <w:t>HHChronic</w:t>
      </w:r>
      <w:r w:rsidRPr="00655B0F">
        <w:rPr>
          <w:b/>
        </w:rPr>
        <w:t>RRH</w:t>
      </w:r>
      <w:proofErr w:type="spellEnd"/>
      <w:r w:rsidRPr="00A6067F">
        <w:rPr>
          <w:rFonts w:eastAsia="Times New Roman" w:cstheme="minorHAnsi"/>
        </w:rPr>
        <w:t xml:space="preserve">, and </w:t>
      </w:r>
      <w:proofErr w:type="spellStart"/>
      <w:r>
        <w:rPr>
          <w:b/>
        </w:rPr>
        <w:t>HHChronic</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0087058C"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3F1E048" w14:textId="1F06DFA0" w:rsidR="00012E0F" w:rsidRDefault="00012E0F" w:rsidP="00012E0F">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 and column values.</w:t>
      </w:r>
    </w:p>
    <w:p w14:paraId="5E678C8B" w14:textId="77777777" w:rsidR="007B705B" w:rsidRPr="00437563" w:rsidRDefault="007B705B" w:rsidP="00437563">
      <w:pPr>
        <w:pStyle w:val="Heading4"/>
      </w:pPr>
      <w:proofErr w:type="spellStart"/>
      <w:r w:rsidRPr="00437563">
        <w:t>HHVetEST</w:t>
      </w:r>
      <w:proofErr w:type="spellEnd"/>
      <w:r w:rsidRPr="00437563">
        <w:t>/RRH/PSH</w:t>
      </w:r>
    </w:p>
    <w:p w14:paraId="458790B4" w14:textId="78DDFBD5"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veteran households</w:t>
      </w:r>
      <w:r w:rsidR="00AE6753">
        <w:rPr>
          <w:rFonts w:eastAsia="Times New Roman" w:cstheme="minorHAnsi"/>
        </w:rPr>
        <w:t xml:space="preserve"> – i.e., </w:t>
      </w:r>
      <w:proofErr w:type="spellStart"/>
      <w:r w:rsidR="00147F22">
        <w:t>tlsa_</w:t>
      </w:r>
      <w:r w:rsidR="00AE6753">
        <w:t>HHID.</w:t>
      </w:r>
      <w:r w:rsidR="00AE6753">
        <w:rPr>
          <w:b/>
          <w:bCs/>
        </w:rPr>
        <w:t>HHVet</w:t>
      </w:r>
      <w:proofErr w:type="spellEnd"/>
      <w:r w:rsidR="00AE6753">
        <w:t xml:space="preserve"> = 1</w:t>
      </w:r>
      <w:r w:rsidR="00694793">
        <w:t xml:space="preserve"> – </w:t>
      </w:r>
      <w:r w:rsidRPr="00A6067F">
        <w:rPr>
          <w:rFonts w:eastAsia="Times New Roman" w:cstheme="minorHAnsi"/>
        </w:rPr>
        <w:t xml:space="preserve">the logic for the </w:t>
      </w:r>
      <w:proofErr w:type="spellStart"/>
      <w:r w:rsidRPr="00655B0F">
        <w:rPr>
          <w:b/>
        </w:rPr>
        <w:t>H</w:t>
      </w:r>
      <w:r w:rsidR="00694793">
        <w:rPr>
          <w:b/>
        </w:rPr>
        <w:t>HVet</w:t>
      </w:r>
      <w:r w:rsidRPr="00655B0F">
        <w:rPr>
          <w:b/>
        </w:rPr>
        <w:t>EST</w:t>
      </w:r>
      <w:proofErr w:type="spellEnd"/>
      <w:r w:rsidRPr="00A6067F">
        <w:rPr>
          <w:rFonts w:eastAsia="Times New Roman" w:cstheme="minorHAnsi"/>
        </w:rPr>
        <w:t xml:space="preserve">, </w:t>
      </w:r>
      <w:proofErr w:type="spellStart"/>
      <w:r w:rsidRPr="00655B0F">
        <w:rPr>
          <w:b/>
        </w:rPr>
        <w:t>H</w:t>
      </w:r>
      <w:r w:rsidR="00694793">
        <w:rPr>
          <w:b/>
        </w:rPr>
        <w:t>HVet</w:t>
      </w:r>
      <w:r w:rsidRPr="00655B0F">
        <w:rPr>
          <w:b/>
        </w:rPr>
        <w:t>RRH</w:t>
      </w:r>
      <w:proofErr w:type="spellEnd"/>
      <w:r w:rsidRPr="00A6067F">
        <w:rPr>
          <w:rFonts w:eastAsia="Times New Roman" w:cstheme="minorHAnsi"/>
        </w:rPr>
        <w:t xml:space="preserve">, and </w:t>
      </w:r>
      <w:proofErr w:type="spellStart"/>
      <w:r w:rsidRPr="00655B0F">
        <w:rPr>
          <w:b/>
        </w:rPr>
        <w:t>H</w:t>
      </w:r>
      <w:r w:rsidR="00694793">
        <w:rPr>
          <w:b/>
        </w:rPr>
        <w:t>HVet</w:t>
      </w:r>
      <w:r w:rsidRPr="00655B0F">
        <w:rPr>
          <w:b/>
        </w:rPr>
        <w:t>PSH</w:t>
      </w:r>
      <w:proofErr w:type="spellEnd"/>
      <w:r w:rsidRPr="00A6067F">
        <w:rPr>
          <w:rFonts w:eastAsia="Times New Roman" w:cstheme="minorHAnsi"/>
        </w:rPr>
        <w:t xml:space="preserve"> columns is identical to the </w:t>
      </w:r>
      <w:proofErr w:type="spellStart"/>
      <w:r w:rsidR="0087058C" w:rsidRPr="0087058C">
        <w:rPr>
          <w:b/>
          <w:bCs/>
        </w:rPr>
        <w:t>HHTypeEST</w:t>
      </w:r>
      <w:proofErr w:type="spellEnd"/>
      <w:r w:rsidR="0087058C">
        <w:rPr>
          <w:b/>
        </w:rPr>
        <w:t>/RRH/PSH</w:t>
      </w:r>
      <w:r w:rsidRPr="00A6067F">
        <w:rPr>
          <w:rFonts w:eastAsia="Times New Roman" w:cstheme="minorHAnsi"/>
        </w:rPr>
        <w:t xml:space="preserve"> columns</w:t>
      </w:r>
      <w:r w:rsidR="004873DC">
        <w:rPr>
          <w:rFonts w:eastAsia="Times New Roman" w:cstheme="minorHAnsi"/>
        </w:rPr>
        <w:t xml:space="preserve">. </w:t>
      </w:r>
    </w:p>
    <w:p w14:paraId="2FDD9F2D" w14:textId="3CE461D0" w:rsidR="00141341" w:rsidRDefault="00141341" w:rsidP="00141341">
      <w:pPr>
        <w:rPr>
          <w:rFonts w:eastAsia="Times New Roman" w:cstheme="minorHAnsi"/>
        </w:rPr>
      </w:pPr>
      <w:r>
        <w:rPr>
          <w:rFonts w:eastAsia="Times New Roman" w:cstheme="minorHAnsi"/>
        </w:rPr>
        <w:t xml:space="preserve">See </w:t>
      </w:r>
      <w:hyperlink w:anchor="_HHTypeEST/RRH/PSH_-_LSAPerson" w:history="1">
        <w:r w:rsidR="00680FBD" w:rsidRPr="007519D6">
          <w:rPr>
            <w:rStyle w:val="Hyperlink"/>
            <w:rFonts w:eastAsia="Times New Roman" w:cstheme="minorHAnsi"/>
          </w:rPr>
          <w:t>section 5.1</w:t>
        </w:r>
        <w:r w:rsidR="00680FBD">
          <w:rPr>
            <w:rStyle w:val="Hyperlink"/>
            <w:rFonts w:eastAsia="Times New Roman" w:cstheme="minorHAnsi"/>
          </w:rPr>
          <w:t>2</w:t>
        </w:r>
      </w:hyperlink>
      <w:r w:rsidR="00680FBD">
        <w:rPr>
          <w:rFonts w:eastAsia="Times New Roman" w:cstheme="minorHAnsi"/>
        </w:rPr>
        <w:t xml:space="preserve"> </w:t>
      </w:r>
      <w:r>
        <w:rPr>
          <w:rFonts w:eastAsia="Times New Roman" w:cstheme="minorHAnsi"/>
        </w:rPr>
        <w:t>for business logic.</w:t>
      </w:r>
    </w:p>
    <w:p w14:paraId="08661953" w14:textId="7E3AC49C" w:rsidR="007B705B" w:rsidRDefault="00F36762" w:rsidP="00DE4A2E">
      <w:r>
        <w:rPr>
          <w:rFonts w:eastAsia="Times New Roman" w:cstheme="minorHAnsi"/>
        </w:rPr>
        <w:t>Because veterans must be adults (</w:t>
      </w:r>
      <w:proofErr w:type="spellStart"/>
      <w:r w:rsidR="009C2E27">
        <w:rPr>
          <w:rFonts w:eastAsia="Times New Roman" w:cstheme="minorHAnsi"/>
        </w:rPr>
        <w:t>tlsa_Person.</w:t>
      </w:r>
      <w:r w:rsidR="009C2E27" w:rsidRPr="009C2E27">
        <w:rPr>
          <w:rFonts w:eastAsia="Times New Roman" w:cstheme="minorHAnsi"/>
          <w:b/>
          <w:bCs/>
        </w:rPr>
        <w:t>VetStatus</w:t>
      </w:r>
      <w:proofErr w:type="spellEnd"/>
      <w:r w:rsidR="009C2E27">
        <w:rPr>
          <w:rFonts w:eastAsia="Times New Roman" w:cstheme="minorHAnsi"/>
        </w:rPr>
        <w:t xml:space="preserve"> </w:t>
      </w:r>
      <w:r w:rsidR="00E85F32">
        <w:rPr>
          <w:rFonts w:eastAsia="Times New Roman" w:cstheme="minorHAnsi"/>
        </w:rPr>
        <w:t>= -1 for all non-adults),</w:t>
      </w:r>
      <w:r w:rsidR="001D4CBD">
        <w:rPr>
          <w:rFonts w:eastAsia="Times New Roman" w:cstheme="minorHAnsi"/>
        </w:rPr>
        <w:t xml:space="preserve"> </w:t>
      </w:r>
      <w:r w:rsidR="001D4CBD" w:rsidRPr="00A6616E">
        <w:rPr>
          <w:bCs/>
        </w:rPr>
        <w:t xml:space="preserve">the list of possible household type combinations does not include </w:t>
      </w:r>
      <w:r w:rsidR="001D4CBD">
        <w:rPr>
          <w:bCs/>
        </w:rPr>
        <w:t>CO households</w:t>
      </w:r>
      <w:r w:rsidR="001D4CBD" w:rsidRPr="00707F24">
        <w:rPr>
          <w:rFonts w:eastAsia="Times New Roman" w:cstheme="minorHAnsi"/>
          <w:bCs/>
        </w:rPr>
        <w:t>:</w:t>
      </w:r>
    </w:p>
    <w:tbl>
      <w:tblPr>
        <w:tblStyle w:val="Style11"/>
        <w:tblW w:w="5001" w:type="pct"/>
        <w:tblLook w:val="04A0" w:firstRow="1" w:lastRow="0" w:firstColumn="1" w:lastColumn="0" w:noHBand="0" w:noVBand="1"/>
      </w:tblPr>
      <w:tblGrid>
        <w:gridCol w:w="1902"/>
        <w:gridCol w:w="5563"/>
        <w:gridCol w:w="1887"/>
      </w:tblGrid>
      <w:tr w:rsidR="00111995" w:rsidRPr="00107D01" w14:paraId="352CFE82" w14:textId="1CD32056"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17" w:type="pct"/>
          </w:tcPr>
          <w:p w14:paraId="4FE64212" w14:textId="77777777" w:rsidR="00111995" w:rsidRPr="008743AE" w:rsidRDefault="00111995" w:rsidP="00111995">
            <w:pPr>
              <w:spacing w:before="0" w:after="0"/>
              <w:rPr>
                <w:rFonts w:cstheme="minorHAnsi"/>
              </w:rPr>
            </w:pPr>
            <w:proofErr w:type="spellStart"/>
            <w:r>
              <w:rPr>
                <w:rFonts w:cstheme="minorHAnsi"/>
              </w:rPr>
              <w:t>HHVetEST</w:t>
            </w:r>
            <w:proofErr w:type="spellEnd"/>
            <w:r>
              <w:rPr>
                <w:rFonts w:cstheme="minorHAnsi"/>
              </w:rPr>
              <w:t>/RRH/PSH</w:t>
            </w:r>
          </w:p>
        </w:tc>
        <w:tc>
          <w:tcPr>
            <w:tcW w:w="2974" w:type="pct"/>
          </w:tcPr>
          <w:p w14:paraId="4F8179DD" w14:textId="77777777"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Household Type(s) for Project Group</w:t>
            </w:r>
          </w:p>
        </w:tc>
        <w:tc>
          <w:tcPr>
            <w:tcW w:w="1009" w:type="pct"/>
          </w:tcPr>
          <w:p w14:paraId="7EBFE1EB" w14:textId="30CB58B4" w:rsidR="00111995" w:rsidRPr="008743AE" w:rsidRDefault="00111995" w:rsidP="00111995">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E05929">
              <w:rPr>
                <w:rFonts w:cstheme="minorHAnsi"/>
              </w:rPr>
              <w:t>HHType</w:t>
            </w:r>
            <w:r>
              <w:rPr>
                <w:rFonts w:cstheme="minorHAnsi"/>
              </w:rPr>
              <w:t>(s)</w:t>
            </w:r>
          </w:p>
        </w:tc>
      </w:tr>
      <w:tr w:rsidR="00111995" w:rsidRPr="006B4F91" w14:paraId="67D78C44" w14:textId="4C60A71C" w:rsidTr="00DE4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A2C984C" w14:textId="77777777" w:rsidR="00111995" w:rsidRPr="006B4F91" w:rsidRDefault="00111995" w:rsidP="00111995">
            <w:pPr>
              <w:spacing w:before="0" w:after="0"/>
              <w:rPr>
                <w:rFonts w:cstheme="minorHAnsi"/>
              </w:rPr>
            </w:pPr>
            <w:r w:rsidRPr="006B4F91">
              <w:rPr>
                <w:rFonts w:cstheme="minorHAnsi"/>
              </w:rPr>
              <w:t>-1</w:t>
            </w:r>
          </w:p>
        </w:tc>
        <w:tc>
          <w:tcPr>
            <w:tcW w:w="2974" w:type="pct"/>
          </w:tcPr>
          <w:p w14:paraId="3BDB51A2"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r>
              <w:rPr>
                <w:rFonts w:cstheme="minorHAnsi"/>
              </w:rPr>
              <w:t>in a veteran household</w:t>
            </w:r>
          </w:p>
        </w:tc>
        <w:tc>
          <w:tcPr>
            <w:tcW w:w="1009" w:type="pct"/>
          </w:tcPr>
          <w:p w14:paraId="3CF3D960" w14:textId="0416CBFC"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111995" w:rsidRPr="006B4F91" w14:paraId="1A4E5435" w14:textId="4C92781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32CF36E" w14:textId="77777777" w:rsidR="00111995" w:rsidRPr="006B4F91" w:rsidRDefault="00111995" w:rsidP="00111995">
            <w:pPr>
              <w:spacing w:before="0" w:after="0"/>
            </w:pPr>
            <w:r w:rsidRPr="006B4F91">
              <w:t>1</w:t>
            </w:r>
          </w:p>
        </w:tc>
        <w:tc>
          <w:tcPr>
            <w:tcW w:w="2974" w:type="pct"/>
          </w:tcPr>
          <w:p w14:paraId="7E839DEC"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009" w:type="pct"/>
          </w:tcPr>
          <w:p w14:paraId="722C06CA" w14:textId="799C26CF"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w:t>
            </w:r>
          </w:p>
        </w:tc>
      </w:tr>
      <w:tr w:rsidR="00111995" w:rsidRPr="006B4F91" w14:paraId="67B0D57C" w14:textId="13C2B410"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A013744" w14:textId="77777777" w:rsidR="00111995" w:rsidRPr="006B4F91" w:rsidRDefault="00111995" w:rsidP="00111995">
            <w:pPr>
              <w:spacing w:before="0" w:after="0"/>
            </w:pPr>
            <w:r w:rsidRPr="006B4F91">
              <w:t>2</w:t>
            </w:r>
          </w:p>
        </w:tc>
        <w:tc>
          <w:tcPr>
            <w:tcW w:w="2974" w:type="pct"/>
          </w:tcPr>
          <w:p w14:paraId="2BB20685"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009" w:type="pct"/>
          </w:tcPr>
          <w:p w14:paraId="7260348B" w14:textId="7689D01A"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w:t>
            </w:r>
          </w:p>
        </w:tc>
      </w:tr>
      <w:tr w:rsidR="00111995" w:rsidRPr="006B4F91" w14:paraId="41F0B1FA" w14:textId="7791E68A"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05FAE698" w14:textId="77777777" w:rsidR="00111995" w:rsidRPr="006B4F91" w:rsidRDefault="00111995" w:rsidP="00111995">
            <w:pPr>
              <w:spacing w:before="0" w:after="0"/>
            </w:pPr>
            <w:r w:rsidRPr="006B4F91">
              <w:t>9</w:t>
            </w:r>
          </w:p>
        </w:tc>
        <w:tc>
          <w:tcPr>
            <w:tcW w:w="2974" w:type="pct"/>
          </w:tcPr>
          <w:p w14:paraId="056D01F4"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UN</w:t>
            </w:r>
          </w:p>
        </w:tc>
        <w:tc>
          <w:tcPr>
            <w:tcW w:w="1009" w:type="pct"/>
          </w:tcPr>
          <w:p w14:paraId="380FFC1A" w14:textId="20016DDB"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99</w:t>
            </w:r>
          </w:p>
        </w:tc>
      </w:tr>
      <w:tr w:rsidR="00111995" w:rsidRPr="006B4F91" w14:paraId="378C4ECF" w14:textId="1B9D066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49E89079" w14:textId="77777777" w:rsidR="00111995" w:rsidRPr="006B4F91" w:rsidRDefault="00111995" w:rsidP="00111995">
            <w:pPr>
              <w:spacing w:before="0" w:after="0"/>
            </w:pPr>
            <w:r w:rsidRPr="006B4F91">
              <w:t>12</w:t>
            </w:r>
          </w:p>
        </w:tc>
        <w:tc>
          <w:tcPr>
            <w:tcW w:w="2974" w:type="pct"/>
          </w:tcPr>
          <w:p w14:paraId="79FB44D3"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AC</w:t>
            </w:r>
          </w:p>
        </w:tc>
        <w:tc>
          <w:tcPr>
            <w:tcW w:w="1009" w:type="pct"/>
          </w:tcPr>
          <w:p w14:paraId="32490354" w14:textId="71E04080"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1 and 2</w:t>
            </w:r>
          </w:p>
        </w:tc>
      </w:tr>
      <w:tr w:rsidR="00111995" w:rsidRPr="006B4F91" w14:paraId="575470D1" w14:textId="58641941"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1CB8344B" w14:textId="77777777" w:rsidR="00111995" w:rsidRPr="006B4F91" w:rsidRDefault="00111995" w:rsidP="00111995">
            <w:pPr>
              <w:spacing w:before="0" w:after="0"/>
            </w:pPr>
            <w:r w:rsidRPr="006B4F91">
              <w:t>19</w:t>
            </w:r>
          </w:p>
        </w:tc>
        <w:tc>
          <w:tcPr>
            <w:tcW w:w="2974" w:type="pct"/>
          </w:tcPr>
          <w:p w14:paraId="61BAD399"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009" w:type="pct"/>
          </w:tcPr>
          <w:p w14:paraId="7BB9329F" w14:textId="43175574"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and 99</w:t>
            </w:r>
          </w:p>
        </w:tc>
      </w:tr>
      <w:tr w:rsidR="00111995" w:rsidRPr="006B4F91" w14:paraId="7DA5CA32" w14:textId="30953EC5"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D78F2C4" w14:textId="77777777" w:rsidR="00111995" w:rsidRPr="006B4F91" w:rsidRDefault="00111995" w:rsidP="00111995">
            <w:pPr>
              <w:spacing w:before="0" w:after="0"/>
            </w:pPr>
            <w:r w:rsidRPr="006B4F91">
              <w:t>29</w:t>
            </w:r>
          </w:p>
        </w:tc>
        <w:tc>
          <w:tcPr>
            <w:tcW w:w="2974" w:type="pct"/>
          </w:tcPr>
          <w:p w14:paraId="0406382D" w14:textId="77777777"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UN</w:t>
            </w:r>
          </w:p>
        </w:tc>
        <w:tc>
          <w:tcPr>
            <w:tcW w:w="1009" w:type="pct"/>
          </w:tcPr>
          <w:p w14:paraId="03DB6938" w14:textId="71360CCB" w:rsidR="00111995" w:rsidRPr="006B4F91" w:rsidRDefault="00111995" w:rsidP="00111995">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2 and 99</w:t>
            </w:r>
          </w:p>
        </w:tc>
      </w:tr>
      <w:tr w:rsidR="00111995" w:rsidRPr="006B4F91" w14:paraId="1D80759C" w14:textId="7A50AF54"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17" w:type="pct"/>
          </w:tcPr>
          <w:p w14:paraId="5C4AD4AD" w14:textId="77777777" w:rsidR="00111995" w:rsidRPr="006B4F91" w:rsidRDefault="00111995" w:rsidP="00111995">
            <w:pPr>
              <w:spacing w:before="0" w:after="0"/>
            </w:pPr>
            <w:r w:rsidRPr="006B4F91">
              <w:t>129</w:t>
            </w:r>
          </w:p>
        </w:tc>
        <w:tc>
          <w:tcPr>
            <w:tcW w:w="2974" w:type="pct"/>
          </w:tcPr>
          <w:p w14:paraId="3DCDDC12" w14:textId="77777777"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UN</w:t>
            </w:r>
          </w:p>
        </w:tc>
        <w:tc>
          <w:tcPr>
            <w:tcW w:w="1009" w:type="pct"/>
          </w:tcPr>
          <w:p w14:paraId="1538EFAC" w14:textId="4195B6CA" w:rsidR="00111995" w:rsidRPr="006B4F91" w:rsidRDefault="00111995" w:rsidP="00111995">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1, 2, and 99</w:t>
            </w:r>
          </w:p>
        </w:tc>
      </w:tr>
    </w:tbl>
    <w:p w14:paraId="642C97B1" w14:textId="77777777" w:rsidR="007B705B" w:rsidRPr="00437563" w:rsidRDefault="007B705B" w:rsidP="00437563">
      <w:pPr>
        <w:pStyle w:val="Heading4"/>
      </w:pPr>
      <w:proofErr w:type="spellStart"/>
      <w:r w:rsidRPr="00437563">
        <w:t>HHDisabilityEST</w:t>
      </w:r>
      <w:proofErr w:type="spellEnd"/>
      <w:r w:rsidRPr="00437563">
        <w:t>/RRH/PSH</w:t>
      </w:r>
    </w:p>
    <w:p w14:paraId="1DC46015" w14:textId="333494C6"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disabled head of household or adult</w:t>
      </w:r>
      <w:r w:rsidR="001A4D9B">
        <w:rPr>
          <w:rFonts w:eastAsia="Times New Roman" w:cstheme="minorHAnsi"/>
        </w:rPr>
        <w:t xml:space="preserve"> </w:t>
      </w:r>
      <w:r w:rsidR="00596D67">
        <w:rPr>
          <w:rFonts w:eastAsia="Times New Roman" w:cstheme="minorHAnsi"/>
        </w:rPr>
        <w:t xml:space="preserve">– i.e., </w:t>
      </w:r>
      <w:proofErr w:type="spellStart"/>
      <w:r w:rsidR="00147F22">
        <w:rPr>
          <w:rFonts w:eastAsia="Times New Roman" w:cstheme="minorHAnsi"/>
        </w:rPr>
        <w:t>tlsa_</w:t>
      </w:r>
      <w:r w:rsidR="00596D67">
        <w:rPr>
          <w:rFonts w:eastAsia="Times New Roman" w:cstheme="minorHAnsi"/>
        </w:rPr>
        <w:t>HHID.</w:t>
      </w:r>
      <w:r w:rsidR="00596D67" w:rsidRPr="00DE4A2E">
        <w:rPr>
          <w:rFonts w:eastAsia="Times New Roman" w:cstheme="minorHAnsi"/>
          <w:b/>
          <w:bCs/>
        </w:rPr>
        <w:t>HHDisability</w:t>
      </w:r>
      <w:proofErr w:type="spellEnd"/>
      <w:r w:rsidR="00596D67">
        <w:rPr>
          <w:rFonts w:eastAsia="Times New Roman" w:cstheme="minorHAnsi"/>
        </w:rPr>
        <w:t xml:space="preserve"> = 1 – </w:t>
      </w:r>
      <w:r w:rsidRPr="00A6067F">
        <w:rPr>
          <w:rFonts w:eastAsia="Times New Roman" w:cstheme="minorHAnsi"/>
        </w:rPr>
        <w:t xml:space="preserve">the logic for the </w:t>
      </w:r>
      <w:proofErr w:type="spellStart"/>
      <w:r>
        <w:rPr>
          <w:b/>
        </w:rPr>
        <w:t>HHDisability</w:t>
      </w:r>
      <w:r w:rsidRPr="00655B0F">
        <w:rPr>
          <w:b/>
        </w:rPr>
        <w:t>EST</w:t>
      </w:r>
      <w:proofErr w:type="spellEnd"/>
      <w:r w:rsidRPr="00A6067F">
        <w:rPr>
          <w:rFonts w:eastAsia="Times New Roman" w:cstheme="minorHAnsi"/>
        </w:rPr>
        <w:t xml:space="preserve">, </w:t>
      </w:r>
      <w:proofErr w:type="spellStart"/>
      <w:r>
        <w:rPr>
          <w:b/>
        </w:rPr>
        <w:t>HHDisability</w:t>
      </w:r>
      <w:r w:rsidRPr="00655B0F">
        <w:rPr>
          <w:b/>
        </w:rPr>
        <w:t>RRH</w:t>
      </w:r>
      <w:proofErr w:type="spellEnd"/>
      <w:r w:rsidRPr="00A6067F">
        <w:rPr>
          <w:rFonts w:eastAsia="Times New Roman" w:cstheme="minorHAnsi"/>
        </w:rPr>
        <w:t xml:space="preserve">, and </w:t>
      </w:r>
      <w:proofErr w:type="spellStart"/>
      <w:r>
        <w:rPr>
          <w:b/>
        </w:rPr>
        <w:t>HHDisability</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A0C93C3" w14:textId="208949E6"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0054595F">
          <w:rPr>
            <w:rStyle w:val="Hyperlink"/>
            <w:rFonts w:eastAsia="Times New Roman" w:cstheme="minorHAnsi"/>
          </w:rPr>
          <w:t>2</w:t>
        </w:r>
      </w:hyperlink>
      <w:r>
        <w:rPr>
          <w:rFonts w:eastAsia="Times New Roman" w:cstheme="minorHAnsi"/>
        </w:rPr>
        <w:t xml:space="preserve"> for business logic and column values.</w:t>
      </w:r>
    </w:p>
    <w:p w14:paraId="6DE95585" w14:textId="77777777" w:rsidR="007B705B" w:rsidRPr="00437563" w:rsidRDefault="007B705B" w:rsidP="00437563">
      <w:pPr>
        <w:pStyle w:val="Heading4"/>
      </w:pPr>
      <w:proofErr w:type="spellStart"/>
      <w:r w:rsidRPr="00437563">
        <w:t>HHFleeingDVEST</w:t>
      </w:r>
      <w:proofErr w:type="spellEnd"/>
      <w:r w:rsidRPr="00437563">
        <w:t>/RRH/PSH</w:t>
      </w:r>
    </w:p>
    <w:p w14:paraId="2B82BFC9" w14:textId="3890F724"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fleeing domestic violence</w:t>
      </w:r>
      <w:r w:rsidR="00415E61">
        <w:rPr>
          <w:rFonts w:eastAsia="Times New Roman" w:cstheme="minorHAnsi"/>
        </w:rPr>
        <w:t xml:space="preserve"> – i.e., </w:t>
      </w:r>
      <w:proofErr w:type="spellStart"/>
      <w:r w:rsidR="00147F22">
        <w:rPr>
          <w:rFonts w:eastAsia="Times New Roman" w:cstheme="minorHAnsi"/>
        </w:rPr>
        <w:t>tlsa_</w:t>
      </w:r>
      <w:r w:rsidR="00415E61">
        <w:rPr>
          <w:rFonts w:eastAsia="Times New Roman" w:cstheme="minorHAnsi"/>
        </w:rPr>
        <w:t>HHID.</w:t>
      </w:r>
      <w:r w:rsidR="00415E61" w:rsidRPr="00A6616E">
        <w:rPr>
          <w:rFonts w:eastAsia="Times New Roman" w:cstheme="minorHAnsi"/>
          <w:b/>
          <w:bCs/>
        </w:rPr>
        <w:t>HH</w:t>
      </w:r>
      <w:r w:rsidR="00415E61">
        <w:rPr>
          <w:rFonts w:eastAsia="Times New Roman" w:cstheme="minorHAnsi"/>
          <w:b/>
          <w:bCs/>
        </w:rPr>
        <w:t>FleeingDV</w:t>
      </w:r>
      <w:proofErr w:type="spellEnd"/>
      <w:r w:rsidR="00415E61">
        <w:rPr>
          <w:rFonts w:eastAsia="Times New Roman" w:cstheme="minorHAnsi"/>
        </w:rPr>
        <w:t xml:space="preserve"> = 1 –</w:t>
      </w:r>
      <w:r w:rsidRPr="00A6067F">
        <w:rPr>
          <w:rFonts w:eastAsia="Times New Roman" w:cstheme="minorHAnsi"/>
        </w:rPr>
        <w:t xml:space="preserve"> the logic for the </w:t>
      </w:r>
      <w:proofErr w:type="spellStart"/>
      <w:r>
        <w:rPr>
          <w:b/>
        </w:rPr>
        <w:t>HHFleeingDV</w:t>
      </w:r>
      <w:r w:rsidRPr="00655B0F">
        <w:rPr>
          <w:b/>
        </w:rPr>
        <w:t>EST</w:t>
      </w:r>
      <w:proofErr w:type="spellEnd"/>
      <w:r w:rsidRPr="00A6067F">
        <w:rPr>
          <w:rFonts w:eastAsia="Times New Roman" w:cstheme="minorHAnsi"/>
        </w:rPr>
        <w:t xml:space="preserve">, </w:t>
      </w:r>
      <w:proofErr w:type="spellStart"/>
      <w:r>
        <w:rPr>
          <w:b/>
        </w:rPr>
        <w:t>HHFleeingDV</w:t>
      </w:r>
      <w:r w:rsidRPr="00655B0F">
        <w:rPr>
          <w:b/>
        </w:rPr>
        <w:t>RRH</w:t>
      </w:r>
      <w:proofErr w:type="spellEnd"/>
      <w:r w:rsidRPr="00A6067F">
        <w:rPr>
          <w:rFonts w:eastAsia="Times New Roman" w:cstheme="minorHAnsi"/>
        </w:rPr>
        <w:t xml:space="preserve">, and </w:t>
      </w:r>
      <w:proofErr w:type="spellStart"/>
      <w:r>
        <w:rPr>
          <w:b/>
        </w:rPr>
        <w:t>HHFleeingDV</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4E1B9BCD" w14:textId="4DE4AE28" w:rsidR="00415E61" w:rsidRDefault="00415E61" w:rsidP="00415E61">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54595F">
          <w:rPr>
            <w:rStyle w:val="Hyperlink"/>
            <w:rFonts w:eastAsia="Times New Roman" w:cstheme="minorHAnsi"/>
          </w:rPr>
          <w:t>2</w:t>
        </w:r>
      </w:hyperlink>
      <w:r>
        <w:rPr>
          <w:rFonts w:eastAsia="Times New Roman" w:cstheme="minorHAnsi"/>
        </w:rPr>
        <w:t xml:space="preserve"> for business logic and column values.</w:t>
      </w:r>
    </w:p>
    <w:p w14:paraId="607115A5" w14:textId="77777777" w:rsidR="007B705B" w:rsidRPr="00437563" w:rsidRDefault="007B705B" w:rsidP="00437563">
      <w:pPr>
        <w:pStyle w:val="Heading4"/>
      </w:pPr>
      <w:proofErr w:type="spellStart"/>
      <w:r w:rsidRPr="00437563">
        <w:t>HHAdultAgeAOEST</w:t>
      </w:r>
      <w:proofErr w:type="spellEnd"/>
      <w:r w:rsidRPr="00437563">
        <w:t>/RRH/PSH</w:t>
      </w:r>
    </w:p>
    <w:p w14:paraId="6D58517A" w14:textId="56BC91B2" w:rsidR="007B705B" w:rsidRDefault="007B705B" w:rsidP="007B705B">
      <w:r>
        <w:t xml:space="preserve">Set </w:t>
      </w:r>
      <w:proofErr w:type="spellStart"/>
      <w:r w:rsidR="00D979B0">
        <w:t>tlsa_Person</w:t>
      </w:r>
      <w:r>
        <w:t>.</w:t>
      </w:r>
      <w:r w:rsidRPr="005F4836">
        <w:rPr>
          <w:b/>
          <w:bCs/>
        </w:rPr>
        <w:t>HHAdultAgeAOEST</w:t>
      </w:r>
      <w:proofErr w:type="spellEnd"/>
      <w:r w:rsidRPr="005F4836">
        <w:rPr>
          <w:b/>
          <w:bCs/>
        </w:rPr>
        <w:t>/RRH/PSH</w:t>
      </w:r>
      <w:r>
        <w:t xml:space="preserve"> based on the first of the criteria below where </w:t>
      </w:r>
    </w:p>
    <w:p w14:paraId="703A9CCB" w14:textId="049DC8BD"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1; and</w:t>
      </w:r>
    </w:p>
    <w:p w14:paraId="139E121B" w14:textId="77777777" w:rsidR="007B705B" w:rsidRDefault="007B705B" w:rsidP="007B705B">
      <w:pPr>
        <w:pStyle w:val="ListParagraph"/>
      </w:pPr>
      <w:r>
        <w:t>Project type is consistent with project group:</w:t>
      </w:r>
    </w:p>
    <w:p w14:paraId="3229611D" w14:textId="46D76A5F" w:rsidR="007B705B" w:rsidRDefault="007B705B" w:rsidP="0030608E">
      <w:pPr>
        <w:pStyle w:val="ListParagraph"/>
        <w:numPr>
          <w:ilvl w:val="0"/>
          <w:numId w:val="66"/>
        </w:numPr>
        <w:spacing w:before="0"/>
      </w:pPr>
      <w:bookmarkStart w:id="905" w:name="_Hlk43369935"/>
      <w:r>
        <w:t xml:space="preserve">EST - </w:t>
      </w:r>
      <w:r w:rsidRPr="0054595F">
        <w:rPr>
          <w:b/>
          <w:bCs/>
        </w:rPr>
        <w:t>ProjectType</w:t>
      </w:r>
      <w:r>
        <w:t xml:space="preserve"> in (1,2,8)</w:t>
      </w:r>
    </w:p>
    <w:p w14:paraId="787F5E10" w14:textId="3A768564" w:rsidR="007B705B" w:rsidRDefault="007B705B" w:rsidP="0030608E">
      <w:pPr>
        <w:pStyle w:val="ListParagraph"/>
        <w:numPr>
          <w:ilvl w:val="0"/>
          <w:numId w:val="66"/>
        </w:numPr>
        <w:spacing w:before="0"/>
      </w:pPr>
      <w:r>
        <w:t xml:space="preserve">RRH - </w:t>
      </w:r>
      <w:r w:rsidRPr="0054595F">
        <w:rPr>
          <w:b/>
          <w:bCs/>
        </w:rPr>
        <w:t>ProjectType</w:t>
      </w:r>
      <w:r>
        <w:t xml:space="preserve"> = 13</w:t>
      </w:r>
    </w:p>
    <w:p w14:paraId="4948856C" w14:textId="060E9D58" w:rsidR="007B705B" w:rsidRDefault="007B705B"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36C4170"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bookmarkEnd w:id="905"/>
          <w:p w14:paraId="7E335294" w14:textId="77777777" w:rsidR="007B705B" w:rsidRDefault="007B705B" w:rsidP="007B705B">
            <w:pPr>
              <w:pStyle w:val="NoSpacing"/>
            </w:pPr>
            <w:r>
              <w:lastRenderedPageBreak/>
              <w:t>Priority</w:t>
            </w:r>
          </w:p>
        </w:tc>
        <w:tc>
          <w:tcPr>
            <w:tcW w:w="1805" w:type="dxa"/>
          </w:tcPr>
          <w:p w14:paraId="11F3E983" w14:textId="3876EFDA" w:rsidR="007B705B" w:rsidRPr="009A182F" w:rsidRDefault="00147F22" w:rsidP="007B705B">
            <w:pPr>
              <w:pStyle w:val="NoSpacing"/>
            </w:pPr>
            <w:proofErr w:type="spellStart"/>
            <w:r>
              <w:t>tlsa_</w:t>
            </w:r>
            <w:r w:rsidR="00FC65E4">
              <w:t>HHID</w:t>
            </w:r>
            <w:proofErr w:type="spellEnd"/>
          </w:p>
        </w:tc>
        <w:tc>
          <w:tcPr>
            <w:tcW w:w="2856" w:type="dxa"/>
          </w:tcPr>
          <w:p w14:paraId="5551EFE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601F6777"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2B173018" w14:textId="77777777" w:rsidR="007B705B" w:rsidRPr="008F2C7B" w:rsidRDefault="007B705B" w:rsidP="0088191A">
            <w:pPr>
              <w:pStyle w:val="NoSpacing"/>
              <w:rPr>
                <w:bCs/>
              </w:rPr>
            </w:pPr>
            <w:r w:rsidRPr="008F2C7B">
              <w:rPr>
                <w:bCs/>
              </w:rPr>
              <w:t>1</w:t>
            </w:r>
          </w:p>
        </w:tc>
        <w:tc>
          <w:tcPr>
            <w:tcW w:w="1805" w:type="dxa"/>
          </w:tcPr>
          <w:p w14:paraId="339CCA5B"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210BE365" w14:textId="77777777" w:rsidR="007B705B" w:rsidRPr="009A182F" w:rsidRDefault="007B705B" w:rsidP="007B705B">
            <w:pPr>
              <w:pStyle w:val="NoSpacing"/>
            </w:pPr>
            <w:r>
              <w:t xml:space="preserve">18 </w:t>
            </w:r>
          </w:p>
        </w:tc>
      </w:tr>
      <w:tr w:rsidR="007B705B" w:rsidRPr="009A182F" w14:paraId="0B55E653"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FD12EE7" w14:textId="77777777" w:rsidR="007B705B" w:rsidRPr="008F2C7B" w:rsidRDefault="007B705B" w:rsidP="0088191A">
            <w:pPr>
              <w:pStyle w:val="NoSpacing"/>
              <w:rPr>
                <w:bCs/>
              </w:rPr>
            </w:pPr>
            <w:r w:rsidRPr="008F2C7B">
              <w:rPr>
                <w:bCs/>
              </w:rPr>
              <w:t>2</w:t>
            </w:r>
          </w:p>
        </w:tc>
        <w:tc>
          <w:tcPr>
            <w:tcW w:w="1805" w:type="dxa"/>
          </w:tcPr>
          <w:p w14:paraId="07011243"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4F264C9C" w14:textId="77777777" w:rsidR="007B705B" w:rsidRDefault="007B705B" w:rsidP="007B705B">
            <w:pPr>
              <w:pStyle w:val="NoSpacing"/>
            </w:pPr>
            <w:r>
              <w:t>24</w:t>
            </w:r>
          </w:p>
        </w:tc>
      </w:tr>
      <w:tr w:rsidR="007B705B" w:rsidRPr="009A182F" w14:paraId="3B28A78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971B5F9" w14:textId="77777777" w:rsidR="007B705B" w:rsidRPr="008F2C7B" w:rsidRDefault="007B705B" w:rsidP="0088191A">
            <w:pPr>
              <w:pStyle w:val="NoSpacing"/>
              <w:rPr>
                <w:bCs/>
              </w:rPr>
            </w:pPr>
            <w:r w:rsidRPr="008F2C7B">
              <w:rPr>
                <w:bCs/>
              </w:rPr>
              <w:t>3</w:t>
            </w:r>
          </w:p>
        </w:tc>
        <w:tc>
          <w:tcPr>
            <w:tcW w:w="1805" w:type="dxa"/>
          </w:tcPr>
          <w:p w14:paraId="1A5EF7A9"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484FDEF1" w14:textId="77777777" w:rsidR="007B705B" w:rsidRDefault="007B705B" w:rsidP="007B705B">
            <w:pPr>
              <w:pStyle w:val="NoSpacing"/>
            </w:pPr>
            <w:r>
              <w:t xml:space="preserve">55 </w:t>
            </w:r>
          </w:p>
        </w:tc>
      </w:tr>
      <w:tr w:rsidR="007B705B" w:rsidRPr="009A182F" w14:paraId="01219C28"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21AEE58B" w14:textId="77777777" w:rsidR="007B705B" w:rsidRPr="008F2C7B" w:rsidRDefault="007B705B" w:rsidP="0088191A">
            <w:pPr>
              <w:pStyle w:val="NoSpacing"/>
              <w:rPr>
                <w:bCs/>
              </w:rPr>
            </w:pPr>
            <w:r w:rsidRPr="008F2C7B">
              <w:rPr>
                <w:bCs/>
              </w:rPr>
              <w:t>4</w:t>
            </w:r>
          </w:p>
        </w:tc>
        <w:tc>
          <w:tcPr>
            <w:tcW w:w="1805" w:type="dxa"/>
          </w:tcPr>
          <w:p w14:paraId="4DA8CBA1"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5F98B9ED" w14:textId="77777777" w:rsidR="007B705B" w:rsidRDefault="007B705B" w:rsidP="007B705B">
            <w:pPr>
              <w:pStyle w:val="NoSpacing"/>
            </w:pPr>
            <w:r>
              <w:t>25</w:t>
            </w:r>
          </w:p>
        </w:tc>
      </w:tr>
      <w:tr w:rsidR="007B705B" w:rsidRPr="009A182F" w14:paraId="15DC7435"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017062F5" w14:textId="77777777" w:rsidR="007B705B" w:rsidRPr="008005D4" w:rsidRDefault="007B705B" w:rsidP="0088191A">
            <w:pPr>
              <w:pStyle w:val="NoSpacing"/>
              <w:rPr>
                <w:bCs/>
              </w:rPr>
            </w:pPr>
            <w:r w:rsidRPr="002C543B">
              <w:rPr>
                <w:bCs/>
              </w:rPr>
              <w:t>5</w:t>
            </w:r>
          </w:p>
        </w:tc>
        <w:tc>
          <w:tcPr>
            <w:tcW w:w="1805" w:type="dxa"/>
          </w:tcPr>
          <w:p w14:paraId="4F90FBDD" w14:textId="77777777" w:rsidR="007B705B" w:rsidRPr="00A754F7" w:rsidRDefault="007B705B" w:rsidP="007B705B">
            <w:pPr>
              <w:pStyle w:val="NoSpacing"/>
            </w:pPr>
            <w:r>
              <w:t>(any other)</w:t>
            </w:r>
          </w:p>
        </w:tc>
        <w:tc>
          <w:tcPr>
            <w:tcW w:w="2856" w:type="dxa"/>
          </w:tcPr>
          <w:p w14:paraId="081B2EBB" w14:textId="77777777" w:rsidR="007B705B" w:rsidRDefault="007B705B" w:rsidP="007B705B">
            <w:pPr>
              <w:pStyle w:val="NoSpacing"/>
            </w:pPr>
            <w:r>
              <w:t>-1</w:t>
            </w:r>
          </w:p>
        </w:tc>
      </w:tr>
    </w:tbl>
    <w:p w14:paraId="4562D88A" w14:textId="77777777" w:rsidR="007B705B" w:rsidRPr="00437563" w:rsidRDefault="007B705B" w:rsidP="00437563">
      <w:pPr>
        <w:pStyle w:val="Heading4"/>
      </w:pPr>
      <w:proofErr w:type="spellStart"/>
      <w:r w:rsidRPr="00437563">
        <w:t>HHAdultAgeACEST</w:t>
      </w:r>
      <w:proofErr w:type="spellEnd"/>
      <w:r w:rsidRPr="00437563">
        <w:t>/RRH/PSH</w:t>
      </w:r>
    </w:p>
    <w:p w14:paraId="7C1A0450" w14:textId="76E7C21F" w:rsidR="007B705B" w:rsidRDefault="007B705B" w:rsidP="007B705B">
      <w:r>
        <w:t xml:space="preserve">Set </w:t>
      </w:r>
      <w:proofErr w:type="spellStart"/>
      <w:r w:rsidR="00D979B0">
        <w:t>tlsa_Person</w:t>
      </w:r>
      <w:r>
        <w:t>.</w:t>
      </w:r>
      <w:r w:rsidRPr="006B4F91">
        <w:rPr>
          <w:b/>
          <w:bCs/>
        </w:rPr>
        <w:t>HHAdultAgeA</w:t>
      </w:r>
      <w:r>
        <w:rPr>
          <w:b/>
          <w:bCs/>
        </w:rPr>
        <w:t>C</w:t>
      </w:r>
      <w:r w:rsidRPr="006B4F91">
        <w:rPr>
          <w:b/>
          <w:bCs/>
        </w:rPr>
        <w:t>EST</w:t>
      </w:r>
      <w:proofErr w:type="spellEnd"/>
      <w:r w:rsidRPr="006B4F91">
        <w:rPr>
          <w:b/>
          <w:bCs/>
        </w:rPr>
        <w:t>/RRH/PSH</w:t>
      </w:r>
      <w:r>
        <w:t xml:space="preserve"> based on the first of the criteria below where </w:t>
      </w:r>
    </w:p>
    <w:p w14:paraId="0D247DA2" w14:textId="7264911B" w:rsidR="007B705B" w:rsidRDefault="00147F22" w:rsidP="007B705B">
      <w:pPr>
        <w:pStyle w:val="ListParagraph"/>
      </w:pPr>
      <w:proofErr w:type="spellStart"/>
      <w:r>
        <w:t>tlsa_</w:t>
      </w:r>
      <w:r w:rsidR="00FC65E4">
        <w:t>HHID</w:t>
      </w:r>
      <w:r w:rsidR="007B705B">
        <w:t>.</w:t>
      </w:r>
      <w:r w:rsidRPr="00147F22">
        <w:rPr>
          <w:b/>
          <w:bCs/>
        </w:rPr>
        <w:t>Active</w:t>
      </w:r>
      <w:r w:rsidRPr="00B5418A">
        <w:rPr>
          <w:b/>
          <w:bCs/>
        </w:rPr>
        <w:t>HHType</w:t>
      </w:r>
      <w:proofErr w:type="spellEnd"/>
      <w:r>
        <w:t xml:space="preserve"> </w:t>
      </w:r>
      <w:r w:rsidR="007B705B">
        <w:t>= 2; and</w:t>
      </w:r>
    </w:p>
    <w:p w14:paraId="4BF45A09" w14:textId="77777777" w:rsidR="007B705B" w:rsidRDefault="007B705B" w:rsidP="007B705B">
      <w:pPr>
        <w:pStyle w:val="ListParagraph"/>
      </w:pPr>
      <w:r>
        <w:t>Project type is consistent with project group:</w:t>
      </w:r>
    </w:p>
    <w:p w14:paraId="1C43C62D" w14:textId="77777777" w:rsidR="0054595F" w:rsidRDefault="0054595F" w:rsidP="0030608E">
      <w:pPr>
        <w:pStyle w:val="ListParagraph"/>
        <w:numPr>
          <w:ilvl w:val="0"/>
          <w:numId w:val="66"/>
        </w:numPr>
        <w:spacing w:before="0"/>
      </w:pPr>
      <w:r>
        <w:t xml:space="preserve">EST - </w:t>
      </w:r>
      <w:r w:rsidRPr="0054595F">
        <w:rPr>
          <w:b/>
          <w:bCs/>
        </w:rPr>
        <w:t>ProjectType</w:t>
      </w:r>
      <w:r>
        <w:t xml:space="preserve"> in (1,2,8)</w:t>
      </w:r>
    </w:p>
    <w:p w14:paraId="6F166238" w14:textId="77777777" w:rsidR="0054595F" w:rsidRDefault="0054595F" w:rsidP="0030608E">
      <w:pPr>
        <w:pStyle w:val="ListParagraph"/>
        <w:numPr>
          <w:ilvl w:val="0"/>
          <w:numId w:val="66"/>
        </w:numPr>
        <w:spacing w:before="0"/>
      </w:pPr>
      <w:r>
        <w:t xml:space="preserve">RRH - </w:t>
      </w:r>
      <w:r w:rsidRPr="0054595F">
        <w:rPr>
          <w:b/>
          <w:bCs/>
        </w:rPr>
        <w:t>ProjectType</w:t>
      </w:r>
      <w:r>
        <w:t xml:space="preserve"> = 13</w:t>
      </w:r>
    </w:p>
    <w:p w14:paraId="48C2EF30" w14:textId="77777777" w:rsidR="0054595F" w:rsidRDefault="0054595F" w:rsidP="0030608E">
      <w:pPr>
        <w:pStyle w:val="ListParagraph"/>
        <w:numPr>
          <w:ilvl w:val="0"/>
          <w:numId w:val="66"/>
        </w:numPr>
        <w:spacing w:before="0"/>
      </w:pPr>
      <w:r>
        <w:t xml:space="preserve">PSH - </w:t>
      </w:r>
      <w:r w:rsidRPr="0054595F">
        <w:rPr>
          <w:b/>
          <w:bCs/>
        </w:rPr>
        <w:t>ProjectType</w:t>
      </w:r>
      <w:r>
        <w:t xml:space="preserve"> = 3</w:t>
      </w:r>
    </w:p>
    <w:tbl>
      <w:tblPr>
        <w:tblStyle w:val="Style11"/>
        <w:tblW w:w="0" w:type="auto"/>
        <w:tblLook w:val="0420" w:firstRow="1" w:lastRow="0" w:firstColumn="0" w:lastColumn="0" w:noHBand="0" w:noVBand="1"/>
      </w:tblPr>
      <w:tblGrid>
        <w:gridCol w:w="935"/>
        <w:gridCol w:w="1805"/>
        <w:gridCol w:w="2856"/>
      </w:tblGrid>
      <w:tr w:rsidR="007B705B" w:rsidRPr="009A182F" w14:paraId="48AC5433"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tcW w:w="935" w:type="dxa"/>
          </w:tcPr>
          <w:p w14:paraId="356AC064" w14:textId="77777777" w:rsidR="007B705B" w:rsidRDefault="007B705B" w:rsidP="007B705B">
            <w:pPr>
              <w:pStyle w:val="NoSpacing"/>
            </w:pPr>
            <w:r>
              <w:t>Priority</w:t>
            </w:r>
          </w:p>
        </w:tc>
        <w:tc>
          <w:tcPr>
            <w:tcW w:w="1805" w:type="dxa"/>
          </w:tcPr>
          <w:p w14:paraId="5B639B43" w14:textId="7FCDED0F" w:rsidR="007B705B" w:rsidRPr="009A182F" w:rsidRDefault="00147F22" w:rsidP="007B705B">
            <w:pPr>
              <w:pStyle w:val="NoSpacing"/>
            </w:pPr>
            <w:proofErr w:type="spellStart"/>
            <w:r>
              <w:t>tlsa_</w:t>
            </w:r>
            <w:r w:rsidR="00FC65E4">
              <w:t>HHID</w:t>
            </w:r>
            <w:proofErr w:type="spellEnd"/>
          </w:p>
        </w:tc>
        <w:tc>
          <w:tcPr>
            <w:tcW w:w="2856" w:type="dxa"/>
          </w:tcPr>
          <w:p w14:paraId="17483880" w14:textId="77777777" w:rsidR="007B705B" w:rsidRPr="009A182F" w:rsidRDefault="007B705B" w:rsidP="007B705B">
            <w:pPr>
              <w:pStyle w:val="NoSpacing"/>
            </w:pPr>
            <w:proofErr w:type="spellStart"/>
            <w:r w:rsidRPr="002E318E">
              <w:t>HHAdultAge</w:t>
            </w:r>
            <w:r>
              <w:t>AOEST</w:t>
            </w:r>
            <w:proofErr w:type="spellEnd"/>
            <w:r>
              <w:t>/RRH/PSH</w:t>
            </w:r>
          </w:p>
        </w:tc>
      </w:tr>
      <w:tr w:rsidR="007B705B" w:rsidRPr="009A182F" w14:paraId="7C69AD1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627103B" w14:textId="77777777" w:rsidR="007B705B" w:rsidRPr="002F0D32" w:rsidRDefault="007B705B" w:rsidP="0088191A">
            <w:pPr>
              <w:pStyle w:val="NoSpacing"/>
              <w:rPr>
                <w:bCs/>
              </w:rPr>
            </w:pPr>
            <w:r w:rsidRPr="002F0D32">
              <w:rPr>
                <w:bCs/>
              </w:rPr>
              <w:t>1</w:t>
            </w:r>
          </w:p>
        </w:tc>
        <w:tc>
          <w:tcPr>
            <w:tcW w:w="1805" w:type="dxa"/>
          </w:tcPr>
          <w:p w14:paraId="73A669E4" w14:textId="77777777" w:rsidR="007B705B" w:rsidRPr="009A182F" w:rsidRDefault="007B705B" w:rsidP="007B705B">
            <w:pPr>
              <w:pStyle w:val="NoSpacing"/>
            </w:pPr>
            <w:proofErr w:type="spellStart"/>
            <w:r w:rsidRPr="002E318E">
              <w:rPr>
                <w:b/>
              </w:rPr>
              <w:t>HHAdultAge</w:t>
            </w:r>
            <w:proofErr w:type="spellEnd"/>
            <w:r>
              <w:t xml:space="preserve"> = 18</w:t>
            </w:r>
          </w:p>
        </w:tc>
        <w:tc>
          <w:tcPr>
            <w:tcW w:w="2856" w:type="dxa"/>
          </w:tcPr>
          <w:p w14:paraId="52395473" w14:textId="77777777" w:rsidR="007B705B" w:rsidRPr="009A182F" w:rsidRDefault="007B705B" w:rsidP="007B705B">
            <w:pPr>
              <w:pStyle w:val="NoSpacing"/>
            </w:pPr>
            <w:r>
              <w:t xml:space="preserve">18 </w:t>
            </w:r>
          </w:p>
        </w:tc>
      </w:tr>
      <w:tr w:rsidR="007B705B" w14:paraId="1A03BA49"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7D227271" w14:textId="77777777" w:rsidR="007B705B" w:rsidRPr="002F0D32" w:rsidRDefault="007B705B" w:rsidP="0088191A">
            <w:pPr>
              <w:pStyle w:val="NoSpacing"/>
              <w:rPr>
                <w:bCs/>
              </w:rPr>
            </w:pPr>
            <w:r w:rsidRPr="002F0D32">
              <w:rPr>
                <w:bCs/>
              </w:rPr>
              <w:t>2</w:t>
            </w:r>
          </w:p>
        </w:tc>
        <w:tc>
          <w:tcPr>
            <w:tcW w:w="1805" w:type="dxa"/>
          </w:tcPr>
          <w:p w14:paraId="2D8D5BA7" w14:textId="77777777" w:rsidR="007B705B" w:rsidRPr="00A754F7" w:rsidRDefault="007B705B" w:rsidP="007B705B">
            <w:pPr>
              <w:pStyle w:val="NoSpacing"/>
              <w:rPr>
                <w:i/>
              </w:rPr>
            </w:pPr>
            <w:proofErr w:type="spellStart"/>
            <w:r w:rsidRPr="002E318E">
              <w:rPr>
                <w:b/>
              </w:rPr>
              <w:t>HHAdultAge</w:t>
            </w:r>
            <w:proofErr w:type="spellEnd"/>
            <w:r>
              <w:t xml:space="preserve"> = 24</w:t>
            </w:r>
          </w:p>
        </w:tc>
        <w:tc>
          <w:tcPr>
            <w:tcW w:w="2856" w:type="dxa"/>
          </w:tcPr>
          <w:p w14:paraId="2301E039" w14:textId="77777777" w:rsidR="007B705B" w:rsidRDefault="007B705B" w:rsidP="007B705B">
            <w:pPr>
              <w:pStyle w:val="NoSpacing"/>
            </w:pPr>
            <w:r>
              <w:t>24</w:t>
            </w:r>
          </w:p>
        </w:tc>
      </w:tr>
      <w:tr w:rsidR="007B705B" w14:paraId="4CE8D771"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1C0E3240" w14:textId="77777777" w:rsidR="007B705B" w:rsidRPr="002F0D32" w:rsidRDefault="007B705B" w:rsidP="0088191A">
            <w:pPr>
              <w:pStyle w:val="NoSpacing"/>
              <w:rPr>
                <w:bCs/>
              </w:rPr>
            </w:pPr>
            <w:r w:rsidRPr="002F0D32">
              <w:rPr>
                <w:bCs/>
              </w:rPr>
              <w:t>3</w:t>
            </w:r>
          </w:p>
        </w:tc>
        <w:tc>
          <w:tcPr>
            <w:tcW w:w="1805" w:type="dxa"/>
          </w:tcPr>
          <w:p w14:paraId="67AA8FC6" w14:textId="77777777" w:rsidR="007B705B" w:rsidRPr="00C234F9" w:rsidRDefault="007B705B" w:rsidP="007B705B">
            <w:pPr>
              <w:pStyle w:val="NoSpacing"/>
              <w:rPr>
                <w:i/>
              </w:rPr>
            </w:pPr>
            <w:proofErr w:type="spellStart"/>
            <w:r w:rsidRPr="002E318E">
              <w:rPr>
                <w:b/>
              </w:rPr>
              <w:t>HHAdultAge</w:t>
            </w:r>
            <w:proofErr w:type="spellEnd"/>
            <w:r>
              <w:t xml:space="preserve"> = 55</w:t>
            </w:r>
          </w:p>
        </w:tc>
        <w:tc>
          <w:tcPr>
            <w:tcW w:w="2856" w:type="dxa"/>
          </w:tcPr>
          <w:p w14:paraId="155A868F" w14:textId="77777777" w:rsidR="007B705B" w:rsidRDefault="007B705B" w:rsidP="007B705B">
            <w:pPr>
              <w:pStyle w:val="NoSpacing"/>
            </w:pPr>
            <w:r>
              <w:t xml:space="preserve">55 </w:t>
            </w:r>
          </w:p>
        </w:tc>
      </w:tr>
      <w:tr w:rsidR="007B705B" w14:paraId="3734862B" w14:textId="77777777" w:rsidTr="007B705B">
        <w:trPr>
          <w:cnfStyle w:val="000000010000" w:firstRow="0" w:lastRow="0" w:firstColumn="0" w:lastColumn="0" w:oddVBand="0" w:evenVBand="0" w:oddHBand="0" w:evenHBand="1" w:firstRowFirstColumn="0" w:firstRowLastColumn="0" w:lastRowFirstColumn="0" w:lastRowLastColumn="0"/>
          <w:cantSplit/>
          <w:trHeight w:val="216"/>
        </w:trPr>
        <w:tc>
          <w:tcPr>
            <w:tcW w:w="935" w:type="dxa"/>
          </w:tcPr>
          <w:p w14:paraId="1B9DEC6F" w14:textId="77777777" w:rsidR="007B705B" w:rsidRPr="002F0D32" w:rsidRDefault="007B705B" w:rsidP="0088191A">
            <w:pPr>
              <w:pStyle w:val="NoSpacing"/>
              <w:rPr>
                <w:bCs/>
              </w:rPr>
            </w:pPr>
            <w:r w:rsidRPr="002F0D32">
              <w:rPr>
                <w:bCs/>
              </w:rPr>
              <w:t>4</w:t>
            </w:r>
          </w:p>
        </w:tc>
        <w:tc>
          <w:tcPr>
            <w:tcW w:w="1805" w:type="dxa"/>
          </w:tcPr>
          <w:p w14:paraId="148424C3" w14:textId="77777777" w:rsidR="007B705B" w:rsidRPr="00C234F9" w:rsidRDefault="007B705B" w:rsidP="007B705B">
            <w:pPr>
              <w:pStyle w:val="NoSpacing"/>
              <w:rPr>
                <w:i/>
              </w:rPr>
            </w:pPr>
            <w:proofErr w:type="spellStart"/>
            <w:r w:rsidRPr="002E318E">
              <w:rPr>
                <w:b/>
              </w:rPr>
              <w:t>HHAdultAge</w:t>
            </w:r>
            <w:proofErr w:type="spellEnd"/>
            <w:r>
              <w:t xml:space="preserve"> = 25</w:t>
            </w:r>
          </w:p>
        </w:tc>
        <w:tc>
          <w:tcPr>
            <w:tcW w:w="2856" w:type="dxa"/>
          </w:tcPr>
          <w:p w14:paraId="2C82F66D" w14:textId="77777777" w:rsidR="007B705B" w:rsidRDefault="007B705B" w:rsidP="007B705B">
            <w:pPr>
              <w:pStyle w:val="NoSpacing"/>
            </w:pPr>
            <w:r>
              <w:t>25</w:t>
            </w:r>
          </w:p>
        </w:tc>
      </w:tr>
      <w:tr w:rsidR="007B705B" w14:paraId="3A323C58" w14:textId="77777777" w:rsidTr="007B705B">
        <w:trPr>
          <w:cnfStyle w:val="000000100000" w:firstRow="0" w:lastRow="0" w:firstColumn="0" w:lastColumn="0" w:oddVBand="0" w:evenVBand="0" w:oddHBand="1" w:evenHBand="0" w:firstRowFirstColumn="0" w:firstRowLastColumn="0" w:lastRowFirstColumn="0" w:lastRowLastColumn="0"/>
          <w:cantSplit/>
          <w:trHeight w:val="216"/>
        </w:trPr>
        <w:tc>
          <w:tcPr>
            <w:tcW w:w="935" w:type="dxa"/>
          </w:tcPr>
          <w:p w14:paraId="750BFFE7" w14:textId="77777777" w:rsidR="007B705B" w:rsidRPr="002F0D32" w:rsidRDefault="007B705B" w:rsidP="0088191A">
            <w:pPr>
              <w:pStyle w:val="NoSpacing"/>
              <w:rPr>
                <w:bCs/>
              </w:rPr>
            </w:pPr>
            <w:r w:rsidRPr="002F0D32">
              <w:rPr>
                <w:bCs/>
              </w:rPr>
              <w:t>5</w:t>
            </w:r>
          </w:p>
        </w:tc>
        <w:tc>
          <w:tcPr>
            <w:tcW w:w="1805" w:type="dxa"/>
          </w:tcPr>
          <w:p w14:paraId="68652A6A" w14:textId="77777777" w:rsidR="007B705B" w:rsidRPr="00A754F7" w:rsidRDefault="007B705B" w:rsidP="007B705B">
            <w:pPr>
              <w:pStyle w:val="NoSpacing"/>
            </w:pPr>
            <w:r>
              <w:t>(any other)</w:t>
            </w:r>
          </w:p>
        </w:tc>
        <w:tc>
          <w:tcPr>
            <w:tcW w:w="2856" w:type="dxa"/>
          </w:tcPr>
          <w:p w14:paraId="0C191B1F" w14:textId="77777777" w:rsidR="007B705B" w:rsidRDefault="007B705B" w:rsidP="007B705B">
            <w:pPr>
              <w:pStyle w:val="NoSpacing"/>
            </w:pPr>
            <w:r>
              <w:t>-1</w:t>
            </w:r>
          </w:p>
        </w:tc>
      </w:tr>
    </w:tbl>
    <w:p w14:paraId="3441CBC5" w14:textId="77777777" w:rsidR="007B705B" w:rsidRPr="00437563" w:rsidRDefault="007B705B" w:rsidP="00437563">
      <w:pPr>
        <w:pStyle w:val="Heading4"/>
      </w:pPr>
      <w:proofErr w:type="spellStart"/>
      <w:r w:rsidRPr="00437563">
        <w:t>HHParentEST</w:t>
      </w:r>
      <w:proofErr w:type="spellEnd"/>
      <w:r w:rsidRPr="00437563">
        <w:t>/RRH/PSH</w:t>
      </w:r>
    </w:p>
    <w:p w14:paraId="5B330933" w14:textId="478B36DE" w:rsidR="007B705B" w:rsidRDefault="007B705B" w:rsidP="007B705B">
      <w:pPr>
        <w:rPr>
          <w:rFonts w:eastAsia="Times New Roman" w:cstheme="minorHAnsi"/>
        </w:rPr>
      </w:pPr>
      <w:r>
        <w:rPr>
          <w:rFonts w:eastAsia="Times New Roman" w:cstheme="minorHAnsi"/>
        </w:rPr>
        <w:t>A</w:t>
      </w:r>
      <w:r w:rsidRPr="00A6067F">
        <w:rPr>
          <w:rFonts w:eastAsia="Times New Roman" w:cstheme="minorHAnsi"/>
        </w:rPr>
        <w:t xml:space="preserve">part from being limited to household types in which clients were </w:t>
      </w:r>
      <w:r>
        <w:rPr>
          <w:rFonts w:eastAsia="Times New Roman" w:cstheme="minorHAnsi"/>
        </w:rPr>
        <w:t>served in households with a parenting HoH</w:t>
      </w:r>
      <w:r w:rsidR="00F43210">
        <w:rPr>
          <w:rFonts w:eastAsia="Times New Roman" w:cstheme="minorHAnsi"/>
        </w:rPr>
        <w:t xml:space="preserve"> – i.e., </w:t>
      </w:r>
      <w:proofErr w:type="spellStart"/>
      <w:r w:rsidR="00147F22">
        <w:t>tlsa_</w:t>
      </w:r>
      <w:r w:rsidR="00F43210">
        <w:t>HHID.</w:t>
      </w:r>
      <w:r w:rsidR="00F43210">
        <w:rPr>
          <w:b/>
          <w:bCs/>
        </w:rPr>
        <w:t>HHParent</w:t>
      </w:r>
      <w:proofErr w:type="spellEnd"/>
      <w:r w:rsidR="00F43210">
        <w:t xml:space="preserve"> = 1 –</w:t>
      </w:r>
      <w:r w:rsidR="005A642F">
        <w:t xml:space="preserve"> </w:t>
      </w:r>
      <w:r w:rsidRPr="00A6067F">
        <w:rPr>
          <w:rFonts w:eastAsia="Times New Roman" w:cstheme="minorHAnsi"/>
        </w:rPr>
        <w:t xml:space="preserve">the logic for the </w:t>
      </w:r>
      <w:proofErr w:type="spellStart"/>
      <w:r>
        <w:rPr>
          <w:b/>
        </w:rPr>
        <w:t>HHParent</w:t>
      </w:r>
      <w:r w:rsidRPr="00655B0F">
        <w:rPr>
          <w:b/>
        </w:rPr>
        <w:t>EST</w:t>
      </w:r>
      <w:proofErr w:type="spellEnd"/>
      <w:r w:rsidRPr="00A6067F">
        <w:rPr>
          <w:rFonts w:eastAsia="Times New Roman" w:cstheme="minorHAnsi"/>
        </w:rPr>
        <w:t xml:space="preserve">, </w:t>
      </w:r>
      <w:proofErr w:type="spellStart"/>
      <w:r>
        <w:rPr>
          <w:b/>
        </w:rPr>
        <w:t>HHParent</w:t>
      </w:r>
      <w:r w:rsidRPr="00655B0F">
        <w:rPr>
          <w:b/>
        </w:rPr>
        <w:t>RRH</w:t>
      </w:r>
      <w:proofErr w:type="spellEnd"/>
      <w:r w:rsidRPr="00A6067F">
        <w:rPr>
          <w:rFonts w:eastAsia="Times New Roman" w:cstheme="minorHAnsi"/>
        </w:rPr>
        <w:t xml:space="preserve">, and </w:t>
      </w:r>
      <w:proofErr w:type="spellStart"/>
      <w:r>
        <w:rPr>
          <w:b/>
        </w:rPr>
        <w:t>HHParent</w:t>
      </w:r>
      <w:r w:rsidRPr="00655B0F">
        <w:rPr>
          <w:b/>
        </w:rPr>
        <w:t>PSH</w:t>
      </w:r>
      <w:proofErr w:type="spellEnd"/>
      <w:r w:rsidRPr="00A6067F">
        <w:rPr>
          <w:rFonts w:eastAsia="Times New Roman" w:cstheme="minorHAnsi"/>
        </w:rPr>
        <w:t xml:space="preserve"> columns is identical to the </w:t>
      </w:r>
      <w:proofErr w:type="spellStart"/>
      <w:r w:rsidR="00CB58CF" w:rsidRPr="0087058C">
        <w:rPr>
          <w:b/>
          <w:bCs/>
        </w:rPr>
        <w:t>HHTypeEST</w:t>
      </w:r>
      <w:proofErr w:type="spellEnd"/>
      <w:r w:rsidR="00CB58CF">
        <w:rPr>
          <w:b/>
        </w:rPr>
        <w:t>/RRH/PSH</w:t>
      </w:r>
      <w:r w:rsidR="00CB58CF" w:rsidRPr="00A6067F">
        <w:rPr>
          <w:rFonts w:eastAsia="Times New Roman" w:cstheme="minorHAnsi"/>
        </w:rPr>
        <w:t xml:space="preserve"> </w:t>
      </w:r>
      <w:r w:rsidRPr="00A6067F">
        <w:rPr>
          <w:rFonts w:eastAsia="Times New Roman" w:cstheme="minorHAnsi"/>
        </w:rPr>
        <w:t>columns</w:t>
      </w:r>
      <w:r w:rsidR="004873DC">
        <w:rPr>
          <w:rFonts w:eastAsia="Times New Roman" w:cstheme="minorHAnsi"/>
        </w:rPr>
        <w:t xml:space="preserve">. </w:t>
      </w:r>
    </w:p>
    <w:p w14:paraId="2C32BAE6" w14:textId="58FA17CF" w:rsidR="00F43210" w:rsidRDefault="00F43210" w:rsidP="00F43210">
      <w:pPr>
        <w:rPr>
          <w:rFonts w:eastAsia="Times New Roman" w:cstheme="minorHAnsi"/>
        </w:rPr>
      </w:pPr>
      <w:r>
        <w:rPr>
          <w:rFonts w:eastAsia="Times New Roman" w:cstheme="minorHAnsi"/>
        </w:rPr>
        <w:t xml:space="preserve">See </w:t>
      </w:r>
      <w:hyperlink w:anchor="_HHTypeEST/RRH/PSH_-_LSAPerson" w:history="1">
        <w:r w:rsidRPr="007519D6">
          <w:rPr>
            <w:rStyle w:val="Hyperlink"/>
            <w:rFonts w:eastAsia="Times New Roman" w:cstheme="minorHAnsi"/>
          </w:rPr>
          <w:t>section 5.1</w:t>
        </w:r>
        <w:r w:rsidR="00D55D56">
          <w:rPr>
            <w:rStyle w:val="Hyperlink"/>
            <w:rFonts w:eastAsia="Times New Roman" w:cstheme="minorHAnsi"/>
          </w:rPr>
          <w:t>2</w:t>
        </w:r>
      </w:hyperlink>
      <w:r>
        <w:rPr>
          <w:rFonts w:eastAsia="Times New Roman" w:cstheme="minorHAnsi"/>
        </w:rPr>
        <w:t xml:space="preserve"> for business logic and column values.</w:t>
      </w:r>
    </w:p>
    <w:p w14:paraId="11DB3264" w14:textId="77777777" w:rsidR="007B705B" w:rsidRPr="00437563" w:rsidRDefault="007B705B" w:rsidP="00437563">
      <w:pPr>
        <w:pStyle w:val="Heading4"/>
      </w:pPr>
      <w:r w:rsidRPr="00437563">
        <w:t>AC3PlusEST/RRH/PSH</w:t>
      </w:r>
    </w:p>
    <w:p w14:paraId="2128D16A" w14:textId="77777777" w:rsidR="007B705B" w:rsidRDefault="007B705B" w:rsidP="007B705B">
      <w:r>
        <w:t xml:space="preserve">Set the value to 1 for any client with an active enrollment in the project group associated with an active household where </w:t>
      </w:r>
      <w:r w:rsidRPr="00AB4DA6">
        <w:rPr>
          <w:b/>
        </w:rPr>
        <w:t>AC3Plus</w:t>
      </w:r>
      <w:r>
        <w:t xml:space="preserve"> = 1.</w:t>
      </w:r>
    </w:p>
    <w:p w14:paraId="35F693FE" w14:textId="0AF1C0DD" w:rsidR="007B705B" w:rsidRDefault="007B705B" w:rsidP="007B705B">
      <w:pPr>
        <w:pStyle w:val="ListParagraph"/>
      </w:pPr>
      <w:r>
        <w:t xml:space="preserve">EST - </w:t>
      </w:r>
      <w:r w:rsidRPr="006B4F91">
        <w:rPr>
          <w:b/>
          <w:bCs/>
        </w:rPr>
        <w:t>ProjectType</w:t>
      </w:r>
      <w:r>
        <w:t xml:space="preserve"> in (1,2,8)</w:t>
      </w:r>
    </w:p>
    <w:p w14:paraId="4F9851DC" w14:textId="1D3ED6AA" w:rsidR="007B705B" w:rsidRDefault="007B705B" w:rsidP="007B705B">
      <w:pPr>
        <w:pStyle w:val="ListParagraph"/>
      </w:pPr>
      <w:r>
        <w:t xml:space="preserve">RRH - </w:t>
      </w:r>
      <w:r w:rsidRPr="006B4F91">
        <w:rPr>
          <w:b/>
          <w:bCs/>
        </w:rPr>
        <w:t>ProjectType</w:t>
      </w:r>
      <w:r>
        <w:t xml:space="preserve"> = 13</w:t>
      </w:r>
    </w:p>
    <w:p w14:paraId="218955EA" w14:textId="6066739F" w:rsidR="007B705B" w:rsidRDefault="007B705B" w:rsidP="007B705B">
      <w:pPr>
        <w:pStyle w:val="ListParagraph"/>
      </w:pPr>
      <w:r>
        <w:t xml:space="preserve">PSH - </w:t>
      </w:r>
      <w:r w:rsidRPr="006B4F91">
        <w:rPr>
          <w:b/>
          <w:bCs/>
        </w:rPr>
        <w:t>ProjectType</w:t>
      </w:r>
      <w:r>
        <w:t xml:space="preserve"> = 3</w:t>
      </w:r>
    </w:p>
    <w:p w14:paraId="2CB1C88D" w14:textId="5550EABB" w:rsidR="007B705B" w:rsidRDefault="007B705B" w:rsidP="007B705B">
      <w:pPr>
        <w:rPr>
          <w:rFonts w:cstheme="minorHAnsi"/>
        </w:rPr>
      </w:pPr>
      <w:r w:rsidRPr="00A6067F">
        <w:rPr>
          <w:rFonts w:cstheme="minorHAnsi"/>
        </w:rPr>
        <w:t>Otherwise,</w:t>
      </w:r>
      <w:r w:rsidRPr="00E17F92">
        <w:rPr>
          <w:rFonts w:cstheme="minorHAnsi"/>
          <w:bCs/>
        </w:rPr>
        <w:t xml:space="preserve"> </w:t>
      </w:r>
      <w:r w:rsidRPr="005F4836">
        <w:rPr>
          <w:bCs/>
        </w:rPr>
        <w:t>set to</w:t>
      </w:r>
      <w:r w:rsidRPr="00E17F92">
        <w:rPr>
          <w:rFonts w:cstheme="minorHAnsi"/>
          <w:bCs/>
        </w:rPr>
        <w:t xml:space="preserve"> </w:t>
      </w:r>
      <w:r w:rsidRPr="00A6067F">
        <w:rPr>
          <w:rFonts w:cstheme="minorHAnsi"/>
        </w:rPr>
        <w:t>0.</w:t>
      </w:r>
    </w:p>
    <w:p w14:paraId="05A6CE31" w14:textId="775E8B1B" w:rsidR="00796801" w:rsidRDefault="00796801" w:rsidP="00796801">
      <w:pPr>
        <w:pStyle w:val="Heading2"/>
      </w:pPr>
      <w:bookmarkStart w:id="906" w:name="_Toc37849777"/>
      <w:bookmarkStart w:id="907" w:name="_Toc38030552"/>
      <w:r>
        <w:t>LSAPerson</w:t>
      </w:r>
      <w:bookmarkEnd w:id="906"/>
      <w:bookmarkEnd w:id="90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722600" w:rsidRDefault="00722600"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722600" w:rsidRDefault="00722600"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328"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">
                <v:shape id="AutoShape 19" o:spid="_x0000_s1329"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722600" w:rsidRDefault="00722600" w:rsidP="00047784">
                        <w:pPr>
                          <w:widowControl w:val="0"/>
                          <w:spacing w:after="0"/>
                          <w:jc w:val="center"/>
                        </w:pPr>
                        <w:r>
                          <w:t>tlsa_Person</w:t>
                        </w:r>
                      </w:p>
                    </w:txbxContent>
                  </v:textbox>
                </v:shape>
                <v:shape id="AutoShape 20" o:spid="_x0000_s1330"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722600" w:rsidRDefault="00722600" w:rsidP="00047784">
                        <w:pPr>
                          <w:widowControl w:val="0"/>
                          <w:spacing w:after="0"/>
                          <w:jc w:val="center"/>
                        </w:pPr>
                        <w:r>
                          <w:t>lsa_Person</w:t>
                        </w:r>
                      </w:p>
                    </w:txbxContent>
                  </v:textbox>
                </v:shape>
                <v:shape id="AutoShape 21" o:spid="_x0000_s1331"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As noted, tlsa_Person is a client-level precursor to lsa_Person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r w:rsidRPr="00DE4A2E">
        <w:rPr>
          <w:rFonts w:cstheme="minorHAnsi"/>
          <w:i/>
          <w:iCs/>
        </w:rPr>
        <w:t>PersonalID</w:t>
      </w:r>
      <w:r>
        <w:rPr>
          <w:rFonts w:cstheme="minorHAnsi"/>
        </w:rPr>
        <w:t xml:space="preserve">s in tlsa_Person,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908" w:name="_Toc29188114"/>
      <w:bookmarkStart w:id="909" w:name="_Toc29188129"/>
      <w:bookmarkStart w:id="910" w:name="_Toc29188148"/>
      <w:bookmarkStart w:id="911" w:name="_Toc29188150"/>
      <w:bookmarkStart w:id="912" w:name="_Update_LSAPerson_CHTime"/>
      <w:bookmarkStart w:id="913" w:name="_Toc29188151"/>
      <w:bookmarkStart w:id="914" w:name="_Toc29188153"/>
      <w:bookmarkStart w:id="915" w:name="_Toc29188156"/>
      <w:bookmarkStart w:id="916" w:name="_Toc29188162"/>
      <w:bookmarkStart w:id="917" w:name="_Toc29188164"/>
      <w:bookmarkStart w:id="918" w:name="_Toc29188168"/>
      <w:bookmarkStart w:id="919" w:name="_Toc29188169"/>
      <w:bookmarkStart w:id="920" w:name="_Toc29188170"/>
      <w:bookmarkStart w:id="921" w:name="_Toc34144048"/>
      <w:bookmarkStart w:id="922" w:name="_Toc34144049"/>
      <w:bookmarkStart w:id="923" w:name="_Toc34144050"/>
      <w:bookmarkStart w:id="924" w:name="_Toc34144061"/>
      <w:bookmarkStart w:id="925" w:name="_Toc34144062"/>
      <w:bookmarkStart w:id="926" w:name="_Toc34144077"/>
      <w:bookmarkStart w:id="927" w:name="_Toc34144078"/>
      <w:bookmarkStart w:id="928" w:name="_Toc34144079"/>
      <w:bookmarkStart w:id="929" w:name="_Toc34144080"/>
      <w:bookmarkStart w:id="930" w:name="_Toc34144081"/>
      <w:bookmarkStart w:id="931" w:name="_Toc34144127"/>
      <w:bookmarkStart w:id="932" w:name="_Toc34144128"/>
      <w:bookmarkStart w:id="933" w:name="_Toc34144129"/>
      <w:bookmarkStart w:id="934" w:name="_Toc34144142"/>
      <w:bookmarkStart w:id="935" w:name="_Toc34144143"/>
      <w:bookmarkStart w:id="936" w:name="_Toc34144152"/>
      <w:bookmarkStart w:id="937" w:name="_Toc34144153"/>
      <w:bookmarkStart w:id="938" w:name="_Toc34144154"/>
      <w:bookmarkStart w:id="939" w:name="_Toc34144155"/>
      <w:bookmarkStart w:id="940" w:name="_Toc34144156"/>
      <w:bookmarkStart w:id="941" w:name="_Toc34144208"/>
      <w:bookmarkStart w:id="942" w:name="_Toc34144209"/>
      <w:bookmarkStart w:id="943" w:name="_Toc34144210"/>
      <w:bookmarkStart w:id="944" w:name="_Toc34144221"/>
      <w:bookmarkStart w:id="945" w:name="_Toc34144222"/>
      <w:bookmarkStart w:id="946" w:name="_Toc34144231"/>
      <w:bookmarkStart w:id="947" w:name="_Toc34144232"/>
      <w:bookmarkStart w:id="948" w:name="_Toc34144233"/>
      <w:bookmarkStart w:id="949" w:name="_Toc34144234"/>
      <w:bookmarkStart w:id="950" w:name="_Toc34144235"/>
      <w:bookmarkStart w:id="951" w:name="_Toc34144287"/>
      <w:bookmarkStart w:id="952" w:name="_Toc34144288"/>
      <w:bookmarkStart w:id="953" w:name="_Toc34144289"/>
      <w:bookmarkStart w:id="954" w:name="_Toc34144290"/>
      <w:bookmarkStart w:id="955" w:name="_Toc34144299"/>
      <w:bookmarkStart w:id="956" w:name="_Toc34144300"/>
      <w:bookmarkStart w:id="957" w:name="_Toc34144309"/>
      <w:bookmarkStart w:id="958" w:name="_Toc34144310"/>
      <w:bookmarkStart w:id="959" w:name="_Toc34144311"/>
      <w:bookmarkStart w:id="960" w:name="_Toc34144312"/>
      <w:bookmarkStart w:id="961" w:name="_Toc34144313"/>
      <w:bookmarkStart w:id="962" w:name="_Toc34144341"/>
      <w:bookmarkStart w:id="963" w:name="_Toc34144342"/>
      <w:bookmarkStart w:id="964" w:name="_Toc34144343"/>
      <w:bookmarkStart w:id="965" w:name="_Toc34144362"/>
      <w:bookmarkStart w:id="966" w:name="_Toc34144363"/>
      <w:bookmarkStart w:id="967" w:name="_Toc34144372"/>
      <w:bookmarkStart w:id="968" w:name="_Toc34144373"/>
      <w:bookmarkStart w:id="969" w:name="_Toc29163965"/>
      <w:bookmarkStart w:id="970" w:name="_Toc34144425"/>
      <w:bookmarkStart w:id="971" w:name="_Toc34144426"/>
      <w:bookmarkStart w:id="972" w:name="_Toc34144427"/>
      <w:bookmarkStart w:id="973" w:name="_Toc34144428"/>
      <w:bookmarkStart w:id="974" w:name="_Toc34144429"/>
      <w:bookmarkStart w:id="975" w:name="_Toc34144430"/>
      <w:bookmarkStart w:id="976" w:name="_Toc34144431"/>
      <w:bookmarkStart w:id="977" w:name="_Toc34144432"/>
      <w:bookmarkStart w:id="978" w:name="_Toc34144433"/>
      <w:bookmarkStart w:id="979" w:name="_Toc34144434"/>
      <w:bookmarkStart w:id="980" w:name="_Toc34144435"/>
      <w:bookmarkStart w:id="981" w:name="_Toc34144436"/>
      <w:bookmarkStart w:id="982" w:name="_Toc34144437"/>
      <w:bookmarkStart w:id="983" w:name="_Toc34144438"/>
      <w:bookmarkStart w:id="984" w:name="_Toc34144439"/>
      <w:bookmarkStart w:id="985" w:name="_Toc34144440"/>
      <w:bookmarkStart w:id="986" w:name="_Toc34144441"/>
      <w:bookmarkStart w:id="987" w:name="_Toc34144442"/>
      <w:bookmarkStart w:id="988" w:name="_Toc34144443"/>
      <w:bookmarkStart w:id="989" w:name="_Toc34144474"/>
      <w:bookmarkStart w:id="990" w:name="_Toc34144475"/>
      <w:bookmarkStart w:id="991" w:name="_Toc34144484"/>
      <w:bookmarkStart w:id="992" w:name="_Toc34144485"/>
      <w:bookmarkStart w:id="993" w:name="_Toc34144537"/>
      <w:bookmarkStart w:id="994" w:name="_Toc34144538"/>
      <w:bookmarkStart w:id="995" w:name="_Toc34144539"/>
      <w:bookmarkStart w:id="996" w:name="_Toc34144540"/>
      <w:bookmarkStart w:id="997" w:name="_Toc34144541"/>
      <w:bookmarkStart w:id="998" w:name="_Toc34144542"/>
      <w:bookmarkStart w:id="999" w:name="_Toc34144543"/>
      <w:bookmarkStart w:id="1000" w:name="_Toc34144544"/>
      <w:bookmarkStart w:id="1001" w:name="_Toc34144545"/>
      <w:bookmarkStart w:id="1002" w:name="_Toc34144546"/>
      <w:bookmarkStart w:id="1003" w:name="_Toc34144547"/>
      <w:bookmarkStart w:id="1004" w:name="_Toc34144548"/>
      <w:bookmarkStart w:id="1005" w:name="_Toc34144549"/>
      <w:bookmarkStart w:id="1006" w:name="_Toc34144550"/>
      <w:bookmarkStart w:id="1007" w:name="_Toc34144551"/>
      <w:bookmarkStart w:id="1008" w:name="_Toc34144552"/>
      <w:bookmarkStart w:id="1009" w:name="_Toc34144553"/>
      <w:bookmarkStart w:id="1010" w:name="_Toc34144554"/>
      <w:bookmarkStart w:id="1011" w:name="_Toc34144555"/>
      <w:bookmarkStart w:id="1012" w:name="_Set_Population_Identifiers_1"/>
      <w:bookmarkStart w:id="1013" w:name="_Toc31197160"/>
      <w:bookmarkStart w:id="1014" w:name="_Toc31197161"/>
      <w:bookmarkStart w:id="1015" w:name="_Toc31197162"/>
      <w:bookmarkStart w:id="1016" w:name="_Toc31197175"/>
      <w:bookmarkStart w:id="1017" w:name="_Toc31197176"/>
      <w:bookmarkStart w:id="1018" w:name="_Toc31197192"/>
      <w:bookmarkStart w:id="1019" w:name="_Toc31197193"/>
      <w:bookmarkStart w:id="1020" w:name="_Toc31197194"/>
      <w:bookmarkStart w:id="1021" w:name="_Toc31197195"/>
      <w:bookmarkStart w:id="1022" w:name="_Toc31197196"/>
      <w:bookmarkStart w:id="1023" w:name="_Set_Population_Identifiers_3"/>
      <w:bookmarkStart w:id="1024" w:name="_Toc34144556"/>
      <w:bookmarkStart w:id="1025" w:name="_Toc34144557"/>
      <w:bookmarkStart w:id="1026" w:name="_Toc34144558"/>
      <w:bookmarkStart w:id="1027" w:name="_Toc34144589"/>
      <w:bookmarkStart w:id="1028" w:name="_Toc34144590"/>
      <w:bookmarkStart w:id="1029" w:name="_Toc34144609"/>
      <w:bookmarkStart w:id="1030" w:name="_Toc34144610"/>
      <w:bookmarkStart w:id="1031" w:name="_Toc34144611"/>
      <w:bookmarkStart w:id="1032" w:name="_Toc34144612"/>
      <w:bookmarkStart w:id="1033" w:name="_Toc34144613"/>
      <w:bookmarkStart w:id="1034" w:name="_Toc34144614"/>
      <w:bookmarkStart w:id="1035" w:name="_Toc34144615"/>
      <w:bookmarkStart w:id="1036" w:name="_Toc34144616"/>
      <w:bookmarkStart w:id="1037" w:name="_Toc34144617"/>
      <w:bookmarkStart w:id="1038" w:name="_Toc34144618"/>
      <w:bookmarkStart w:id="1039" w:name="_Toc34144619"/>
      <w:bookmarkStart w:id="1040" w:name="_Toc34144620"/>
      <w:bookmarkStart w:id="1041" w:name="_Toc34144621"/>
      <w:bookmarkStart w:id="1042" w:name="_Toc34144622"/>
      <w:bookmarkStart w:id="1043" w:name="_Toc34144623"/>
      <w:bookmarkStart w:id="1044" w:name="_HHAdultAge"/>
      <w:bookmarkStart w:id="1045" w:name="_Toc34144624"/>
      <w:bookmarkStart w:id="1046" w:name="_Toc34144625"/>
      <w:bookmarkStart w:id="1047" w:name="_Toc34144647"/>
      <w:bookmarkStart w:id="1048" w:name="_Toc34144648"/>
      <w:bookmarkStart w:id="1049" w:name="_Toc34144649"/>
      <w:bookmarkStart w:id="1050" w:name="_Toc34144650"/>
      <w:bookmarkStart w:id="1051" w:name="_Toc34144651"/>
      <w:bookmarkStart w:id="1052" w:name="_Toc34144652"/>
      <w:bookmarkStart w:id="1053" w:name="_Toc34144653"/>
      <w:bookmarkStart w:id="1054" w:name="_Toc34144654"/>
      <w:bookmarkStart w:id="1055" w:name="_Toc34144655"/>
      <w:bookmarkStart w:id="1056" w:name="_Toc34144656"/>
      <w:bookmarkStart w:id="1057" w:name="_Toc34144657"/>
      <w:bookmarkStart w:id="1058" w:name="_Toc34144686"/>
      <w:bookmarkStart w:id="1059" w:name="_Toc34144687"/>
      <w:bookmarkStart w:id="1060" w:name="_Toc34144740"/>
      <w:bookmarkStart w:id="1061" w:name="_Toc34144741"/>
      <w:bookmarkStart w:id="1062" w:name="_Toc34144742"/>
      <w:bookmarkStart w:id="1063" w:name="_Toc34144743"/>
      <w:bookmarkStart w:id="1064" w:name="_Toc34144744"/>
      <w:bookmarkStart w:id="1065" w:name="_Toc34144745"/>
      <w:bookmarkStart w:id="1066" w:name="_Toc34144746"/>
      <w:bookmarkStart w:id="1067" w:name="_Toc34144747"/>
      <w:bookmarkStart w:id="1068" w:name="_Toc34144799"/>
      <w:bookmarkStart w:id="1069" w:name="_Toc34144800"/>
      <w:bookmarkStart w:id="1070" w:name="_Toc34144801"/>
      <w:bookmarkStart w:id="1071" w:name="_Toc34144802"/>
      <w:bookmarkStart w:id="1072" w:name="_Toc34144803"/>
      <w:bookmarkStart w:id="1073" w:name="_Toc34144804"/>
      <w:bookmarkStart w:id="1074" w:name="_Toc34144805"/>
      <w:bookmarkStart w:id="1075" w:name="_Toc34144833"/>
      <w:bookmarkStart w:id="1076" w:name="_Toc34144834"/>
      <w:bookmarkStart w:id="1077" w:name="_Toc34144835"/>
      <w:bookmarkStart w:id="1078" w:name="_Toc34144836"/>
      <w:bookmarkStart w:id="1079" w:name="_Toc34144837"/>
      <w:bookmarkStart w:id="1080" w:name="_Toc34144838"/>
      <w:bookmarkStart w:id="1081" w:name="_Toc34144839"/>
      <w:bookmarkStart w:id="1082" w:name="_Toc34144891"/>
      <w:bookmarkStart w:id="1083" w:name="_Toc34144892"/>
      <w:bookmarkStart w:id="1084" w:name="_Toc34144893"/>
      <w:bookmarkStart w:id="1085" w:name="_Toc34144894"/>
      <w:bookmarkStart w:id="1086" w:name="_Toc34144895"/>
      <w:bookmarkStart w:id="1087" w:name="_Toc34144896"/>
      <w:bookmarkStart w:id="1088" w:name="_Toc34144897"/>
      <w:bookmarkStart w:id="1089" w:name="_Toc34144949"/>
      <w:bookmarkStart w:id="1090" w:name="_Toc34144950"/>
      <w:bookmarkStart w:id="1091" w:name="_Toc34144951"/>
      <w:bookmarkStart w:id="1092" w:name="_Toc34144952"/>
      <w:bookmarkStart w:id="1093" w:name="_Toc34144953"/>
      <w:bookmarkStart w:id="1094" w:name="_Toc34144954"/>
      <w:bookmarkStart w:id="1095" w:name="_Toc34144955"/>
      <w:bookmarkStart w:id="1096" w:name="_Toc34144980"/>
      <w:bookmarkStart w:id="1097" w:name="_Toc34144981"/>
      <w:bookmarkStart w:id="1098" w:name="_Toc34144982"/>
      <w:bookmarkStart w:id="1099" w:name="_Toc34144983"/>
      <w:bookmarkStart w:id="1100" w:name="_Toc34144984"/>
      <w:bookmarkStart w:id="1101" w:name="_Toc34144985"/>
      <w:bookmarkStart w:id="1102" w:name="_Toc34144986"/>
      <w:bookmarkStart w:id="1103" w:name="_Toc34145011"/>
      <w:bookmarkStart w:id="1104" w:name="_Toc34145012"/>
      <w:bookmarkStart w:id="1105" w:name="_Toc34145013"/>
      <w:bookmarkStart w:id="1106" w:name="_Toc34145014"/>
      <w:bookmarkStart w:id="1107" w:name="_Toc34145015"/>
      <w:bookmarkStart w:id="1108" w:name="_Toc34145016"/>
      <w:bookmarkStart w:id="1109" w:name="_Toc34145017"/>
      <w:bookmarkStart w:id="1110" w:name="_Toc34145069"/>
      <w:bookmarkStart w:id="1111" w:name="_Toc34145070"/>
      <w:bookmarkStart w:id="1112" w:name="_Toc34145071"/>
      <w:bookmarkStart w:id="1113" w:name="_Toc34145072"/>
      <w:bookmarkStart w:id="1114" w:name="_Toc34145073"/>
      <w:bookmarkStart w:id="1115" w:name="_Toc34145074"/>
      <w:bookmarkStart w:id="1116" w:name="_Toc506721205"/>
      <w:bookmarkEnd w:id="748"/>
      <w:bookmarkEnd w:id="749"/>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r>
        <w:br w:type="page"/>
      </w:r>
    </w:p>
    <w:p w14:paraId="65BA16A7" w14:textId="21D9A953" w:rsidR="00E158FC" w:rsidRPr="00C52062" w:rsidRDefault="00E158FC" w:rsidP="00E158FC">
      <w:pPr>
        <w:pStyle w:val="Heading1"/>
      </w:pPr>
      <w:bookmarkStart w:id="1117" w:name="_HMIS_Business_Logic:_2"/>
      <w:bookmarkStart w:id="1118" w:name="_Toc37849778"/>
      <w:bookmarkStart w:id="1119" w:name="_Toc38030553"/>
      <w:bookmarkEnd w:id="1117"/>
      <w:r w:rsidRPr="00C52062">
        <w:lastRenderedPageBreak/>
        <w:t>HMIS Business Logic</w:t>
      </w:r>
      <w:r>
        <w:t xml:space="preserve">: </w:t>
      </w:r>
      <w:proofErr w:type="spellStart"/>
      <w:r>
        <w:t>LSAHousehold</w:t>
      </w:r>
      <w:bookmarkEnd w:id="1118"/>
      <w:bookmarkEnd w:id="1119"/>
      <w:proofErr w:type="spellEnd"/>
    </w:p>
    <w:p w14:paraId="4C5B0BA6" w14:textId="7443B573" w:rsidR="00F25CD0" w:rsidRDefault="00F25CD0" w:rsidP="0088191A">
      <w:pPr>
        <w:pStyle w:val="Heading2"/>
      </w:pPr>
      <w:bookmarkStart w:id="1120" w:name="_Get_Distinct_Households"/>
      <w:bookmarkStart w:id="1121" w:name="_Toc37849779"/>
      <w:bookmarkStart w:id="1122" w:name="_Toc38030554"/>
      <w:bookmarkEnd w:id="1116"/>
      <w:bookmarkEnd w:id="1120"/>
      <w:r w:rsidRPr="00C52062">
        <w:t xml:space="preserve">Get </w:t>
      </w:r>
      <w:r>
        <w:t>Distinct</w:t>
      </w:r>
      <w:r w:rsidRPr="00C52062">
        <w:t xml:space="preserve"> Households for </w:t>
      </w:r>
      <w:proofErr w:type="spellStart"/>
      <w:r w:rsidRPr="00C52062">
        <w:t>LSAHousehold</w:t>
      </w:r>
      <w:bookmarkEnd w:id="1121"/>
      <w:bookmarkEnd w:id="1122"/>
      <w:proofErr w:type="spellEnd"/>
    </w:p>
    <w:p w14:paraId="6494F748" w14:textId="6F49E6D0" w:rsidR="00EB6B27" w:rsidRDefault="00EB6B27" w:rsidP="00DE4A2E">
      <w:pPr>
        <w:jc w:val="center"/>
      </w:pPr>
      <w:r>
        <w:rPr>
          <w:rFonts w:ascii="Times New Roman" w:hAnsi="Times New Roman" w:cs="Times New Roman"/>
          <w:noProof/>
          <w:sz w:val="24"/>
          <w:szCs w:val="24"/>
        </w:rPr>
        <mc:AlternateContent>
          <mc:Choice Requires="wpg">
            <w:drawing>
              <wp:inline distT="0" distB="0" distL="0" distR="0" wp14:anchorId="3E6D1B3F" wp14:editId="6C7099DE">
                <wp:extent cx="3101975" cy="274320"/>
                <wp:effectExtent l="0" t="0" r="22225" b="11430"/>
                <wp:docPr id="43" name="Group 4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274320"/>
                          <a:chOff x="1124286" y="1127827"/>
                          <a:chExt cx="31019" cy="2743"/>
                        </a:xfrm>
                      </wpg:grpSpPr>
                      <wps:wsp>
                        <wps:cNvPr id="44" name="AutoShape 15"/>
                        <wps:cNvSpPr>
                          <a:spLocks noChangeArrowheads="1"/>
                        </wps:cNvSpPr>
                        <wps:spPr bwMode="auto">
                          <a:xfrm>
                            <a:off x="1143418" y="112782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BB08CA" w14:textId="77777777" w:rsidR="00722600" w:rsidRDefault="00722600" w:rsidP="00147F22">
                              <w:pPr>
                                <w:pStyle w:val="Style3"/>
                              </w:pPr>
                              <w:r>
                                <w:t>tlsa_Household</w:t>
                              </w:r>
                            </w:p>
                          </w:txbxContent>
                        </wps:txbx>
                        <wps:bodyPr rot="0" vert="horz" wrap="square" lIns="0" tIns="0" rIns="0" bIns="0" anchor="t" anchorCtr="0" upright="1">
                          <a:noAutofit/>
                        </wps:bodyPr>
                      </wps:wsp>
                      <wps:wsp>
                        <wps:cNvPr id="45" name="AutoShape 16"/>
                        <wps:cNvSpPr>
                          <a:spLocks noChangeArrowheads="1"/>
                        </wps:cNvSpPr>
                        <wps:spPr bwMode="auto">
                          <a:xfrm>
                            <a:off x="1124286" y="1127827"/>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56969F" w14:textId="26AE8B92" w:rsidR="00722600" w:rsidRDefault="00722600" w:rsidP="00147F22">
                              <w:pPr>
                                <w:pStyle w:val="Style3"/>
                              </w:pPr>
                              <w:r>
                                <w:t>tlsa_HHID</w:t>
                              </w:r>
                            </w:p>
                          </w:txbxContent>
                        </wps:txbx>
                        <wps:bodyPr rot="0" vert="horz" wrap="square" lIns="0" tIns="0" rIns="0" bIns="0" anchor="t" anchorCtr="0" upright="1">
                          <a:noAutofit/>
                        </wps:bodyPr>
                      </wps:wsp>
                      <wps:wsp>
                        <wps:cNvPr id="46" name="AutoShape 17"/>
                        <wps:cNvCnPr>
                          <a:cxnSpLocks noChangeShapeType="1"/>
                          <a:stCxn id="45" idx="3"/>
                          <a:endCxn id="44" idx="1"/>
                        </wps:cNvCnPr>
                        <wps:spPr bwMode="auto">
                          <a:xfrm>
                            <a:off x="1137087" y="1129199"/>
                            <a:ext cx="63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E6D1B3F" id="Group 43" o:spid="_x0000_s1332" style="width:244.25pt;height:21.6pt;mso-position-horizontal-relative:char;mso-position-vertical-relative:line" coordorigin="11242,11278" coordsize="310,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">
                <v:shape id="AutoShape 15" o:spid="_x0000_s1333" type="#_x0000_t113" style="position:absolute;left:11434;top:11278;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" fillcolor="#ebd7e1" strokecolor="#c285a3" strokeweight=".5pt">
                  <v:shadow color="black" opacity="0" offset="0,0"/>
                  <v:textbox inset="0,0,0,0">
                    <w:txbxContent>
                      <w:p w14:paraId="7ABB08CA" w14:textId="77777777" w:rsidR="00722600" w:rsidRDefault="00722600" w:rsidP="00147F22">
                        <w:pPr>
                          <w:pStyle w:val="Style3"/>
                        </w:pPr>
                        <w:r>
                          <w:t>tlsa_Household</w:t>
                        </w:r>
                      </w:p>
                    </w:txbxContent>
                  </v:textbox>
                </v:shape>
                <v:shape id="AutoShape 16" o:spid="_x0000_s1334" type="#_x0000_t113" style="position:absolute;left:11242;top:1127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" fillcolor="#ebd7e1" strokecolor="#c285a3" strokeweight=".5pt">
                  <v:shadow color="black" opacity="0" offset="0,0"/>
                  <v:textbox inset="0,0,0,0">
                    <w:txbxContent>
                      <w:p w14:paraId="4E56969F" w14:textId="26AE8B92" w:rsidR="00722600" w:rsidRDefault="00722600" w:rsidP="00147F22">
                        <w:pPr>
                          <w:pStyle w:val="Style3"/>
                        </w:pPr>
                        <w:r>
                          <w:t>tlsa_HHID</w:t>
                        </w:r>
                      </w:p>
                    </w:txbxContent>
                  </v:textbox>
                </v:shape>
                <v:shape id="AutoShape 17" o:spid="_x0000_s1335" type="#_x0000_t32" style="position:absolute;left:11370;top:11291;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" strokecolor="black [0]" strokeweight=".5pt">
                  <v:stroke endarrow="block"/>
                  <v:shadow color="black [0]"/>
                </v:shape>
                <w10:anchorlock/>
              </v:group>
            </w:pict>
          </mc:Fallback>
        </mc:AlternateContent>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r w:rsidRPr="005F4836">
        <w:rPr>
          <w:b/>
          <w:bCs/>
        </w:rPr>
        <w:t>HoHID</w:t>
      </w:r>
      <w:r>
        <w:t xml:space="preserve"> and </w:t>
      </w:r>
      <w:proofErr w:type="spellStart"/>
      <w:r w:rsidR="00147F22">
        <w:rPr>
          <w:b/>
          <w:bCs/>
        </w:rPr>
        <w:t>ActiveH</w:t>
      </w:r>
      <w:r w:rsidRPr="00E17F92">
        <w:rPr>
          <w:b/>
          <w:bCs/>
        </w:rPr>
        <w:t>HType</w:t>
      </w:r>
      <w:proofErr w:type="spellEnd"/>
      <w:r>
        <w:t xml:space="preserve"> in </w:t>
      </w:r>
      <w:proofErr w:type="spellStart"/>
      <w:r w:rsidR="00147F22">
        <w:t>tlsa</w:t>
      </w:r>
      <w:r w:rsidR="00FC65E4">
        <w:t>_HHID</w:t>
      </w:r>
      <w:proofErr w:type="spellEnd"/>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 xml:space="preserve">-level version of the aggregate </w:t>
      </w:r>
      <w:proofErr w:type="spellStart"/>
      <w:r w:rsidRPr="00A6067F">
        <w:t>LSA</w:t>
      </w:r>
      <w:r>
        <w:t>Household</w:t>
      </w:r>
      <w:proofErr w:type="spellEnd"/>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r w:rsidRPr="00655B0F">
        <w:rPr>
          <w:b/>
        </w:rPr>
        <w:t>ReportID</w:t>
      </w:r>
      <w:r w:rsidRPr="00A6067F">
        <w:t xml:space="preserve">, as well as </w:t>
      </w:r>
      <w:r>
        <w:t xml:space="preserve">several columns which are </w:t>
      </w:r>
      <w:r w:rsidRPr="00A6067F">
        <w:t xml:space="preserve">used as a reference to simplify </w:t>
      </w:r>
      <w:r>
        <w:t xml:space="preserve">business logic but do not correlate to a column in </w:t>
      </w:r>
      <w:proofErr w:type="spellStart"/>
      <w:r>
        <w:t>LSAHousehold</w:t>
      </w:r>
      <w:proofErr w:type="spellEnd"/>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proofErr w:type="spellStart"/>
            <w:r>
              <w:rPr>
                <w:b/>
                <w:bCs/>
              </w:rPr>
              <w:t>tlsa</w:t>
            </w:r>
            <w:r w:rsidR="00FC65E4">
              <w:rPr>
                <w:b/>
                <w:bCs/>
              </w:rPr>
              <w:t>_HHID</w:t>
            </w:r>
            <w:proofErr w:type="spellEnd"/>
          </w:p>
        </w:tc>
      </w:tr>
      <w:tr w:rsidR="00BA7373" w:rsidRPr="0052371E" w14:paraId="0891889B" w14:textId="77777777" w:rsidTr="00BA7373">
        <w:tc>
          <w:tcPr>
            <w:tcW w:w="9355" w:type="dxa"/>
          </w:tcPr>
          <w:p w14:paraId="31623A5F" w14:textId="63CBC5B2" w:rsidR="00BA7373" w:rsidRPr="00E17F92" w:rsidRDefault="00BA7373" w:rsidP="00E17F92">
            <w:pPr>
              <w:pStyle w:val="NoSpacing"/>
            </w:pPr>
            <w:r>
              <w:t>HoHID</w:t>
            </w:r>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r w:rsidRPr="005F4836">
              <w:rPr>
                <w:b/>
                <w:bCs/>
              </w:rPr>
              <w:t>HoHID</w:t>
            </w:r>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r w:rsidR="002E318E" w:rsidRPr="00655B0F">
              <w:rPr>
                <w:b/>
              </w:rPr>
              <w:t>HoHID</w:t>
            </w:r>
            <w:r w:rsidRPr="00A6067F">
              <w:rPr>
                <w:rFonts w:cstheme="minorHAnsi"/>
              </w:rPr>
              <w:t xml:space="preserve"> and </w:t>
            </w:r>
            <w:r w:rsidR="00AB4DA6" w:rsidRPr="00655B0F">
              <w:rPr>
                <w:b/>
              </w:rPr>
              <w:t>HHType</w:t>
            </w:r>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r w:rsidRPr="005F4836">
              <w:rPr>
                <w:b/>
                <w:bCs/>
              </w:rPr>
              <w:t>HHType</w:t>
            </w:r>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r w:rsidR="007C4255" w:rsidRPr="007C4255">
              <w:rPr>
                <w:b/>
                <w:bCs/>
              </w:rPr>
              <w:t>HHType</w:t>
            </w:r>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lastRenderedPageBreak/>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r w:rsidR="007C4255" w:rsidRPr="007C4255">
              <w:rPr>
                <w:b/>
                <w:bCs/>
              </w:rPr>
              <w:t>HHType</w:t>
            </w:r>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7327FC" w:rsidRDefault="0039347B" w:rsidP="0039347B">
            <w:pPr>
              <w:pStyle w:val="NoSpacing"/>
              <w:rPr>
                <w:rFonts w:cstheme="minorHAnsi"/>
                <w:bCs/>
              </w:rPr>
            </w:pPr>
            <w:proofErr w:type="spellStart"/>
            <w:r w:rsidRPr="007327FC">
              <w:rPr>
                <w:rFonts w:cstheme="minorHAnsi"/>
                <w:bCs/>
              </w:rPr>
              <w:t>HHChronic</w:t>
            </w:r>
            <w:proofErr w:type="spellEnd"/>
          </w:p>
        </w:tc>
        <w:tc>
          <w:tcPr>
            <w:tcW w:w="5487" w:type="dxa"/>
          </w:tcPr>
          <w:p w14:paraId="31F2BE21" w14:textId="37FB7172"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4873DC">
              <w:t xml:space="preserve">. </w:t>
            </w:r>
            <w:r w:rsidRPr="00507C3D">
              <w:t xml:space="preserve">Based on </w:t>
            </w:r>
            <w:proofErr w:type="spellStart"/>
            <w:r w:rsidRPr="005F4836">
              <w:rPr>
                <w:b/>
                <w:bCs/>
              </w:rPr>
              <w:t>DisabilityStatus</w:t>
            </w:r>
            <w:proofErr w:type="spellEnd"/>
            <w:r w:rsidRPr="00507C3D">
              <w:t xml:space="preserve">, </w:t>
            </w:r>
            <w:proofErr w:type="spellStart"/>
            <w:r w:rsidRPr="005F4836">
              <w:rPr>
                <w:b/>
                <w:bCs/>
              </w:rPr>
              <w:t>CHTime</w:t>
            </w:r>
            <w:proofErr w:type="spellEnd"/>
            <w:r w:rsidRPr="00507C3D">
              <w:t xml:space="preserve">, and </w:t>
            </w:r>
            <w:proofErr w:type="spellStart"/>
            <w:r w:rsidRPr="005F4836">
              <w:rPr>
                <w:b/>
                <w:bCs/>
              </w:rPr>
              <w:t>CHTimeStatus</w:t>
            </w:r>
            <w:proofErr w:type="spellEnd"/>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7327FC" w:rsidRDefault="0039347B" w:rsidP="0039347B">
            <w:pPr>
              <w:pStyle w:val="NoSpacing"/>
              <w:rPr>
                <w:rFonts w:cstheme="minorHAnsi"/>
                <w:bCs/>
              </w:rPr>
            </w:pPr>
            <w:proofErr w:type="spellStart"/>
            <w:r w:rsidRPr="007327FC">
              <w:rPr>
                <w:rFonts w:cstheme="minorHAnsi"/>
                <w:bCs/>
              </w:rPr>
              <w:t>HHVet</w:t>
            </w:r>
            <w:proofErr w:type="spellEnd"/>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r w:rsidRPr="005F4836">
              <w:rPr>
                <w:b/>
                <w:bCs/>
              </w:rPr>
              <w:t>VetStatus</w:t>
            </w:r>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DB4FDE" w:rsidRDefault="0039347B" w:rsidP="0039347B">
            <w:pPr>
              <w:pStyle w:val="NoSpacing"/>
              <w:rPr>
                <w:rFonts w:cstheme="minorHAnsi"/>
                <w:bCs/>
              </w:rPr>
            </w:pPr>
            <w:proofErr w:type="spellStart"/>
            <w:r w:rsidRPr="007327FC">
              <w:rPr>
                <w:rFonts w:cstheme="minorHAnsi"/>
                <w:bCs/>
              </w:rPr>
              <w:t>HHDisability</w:t>
            </w:r>
            <w:proofErr w:type="spellEnd"/>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FC29E8" w:rsidRDefault="0039347B" w:rsidP="0039347B">
            <w:pPr>
              <w:pStyle w:val="NoSpacing"/>
              <w:rPr>
                <w:bCs/>
              </w:rPr>
            </w:pPr>
            <w:proofErr w:type="spellStart"/>
            <w:r w:rsidRPr="00D75C24">
              <w:rPr>
                <w:bCs/>
              </w:rPr>
              <w:t>HHFleeingDV</w:t>
            </w:r>
            <w:proofErr w:type="spellEnd"/>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5F4836" w:rsidRDefault="0039347B" w:rsidP="0039347B">
            <w:pPr>
              <w:pStyle w:val="NoSpacing"/>
              <w:rPr>
                <w:bCs/>
              </w:rPr>
            </w:pPr>
            <w:proofErr w:type="spellStart"/>
            <w:r w:rsidRPr="00D75C24">
              <w:rPr>
                <w:bCs/>
              </w:rPr>
              <w:t>HoH</w:t>
            </w:r>
            <w:r w:rsidRPr="00FC29E8">
              <w:rPr>
                <w:bCs/>
              </w:rPr>
              <w:t>Race</w:t>
            </w:r>
            <w:proofErr w:type="spellEnd"/>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FC29E8" w:rsidRDefault="0039347B" w:rsidP="0039347B">
            <w:pPr>
              <w:pStyle w:val="NoSpacing"/>
              <w:rPr>
                <w:bCs/>
              </w:rPr>
            </w:pPr>
            <w:proofErr w:type="spellStart"/>
            <w:r w:rsidRPr="00D75C24">
              <w:rPr>
                <w:bCs/>
              </w:rPr>
              <w:t>HoHEthnicity</w:t>
            </w:r>
            <w:proofErr w:type="spellEnd"/>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r w:rsidRPr="005F4836">
              <w:rPr>
                <w:b/>
                <w:bCs/>
              </w:rPr>
              <w:t>HHType</w:t>
            </w:r>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proofErr w:type="spellStart"/>
            <w:r w:rsidRPr="00D75C24">
              <w:rPr>
                <w:bCs/>
              </w:rPr>
              <w:t>HHA</w:t>
            </w:r>
            <w:r w:rsidRPr="00FC29E8">
              <w:rPr>
                <w:bCs/>
              </w:rPr>
              <w:t>dultAge</w:t>
            </w:r>
            <w:proofErr w:type="spellEnd"/>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FC29E8" w:rsidRDefault="0039347B" w:rsidP="0039347B">
            <w:pPr>
              <w:pStyle w:val="NoSpacing"/>
              <w:rPr>
                <w:bCs/>
              </w:rPr>
            </w:pPr>
            <w:proofErr w:type="spellStart"/>
            <w:r w:rsidRPr="00D75C24">
              <w:rPr>
                <w:bCs/>
              </w:rPr>
              <w:t>HHParent</w:t>
            </w:r>
            <w:proofErr w:type="spellEnd"/>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Geography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proofErr w:type="spellStart"/>
            <w:r w:rsidRPr="005E62CE">
              <w:t>ESTLivingSit</w:t>
            </w:r>
            <w:proofErr w:type="spellEnd"/>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spellStart"/>
            <w:r w:rsidRPr="004A7EF8">
              <w:t>LivingSituation</w:t>
            </w:r>
            <w:proofErr w:type="spellEnd"/>
            <w:r w:rsidRPr="004A7EF8">
              <w:t xml:space="preserve">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lastRenderedPageBreak/>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proofErr w:type="spellStart"/>
            <w:r w:rsidRPr="00381810">
              <w:rPr>
                <w:b/>
                <w:bCs/>
              </w:rPr>
              <w:t>HHChronic</w:t>
            </w:r>
            <w:proofErr w:type="spellEnd"/>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proofErr w:type="spellStart"/>
            <w:r>
              <w:rPr>
                <w:b/>
                <w:bCs/>
              </w:rPr>
              <w:t>HHVet</w:t>
            </w:r>
            <w:proofErr w:type="spellEnd"/>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Disability</w:t>
            </w:r>
            <w:proofErr w:type="spellEnd"/>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proofErr w:type="spellStart"/>
            <w:r w:rsidRPr="00381810">
              <w:rPr>
                <w:b/>
                <w:bCs/>
              </w:rPr>
              <w:t>HHFleeingDV</w:t>
            </w:r>
            <w:proofErr w:type="spellEnd"/>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AdultAge</w:t>
            </w:r>
            <w:proofErr w:type="spellEnd"/>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proofErr w:type="spellStart"/>
            <w:r w:rsidRPr="00381810">
              <w:rPr>
                <w:b/>
                <w:bCs/>
              </w:rPr>
              <w:t>HH</w:t>
            </w:r>
            <w:r>
              <w:rPr>
                <w:b/>
                <w:bCs/>
              </w:rPr>
              <w:t>Parent</w:t>
            </w:r>
            <w:proofErr w:type="spellEnd"/>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Geography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proofErr w:type="spellStart"/>
            <w:r w:rsidRPr="00381810">
              <w:rPr>
                <w:b/>
                <w:bCs/>
              </w:rPr>
              <w:t>HHChronic</w:t>
            </w:r>
            <w:proofErr w:type="spellEnd"/>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proofErr w:type="spellStart"/>
            <w:r>
              <w:rPr>
                <w:b/>
                <w:bCs/>
              </w:rPr>
              <w:t>HHVet</w:t>
            </w:r>
            <w:proofErr w:type="spellEnd"/>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Disability</w:t>
            </w:r>
            <w:proofErr w:type="spellEnd"/>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proofErr w:type="spellStart"/>
            <w:r w:rsidRPr="00381810">
              <w:rPr>
                <w:b/>
                <w:bCs/>
              </w:rPr>
              <w:t>HHFleeingDV</w:t>
            </w:r>
            <w:proofErr w:type="spellEnd"/>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AdultAge</w:t>
            </w:r>
            <w:proofErr w:type="spellEnd"/>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proofErr w:type="spellStart"/>
            <w:r w:rsidRPr="00381810">
              <w:rPr>
                <w:b/>
                <w:bCs/>
              </w:rPr>
              <w:t>HH</w:t>
            </w:r>
            <w:r>
              <w:rPr>
                <w:b/>
                <w:bCs/>
              </w:rPr>
              <w:t>Parent</w:t>
            </w:r>
            <w:proofErr w:type="spellEnd"/>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lastRenderedPageBreak/>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Geography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spellStart"/>
            <w:r w:rsidRPr="005F4836">
              <w:rPr>
                <w:i/>
                <w:iCs/>
              </w:rPr>
              <w:t>LivingSituation</w:t>
            </w:r>
            <w:proofErr w:type="spellEnd"/>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proofErr w:type="spellStart"/>
            <w:r w:rsidRPr="00381810">
              <w:rPr>
                <w:b/>
                <w:bCs/>
              </w:rPr>
              <w:t>HHChronic</w:t>
            </w:r>
            <w:proofErr w:type="spellEnd"/>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proofErr w:type="spellStart"/>
            <w:r>
              <w:rPr>
                <w:b/>
                <w:bCs/>
              </w:rPr>
              <w:t>HHVet</w:t>
            </w:r>
            <w:proofErr w:type="spellEnd"/>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Disability</w:t>
            </w:r>
            <w:proofErr w:type="spellEnd"/>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proofErr w:type="spellStart"/>
            <w:r w:rsidRPr="00381810">
              <w:rPr>
                <w:b/>
                <w:bCs/>
              </w:rPr>
              <w:t>HHFleeingDV</w:t>
            </w:r>
            <w:proofErr w:type="spellEnd"/>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AdultAge</w:t>
            </w:r>
            <w:proofErr w:type="spellEnd"/>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proofErr w:type="spellStart"/>
            <w:r w:rsidRPr="00381810">
              <w:rPr>
                <w:b/>
                <w:bCs/>
              </w:rPr>
              <w:t>HH</w:t>
            </w:r>
            <w:r>
              <w:rPr>
                <w:b/>
                <w:bCs/>
              </w:rPr>
              <w:t>Parent</w:t>
            </w:r>
            <w:proofErr w:type="spellEnd"/>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lastRenderedPageBreak/>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(i.e</w:t>
            </w:r>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The total number of days in the report period or in any episode of continuous homelessness that overlaps the report period when the household was on the street or in ES/SH based on 3.917 Living Situation records for any System Path enrollment, but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(i.e</w:t>
            </w:r>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r w:rsidR="00AB4DA6" w:rsidRPr="00655B0F">
        <w:rPr>
          <w:b/>
        </w:rPr>
        <w:t>HHType</w:t>
      </w:r>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r w:rsidR="002E318E" w:rsidRPr="00655B0F">
        <w:rPr>
          <w:b/>
        </w:rPr>
        <w:t>HoHID</w:t>
      </w:r>
      <w:r w:rsidRPr="00A6067F">
        <w:rPr>
          <w:rFonts w:cstheme="minorHAnsi"/>
        </w:rPr>
        <w:t xml:space="preserve"> in </w:t>
      </w:r>
      <w:proofErr w:type="spellStart"/>
      <w:r w:rsidR="00147F22">
        <w:rPr>
          <w:rFonts w:cstheme="minorHAnsi"/>
        </w:rPr>
        <w:t>tlsa</w:t>
      </w:r>
      <w:r w:rsidR="00FC65E4">
        <w:rPr>
          <w:rFonts w:cstheme="minorHAnsi"/>
        </w:rPr>
        <w:t>_HHID</w:t>
      </w:r>
      <w:proofErr w:type="spellEnd"/>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1123" w:name="_Set_Population_Identifiers_2"/>
      <w:bookmarkStart w:id="1124" w:name="_Toc37849780"/>
      <w:bookmarkStart w:id="1125" w:name="_Toc38030555"/>
      <w:bookmarkEnd w:id="1123"/>
      <w:r w:rsidRPr="00F25CD0">
        <w:t xml:space="preserve">Set </w:t>
      </w:r>
      <w:r w:rsidR="002B6231" w:rsidRPr="00F25CD0">
        <w:t>Population Identifiers</w:t>
      </w:r>
      <w:r w:rsidRPr="00EE1280">
        <w:t xml:space="preserve"> for</w:t>
      </w:r>
      <w:r>
        <w:t xml:space="preserve"> </w:t>
      </w:r>
      <w:proofErr w:type="spellStart"/>
      <w:r>
        <w:t>LSAHousehold</w:t>
      </w:r>
      <w:bookmarkEnd w:id="1124"/>
      <w:bookmarkEnd w:id="1125"/>
      <w:proofErr w:type="spellEnd"/>
    </w:p>
    <w:p w14:paraId="77F8FEA2" w14:textId="63B76515" w:rsidR="00210481" w:rsidRPr="007B5290" w:rsidRDefault="00210481" w:rsidP="00DE4A2E">
      <w:pPr>
        <w:jc w:val="center"/>
      </w:pPr>
      <w:r>
        <w:rPr>
          <w:rFonts w:ascii="Times New Roman" w:hAnsi="Times New Roman" w:cs="Times New Roman"/>
          <w:noProof/>
          <w:sz w:val="24"/>
          <w:szCs w:val="24"/>
        </w:rPr>
        <mc:AlternateContent>
          <mc:Choice Requires="wpg">
            <w:drawing>
              <wp:inline distT="0" distB="0" distL="0" distR="0" wp14:anchorId="0F9C6CA2" wp14:editId="3247D2A7">
                <wp:extent cx="3619500" cy="1371600"/>
                <wp:effectExtent l="0" t="0" r="19050" b="19050"/>
                <wp:docPr id="74485509" name="Group 7448550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10"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0044B6" w14:textId="6F7A8833" w:rsidR="00722600" w:rsidRDefault="00722600" w:rsidP="00210481">
                              <w:pPr>
                                <w:pStyle w:val="Style3"/>
                              </w:pPr>
                              <w:r>
                                <w:t>tlsa_Enrollment</w:t>
                              </w:r>
                            </w:p>
                          </w:txbxContent>
                        </wps:txbx>
                        <wps:bodyPr rot="0" vert="horz" wrap="square" lIns="0" tIns="0" rIns="0" bIns="0" anchor="ctr" anchorCtr="0" upright="1">
                          <a:noAutofit/>
                        </wps:bodyPr>
                      </wps:wsp>
                      <wps:wsp>
                        <wps:cNvPr id="74485511"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96A3FD" w14:textId="2BA07B3E" w:rsidR="00722600" w:rsidRDefault="00722600" w:rsidP="00210481">
                              <w:pPr>
                                <w:pStyle w:val="Style3"/>
                              </w:pPr>
                              <w:r>
                                <w:t>tlsa_HHID</w:t>
                              </w:r>
                            </w:p>
                          </w:txbxContent>
                        </wps:txbx>
                        <wps:bodyPr rot="0" vert="horz" wrap="square" lIns="0" tIns="0" rIns="0" bIns="0" anchor="ctr" anchorCtr="0" upright="1">
                          <a:noAutofit/>
                        </wps:bodyPr>
                      </wps:wsp>
                      <wps:wsp>
                        <wps:cNvPr id="74485512"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0ACFE8" w14:textId="77777777" w:rsidR="00722600" w:rsidRDefault="00722600" w:rsidP="00210481">
                              <w:pPr>
                                <w:pStyle w:val="Style3"/>
                              </w:pPr>
                              <w:r>
                                <w:t>tlsa_Household</w:t>
                              </w:r>
                            </w:p>
                          </w:txbxContent>
                        </wps:txbx>
                        <wps:bodyPr rot="0" vert="horz" wrap="square" lIns="0" tIns="0" rIns="0" bIns="0" anchor="ctr" anchorCtr="0" upright="1">
                          <a:noAutofit/>
                        </wps:bodyPr>
                      </wps:wsp>
                      <wps:wsp>
                        <wps:cNvPr id="74485513" name="AutoShape 55"/>
                        <wps:cNvCnPr>
                          <a:cxnSpLocks noChangeShapeType="1"/>
                          <a:stCxn id="74485515" idx="1"/>
                          <a:endCxn id="74485512"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4" name="AutoShape 448"/>
                        <wps:cNvSpPr>
                          <a:spLocks noChangeArrowheads="1"/>
                        </wps:cNvSpPr>
                        <wps:spPr bwMode="auto">
                          <a:xfrm>
                            <a:off x="1116074" y="111768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262D8" w14:textId="77777777" w:rsidR="00722600" w:rsidRDefault="00722600" w:rsidP="00210481">
                              <w:pPr>
                                <w:pStyle w:val="Style3"/>
                              </w:pPr>
                              <w:r>
                                <w:t>tlsa_Person</w:t>
                              </w:r>
                            </w:p>
                          </w:txbxContent>
                        </wps:txbx>
                        <wps:bodyPr rot="0" vert="horz" wrap="square" lIns="0" tIns="0" rIns="0" bIns="0" anchor="ctr" anchorCtr="0" upright="1">
                          <a:noAutofit/>
                        </wps:bodyPr>
                      </wps:wsp>
                      <wps:wsp>
                        <wps:cNvPr id="744855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F9C6CA2" id="Group 74485509" o:spid="_x0000_s1336"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">
                <v:shape id="AutoShape 448" o:spid="_x0000_s1337"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7F0044B6" w14:textId="6F7A8833" w:rsidR="00722600" w:rsidRDefault="00722600" w:rsidP="00210481">
                        <w:pPr>
                          <w:pStyle w:val="Style3"/>
                        </w:pPr>
                        <w:r>
                          <w:t>tlsa_Enrollment</w:t>
                        </w:r>
                      </w:p>
                    </w:txbxContent>
                  </v:textbox>
                </v:shape>
                <v:shape id="AutoShape 390" o:spid="_x0000_s1338"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696A3FD" w14:textId="2BA07B3E" w:rsidR="00722600" w:rsidRDefault="00722600" w:rsidP="00210481">
                        <w:pPr>
                          <w:pStyle w:val="Style3"/>
                        </w:pPr>
                        <w:r>
                          <w:t>tlsa_HHID</w:t>
                        </w:r>
                      </w:p>
                    </w:txbxContent>
                  </v:textbox>
                </v:shape>
                <v:shape id="Flowchart: Internal Storage 63" o:spid="_x0000_s1339"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vuc/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" fillcolor="#ebd7e1" strokecolor="#c285a3" strokeweight=".5pt">
                  <v:shadow color="black" opacity="0" offset="0,0"/>
                  <v:textbox inset="0,0,0,0">
                    <w:txbxContent>
                      <w:p w14:paraId="0F0ACFE8" w14:textId="77777777" w:rsidR="00722600" w:rsidRDefault="00722600" w:rsidP="00210481">
                        <w:pPr>
                          <w:pStyle w:val="Style3"/>
                        </w:pPr>
                        <w:r>
                          <w:t>tlsa_Household</w:t>
                        </w:r>
                      </w:p>
                    </w:txbxContent>
                  </v:textbox>
                </v:shape>
                <v:shape id="AutoShape 55" o:spid="_x0000_s1340"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" strokecolor="black [0]" strokeweight=".5pt">
                  <v:stroke endarrow="block"/>
                  <v:shadow color="black [0]"/>
                </v:shape>
                <v:shape id="AutoShape 448" o:spid="_x0000_s1341" type="#_x0000_t113"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" fillcolor="#ebd7e1" strokecolor="#c285a3" strokeweight=".5pt">
                  <v:shadow color="black" opacity="0" offset="0,0"/>
                  <v:textbox inset="0,0,0,0">
                    <w:txbxContent>
                      <w:p w14:paraId="457262D8" w14:textId="77777777" w:rsidR="00722600" w:rsidRDefault="00722600" w:rsidP="00210481">
                        <w:pPr>
                          <w:pStyle w:val="Style3"/>
                        </w:pPr>
                        <w:r>
                          <w:t>tlsa_Person</w:t>
                        </w:r>
                      </w:p>
                    </w:txbxContent>
                  </v:textbox>
                </v:shape>
                <v:shape id="AutoShape 382" o:spid="_x0000_s1342"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CD3C97" w14:textId="1E4D4868" w:rsidR="00EB18F6" w:rsidRPr="00EB18F6" w:rsidRDefault="00EB18F6" w:rsidP="0088191A">
      <w:pPr>
        <w:rPr>
          <w:rFonts w:cstheme="minorHAnsi"/>
        </w:rPr>
      </w:pPr>
      <w:proofErr w:type="spellStart"/>
      <w:r w:rsidRPr="00147F22">
        <w:rPr>
          <w:b/>
          <w:bCs/>
        </w:rPr>
        <w:t>HHAdult</w:t>
      </w:r>
      <w:proofErr w:type="spellEnd"/>
      <w:r>
        <w:t xml:space="preserve">, </w:t>
      </w:r>
      <w:proofErr w:type="spellStart"/>
      <w:r w:rsidRPr="00147F22">
        <w:rPr>
          <w:b/>
          <w:bCs/>
        </w:rPr>
        <w:t>HHChild</w:t>
      </w:r>
      <w:proofErr w:type="spellEnd"/>
      <w:r>
        <w:t xml:space="preserve">, and </w:t>
      </w:r>
      <w:proofErr w:type="spellStart"/>
      <w:r w:rsidRPr="00147F22">
        <w:rPr>
          <w:b/>
          <w:bCs/>
        </w:rPr>
        <w:t>HHNoDOB</w:t>
      </w:r>
      <w:proofErr w:type="spellEnd"/>
      <w:r>
        <w:t xml:space="preserve"> are used together to report on household composition</w:t>
      </w:r>
      <w:r w:rsidR="004873DC">
        <w:t xml:space="preserve">. </w:t>
      </w:r>
      <w:r>
        <w:t>The additional household-level population identifiers are used to report on population groups of interest.</w:t>
      </w:r>
    </w:p>
    <w:p w14:paraId="527526B1" w14:textId="7DA9227E" w:rsidR="00587C19" w:rsidRDefault="00587C19">
      <w:pPr>
        <w:pStyle w:val="Heading3"/>
      </w:pPr>
      <w:r>
        <w:lastRenderedPageBreak/>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2A20863A" w14:textId="77777777" w:rsidTr="00AE274B">
        <w:tc>
          <w:tcPr>
            <w:tcW w:w="9355" w:type="dxa"/>
          </w:tcPr>
          <w:p w14:paraId="470927E7" w14:textId="77777777" w:rsidR="00AE274B" w:rsidRPr="00E17F92" w:rsidRDefault="00AE274B" w:rsidP="007D609E">
            <w:pPr>
              <w:pStyle w:val="NoSpacing"/>
            </w:pPr>
            <w:r>
              <w:t>HoHID</w:t>
            </w:r>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proofErr w:type="spellStart"/>
            <w:r w:rsidRPr="006B4F91">
              <w:t>HHChronic</w:t>
            </w:r>
            <w:proofErr w:type="spellEnd"/>
          </w:p>
        </w:tc>
      </w:tr>
      <w:tr w:rsidR="00AE274B" w:rsidRPr="006B4F91" w14:paraId="3670BC51" w14:textId="77777777" w:rsidTr="00AE274B">
        <w:tc>
          <w:tcPr>
            <w:tcW w:w="9355" w:type="dxa"/>
          </w:tcPr>
          <w:p w14:paraId="5007D8CC" w14:textId="77777777" w:rsidR="00AE274B" w:rsidRPr="00E17F92" w:rsidRDefault="00AE274B" w:rsidP="007D609E">
            <w:pPr>
              <w:pStyle w:val="NoSpacing"/>
            </w:pPr>
            <w:proofErr w:type="spellStart"/>
            <w:r w:rsidRPr="006B4F91">
              <w:t>HHVet</w:t>
            </w:r>
            <w:proofErr w:type="spellEnd"/>
          </w:p>
        </w:tc>
      </w:tr>
      <w:tr w:rsidR="00AE274B" w:rsidRPr="006B4F91" w14:paraId="38EC66A9" w14:textId="77777777" w:rsidTr="00AE274B">
        <w:tc>
          <w:tcPr>
            <w:tcW w:w="9355" w:type="dxa"/>
          </w:tcPr>
          <w:p w14:paraId="1DF55089" w14:textId="77777777" w:rsidR="00AE274B" w:rsidRPr="00E17F92" w:rsidRDefault="00AE274B" w:rsidP="007D609E">
            <w:pPr>
              <w:pStyle w:val="NoSpacing"/>
            </w:pPr>
            <w:proofErr w:type="spellStart"/>
            <w:r w:rsidRPr="006B4F91">
              <w:t>HHDisability</w:t>
            </w:r>
            <w:proofErr w:type="spellEnd"/>
          </w:p>
        </w:tc>
      </w:tr>
      <w:tr w:rsidR="00AE274B" w:rsidRPr="006B4F91" w14:paraId="3A3612E2" w14:textId="77777777" w:rsidTr="00AE274B">
        <w:tc>
          <w:tcPr>
            <w:tcW w:w="9355" w:type="dxa"/>
          </w:tcPr>
          <w:p w14:paraId="602B2D98" w14:textId="77777777" w:rsidR="00AE274B" w:rsidRPr="00E17F92" w:rsidRDefault="00AE274B" w:rsidP="007D609E">
            <w:pPr>
              <w:pStyle w:val="NoSpacing"/>
            </w:pPr>
            <w:proofErr w:type="spellStart"/>
            <w:r w:rsidRPr="006B4F91">
              <w:t>HHFleeingDV</w:t>
            </w:r>
            <w:proofErr w:type="spellEnd"/>
          </w:p>
        </w:tc>
      </w:tr>
      <w:tr w:rsidR="00AE274B" w:rsidRPr="006B4F91" w14:paraId="193CB479" w14:textId="77777777" w:rsidTr="00AE274B">
        <w:tc>
          <w:tcPr>
            <w:tcW w:w="9355" w:type="dxa"/>
          </w:tcPr>
          <w:p w14:paraId="477F3EF1" w14:textId="77777777" w:rsidR="00AE274B" w:rsidRPr="00E17F92" w:rsidRDefault="00AE274B" w:rsidP="007D609E">
            <w:pPr>
              <w:pStyle w:val="NoSpacing"/>
            </w:pPr>
            <w:proofErr w:type="spellStart"/>
            <w:r w:rsidRPr="006B4F91">
              <w:t>HHAdultAge</w:t>
            </w:r>
            <w:proofErr w:type="spellEnd"/>
          </w:p>
        </w:tc>
      </w:tr>
      <w:tr w:rsidR="00AE274B" w:rsidRPr="006B4F91" w14:paraId="23B2F2C1" w14:textId="77777777" w:rsidTr="00AE274B">
        <w:tc>
          <w:tcPr>
            <w:tcW w:w="9355" w:type="dxa"/>
          </w:tcPr>
          <w:p w14:paraId="48E44545" w14:textId="77777777" w:rsidR="00AE274B" w:rsidRPr="00E17F92" w:rsidRDefault="00AE274B" w:rsidP="007D609E">
            <w:pPr>
              <w:pStyle w:val="NoSpacing"/>
            </w:pPr>
            <w:proofErr w:type="spellStart"/>
            <w:r w:rsidRPr="006B4F91">
              <w:t>HHParent</w:t>
            </w:r>
            <w:proofErr w:type="spellEnd"/>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proofErr w:type="spellStart"/>
            <w:r>
              <w:rPr>
                <w:b/>
                <w:bCs/>
              </w:rPr>
              <w:t>tlsa</w:t>
            </w:r>
            <w:r w:rsidR="00AE274B">
              <w:rPr>
                <w:b/>
                <w:bCs/>
              </w:rPr>
              <w:t>_Enrollment</w:t>
            </w:r>
            <w:proofErr w:type="spellEnd"/>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14:paraId="299B0903" w14:textId="77777777" w:rsidTr="00AE274B">
        <w:tc>
          <w:tcPr>
            <w:tcW w:w="9355" w:type="dxa"/>
            <w:shd w:val="clear" w:color="auto" w:fill="FDE9D9" w:themeFill="accent6" w:themeFillTint="33"/>
          </w:tcPr>
          <w:p w14:paraId="6D5E5E8C" w14:textId="2BED4A29" w:rsidR="00AE274B" w:rsidRPr="005F4836" w:rsidRDefault="00D979B0" w:rsidP="007D609E">
            <w:pPr>
              <w:pStyle w:val="NoSpacing"/>
              <w:rPr>
                <w:b/>
                <w:bCs/>
              </w:rPr>
            </w:pPr>
            <w:r>
              <w:rPr>
                <w:b/>
                <w:bCs/>
              </w:rPr>
              <w:t>tlsa_Person</w:t>
            </w:r>
          </w:p>
        </w:tc>
      </w:tr>
      <w:tr w:rsidR="00AE274B" w:rsidRPr="005F4836" w14:paraId="1B811403" w14:textId="77777777" w:rsidTr="00AE274B">
        <w:tc>
          <w:tcPr>
            <w:tcW w:w="9355" w:type="dxa"/>
            <w:shd w:val="clear" w:color="auto" w:fill="auto"/>
          </w:tcPr>
          <w:p w14:paraId="6F91C588" w14:textId="52A71F6C" w:rsidR="00AE274B" w:rsidRPr="005F4836" w:rsidRDefault="00AE274B" w:rsidP="007C4255">
            <w:pPr>
              <w:pStyle w:val="NoSpacing"/>
            </w:pPr>
            <w:r>
              <w:t>PersonalID</w:t>
            </w:r>
          </w:p>
        </w:tc>
      </w:tr>
      <w:tr w:rsidR="00AE274B" w:rsidRPr="005F4836" w14:paraId="72E59669" w14:textId="77777777" w:rsidTr="00AE274B">
        <w:tc>
          <w:tcPr>
            <w:tcW w:w="9355" w:type="dxa"/>
            <w:shd w:val="clear" w:color="auto" w:fill="auto"/>
          </w:tcPr>
          <w:p w14:paraId="2F5CEA21" w14:textId="63D99F56" w:rsidR="00AE274B" w:rsidRPr="005F4836" w:rsidRDefault="00AE274B" w:rsidP="007C4255">
            <w:pPr>
              <w:pStyle w:val="NoSpacing"/>
            </w:pPr>
            <w:r>
              <w:t>Race</w:t>
            </w:r>
          </w:p>
        </w:tc>
      </w:tr>
      <w:tr w:rsidR="00AE274B" w:rsidRPr="005F4836" w14:paraId="2BBA549D" w14:textId="77777777" w:rsidTr="00AE274B">
        <w:tc>
          <w:tcPr>
            <w:tcW w:w="9355" w:type="dxa"/>
            <w:shd w:val="clear" w:color="auto" w:fill="auto"/>
          </w:tcPr>
          <w:p w14:paraId="6B70C26E" w14:textId="158957E0" w:rsidR="00AE274B" w:rsidRPr="005F4836" w:rsidRDefault="00AE274B" w:rsidP="007C4255">
            <w:pPr>
              <w:pStyle w:val="NoSpacing"/>
            </w:pPr>
            <w:r>
              <w:t>Ethnicity</w:t>
            </w:r>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proofErr w:type="spellStart"/>
            <w:r w:rsidRPr="00FC29E8">
              <w:rPr>
                <w:b/>
                <w:bCs/>
              </w:rPr>
              <w:t>HoHRace</w:t>
            </w:r>
            <w:proofErr w:type="spellEnd"/>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proofErr w:type="spellStart"/>
            <w:r w:rsidRPr="00FC29E8">
              <w:rPr>
                <w:b/>
                <w:bCs/>
              </w:rPr>
              <w:t>HoHEthnicity</w:t>
            </w:r>
            <w:proofErr w:type="spellEnd"/>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proofErr w:type="spellStart"/>
            <w:r w:rsidRPr="005F4836">
              <w:rPr>
                <w:b/>
                <w:bCs/>
              </w:rPr>
              <w:t>HHChronic</w:t>
            </w:r>
            <w:proofErr w:type="spellEnd"/>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proofErr w:type="spellStart"/>
            <w:r w:rsidRPr="005F4836">
              <w:rPr>
                <w:b/>
                <w:bCs/>
              </w:rPr>
              <w:t>HHVet</w:t>
            </w:r>
            <w:proofErr w:type="spellEnd"/>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proofErr w:type="spellStart"/>
            <w:r w:rsidRPr="005F4836">
              <w:rPr>
                <w:b/>
                <w:bCs/>
              </w:rPr>
              <w:t>HHDisability</w:t>
            </w:r>
            <w:proofErr w:type="spellEnd"/>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proofErr w:type="spellStart"/>
            <w:r w:rsidRPr="005F4836">
              <w:rPr>
                <w:b/>
                <w:bCs/>
              </w:rPr>
              <w:t>HHFleeingDV</w:t>
            </w:r>
            <w:proofErr w:type="spellEnd"/>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proofErr w:type="spellStart"/>
            <w:r w:rsidRPr="005F4836">
              <w:rPr>
                <w:b/>
                <w:bCs/>
              </w:rPr>
              <w:t>HHAdultAge</w:t>
            </w:r>
            <w:proofErr w:type="spellEnd"/>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proofErr w:type="spellStart"/>
            <w:r w:rsidRPr="005F4836">
              <w:rPr>
                <w:b/>
                <w:bCs/>
              </w:rPr>
              <w:t>HHParent</w:t>
            </w:r>
            <w:proofErr w:type="spellEnd"/>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r w:rsidR="002E318E" w:rsidRPr="00655B0F">
        <w:rPr>
          <w:b/>
        </w:rPr>
        <w:t>HoHID</w:t>
      </w:r>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lastRenderedPageBreak/>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r w:rsidRPr="00AD7462">
        <w:rPr>
          <w:b/>
          <w:bCs/>
        </w:rPr>
        <w:t>HHType</w:t>
      </w:r>
      <w:r>
        <w:t xml:space="preserve"> is 1 (AO) or 2 (AC), the value in this column must be &gt; 0.</w:t>
      </w:r>
    </w:p>
    <w:p w14:paraId="22ACEB95" w14:textId="77777777" w:rsidR="005C72A9" w:rsidRDefault="005C72A9" w:rsidP="005C72A9">
      <w:r w:rsidRPr="00AE4D6E">
        <w:t xml:space="preserve">If </w:t>
      </w:r>
      <w:r w:rsidRPr="00AE4D6E">
        <w:rPr>
          <w:b/>
          <w:bCs/>
        </w:rPr>
        <w:t>HHType</w:t>
      </w:r>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r w:rsidRPr="00AD7462">
        <w:rPr>
          <w:b/>
          <w:bCs/>
        </w:rPr>
        <w:t>HHType</w:t>
      </w:r>
      <w:r>
        <w:t xml:space="preserve"> is 1 (AO), the value in this column must = 0.</w:t>
      </w:r>
    </w:p>
    <w:p w14:paraId="23256DA3" w14:textId="77777777" w:rsidR="005C72A9" w:rsidRDefault="005C72A9" w:rsidP="005C72A9">
      <w:r w:rsidRPr="002C297C">
        <w:t xml:space="preserve">If </w:t>
      </w:r>
      <w:r w:rsidRPr="002C297C">
        <w:rPr>
          <w:b/>
          <w:bCs/>
        </w:rPr>
        <w:t>HHType</w:t>
      </w:r>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722600" w:rsidRPr="009C5CD5" w:rsidRDefault="00722600"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43"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wAl1O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722600" w:rsidRPr="009C5CD5" w:rsidRDefault="00722600" w:rsidP="009336C4">
                      <w:pPr>
                        <w:rPr>
                          <w:b/>
                        </w:rPr>
                      </w:pPr>
                      <w:r w:rsidRPr="009C5CD5">
                        <w:rPr>
                          <w:b/>
                        </w:rPr>
                        <w:t>Note:</w:t>
                      </w:r>
                      <w:r>
                        <w:t xml:space="preserve"> </w:t>
                      </w:r>
                      <w:r w:rsidRPr="002C297C">
                        <w:t xml:space="preserve">If </w:t>
                      </w:r>
                      <w:r w:rsidRPr="00AD7462">
                        <w:rPr>
                          <w:b/>
                          <w:bCs/>
                        </w:rPr>
                        <w:t>HHChild</w:t>
                      </w:r>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r w:rsidRPr="00AD7462">
        <w:rPr>
          <w:b/>
          <w:bCs/>
        </w:rPr>
        <w:t>HHType</w:t>
      </w:r>
      <w:r>
        <w:t xml:space="preserve"> is 1 (AO) or 3 (CO), the value in this column must be = 0.</w:t>
      </w:r>
    </w:p>
    <w:p w14:paraId="42303641" w14:textId="77777777" w:rsidR="005C72A9" w:rsidRDefault="005C72A9" w:rsidP="005C72A9">
      <w:r w:rsidRPr="002C297C">
        <w:t xml:space="preserve">If </w:t>
      </w:r>
      <w:r w:rsidRPr="002C297C">
        <w:rPr>
          <w:b/>
          <w:bCs/>
        </w:rPr>
        <w:t>HHType</w:t>
      </w:r>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proofErr w:type="spellStart"/>
      <w:r w:rsidRPr="0088191A">
        <w:t>HoHRace</w:t>
      </w:r>
      <w:proofErr w:type="spellEnd"/>
      <w:r w:rsidR="00587C19" w:rsidRPr="0088191A">
        <w:t xml:space="preserve"> and</w:t>
      </w:r>
      <w:r w:rsidR="00311D01" w:rsidRPr="0088191A">
        <w:t xml:space="preserve"> </w:t>
      </w:r>
      <w:proofErr w:type="spellStart"/>
      <w:r w:rsidRPr="0088191A">
        <w:t>HoHEthnicity</w:t>
      </w:r>
      <w:proofErr w:type="spellEnd"/>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proofErr w:type="spellStart"/>
      <w:r w:rsidR="0018056C" w:rsidRPr="00655B0F">
        <w:rPr>
          <w:b/>
        </w:rPr>
        <w:t>HoHRace</w:t>
      </w:r>
      <w:proofErr w:type="spellEnd"/>
      <w:r w:rsidR="00311D01" w:rsidRPr="00A6067F">
        <w:rPr>
          <w:rFonts w:cstheme="minorHAnsi"/>
        </w:rPr>
        <w:t xml:space="preserve"> and </w:t>
      </w:r>
      <w:proofErr w:type="spellStart"/>
      <w:r w:rsidR="0018056C" w:rsidRPr="00655B0F">
        <w:rPr>
          <w:b/>
        </w:rPr>
        <w:t>HoHEthnicity</w:t>
      </w:r>
      <w:proofErr w:type="spellEnd"/>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r w:rsidR="00D979B0">
        <w:rPr>
          <w:rFonts w:cstheme="minorHAnsi"/>
        </w:rPr>
        <w:t>tlsa_Person</w:t>
      </w:r>
      <w:r w:rsidR="00311D01" w:rsidRPr="00A6067F">
        <w:rPr>
          <w:rFonts w:cstheme="minorHAnsi"/>
        </w:rPr>
        <w:t>.</w:t>
      </w:r>
    </w:p>
    <w:p w14:paraId="0C10C379" w14:textId="37C9171A" w:rsidR="00587C19" w:rsidRPr="006A3016" w:rsidRDefault="00AB4DA6" w:rsidP="006A3016">
      <w:pPr>
        <w:pStyle w:val="Heading4"/>
      </w:pPr>
      <w:proofErr w:type="spellStart"/>
      <w:r w:rsidRPr="0088191A">
        <w:t>HHVet</w:t>
      </w:r>
      <w:proofErr w:type="spellEnd"/>
      <w:r w:rsidR="00587C19" w:rsidRPr="0088191A">
        <w:t xml:space="preserve">, </w:t>
      </w:r>
      <w:proofErr w:type="spellStart"/>
      <w:r w:rsidR="002E318E" w:rsidRPr="0088191A">
        <w:t>HHChronic</w:t>
      </w:r>
      <w:proofErr w:type="spellEnd"/>
      <w:r w:rsidR="00587C19" w:rsidRPr="0088191A">
        <w:t xml:space="preserve">, </w:t>
      </w:r>
      <w:proofErr w:type="spellStart"/>
      <w:r w:rsidR="002E318E" w:rsidRPr="0088191A">
        <w:t>HHDisability</w:t>
      </w:r>
      <w:proofErr w:type="spellEnd"/>
      <w:r w:rsidR="00587C19" w:rsidRPr="0088191A">
        <w:t xml:space="preserve">, </w:t>
      </w:r>
      <w:proofErr w:type="spellStart"/>
      <w:r w:rsidRPr="0088191A">
        <w:t>HHFleeingDV</w:t>
      </w:r>
      <w:proofErr w:type="spellEnd"/>
      <w:r w:rsidR="00587C19" w:rsidRPr="0088191A">
        <w:t xml:space="preserve">, and </w:t>
      </w:r>
      <w:proofErr w:type="spellStart"/>
      <w:r w:rsidRPr="0088191A">
        <w:t>HHParent</w:t>
      </w:r>
      <w:proofErr w:type="spellEnd"/>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proofErr w:type="spellStart"/>
      <w:r w:rsidR="00147F22">
        <w:rPr>
          <w:rFonts w:cstheme="minorHAnsi"/>
        </w:rPr>
        <w:t>tlsa</w:t>
      </w:r>
      <w:r w:rsidR="00FC65E4">
        <w:rPr>
          <w:rFonts w:cstheme="minorHAnsi"/>
        </w:rPr>
        <w:t>_HHID</w:t>
      </w:r>
      <w:proofErr w:type="spellEnd"/>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r w:rsidR="002E318E" w:rsidRPr="00655B0F">
        <w:rPr>
          <w:b/>
        </w:rPr>
        <w:t>HoHID</w:t>
      </w:r>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r w:rsidR="00AB4DA6" w:rsidRPr="00655B0F">
        <w:rPr>
          <w:b/>
        </w:rPr>
        <w:t>HHType</w:t>
      </w:r>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1126" w:name="_HHAdultAge_1"/>
      <w:bookmarkEnd w:id="1126"/>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proofErr w:type="spellStart"/>
      <w:r w:rsidRPr="004B69AF">
        <w:rPr>
          <w:b/>
          <w:bCs/>
        </w:rPr>
        <w:t>HHVet</w:t>
      </w:r>
      <w:proofErr w:type="spellEnd"/>
      <w:r w:rsidRPr="004B69AF">
        <w:t xml:space="preserve"> = 1)</w:t>
      </w:r>
    </w:p>
    <w:p w14:paraId="28EC53E5" w14:textId="77777777" w:rsidR="0019166A" w:rsidRPr="00E2355D" w:rsidRDefault="0019166A" w:rsidP="0030608E">
      <w:pPr>
        <w:pStyle w:val="ListParagraph"/>
        <w:numPr>
          <w:ilvl w:val="0"/>
          <w:numId w:val="40"/>
        </w:numPr>
      </w:pPr>
      <w:r w:rsidRPr="002F6CF8">
        <w:lastRenderedPageBreak/>
        <w:t xml:space="preserve">Household with a Chronically </w:t>
      </w:r>
      <w:r w:rsidRPr="005B4DCE">
        <w:t>Homeless Adult/HoH</w:t>
      </w:r>
      <w:r w:rsidRPr="009A11AC">
        <w:rPr>
          <w:b/>
          <w:bCs/>
        </w:rPr>
        <w:t xml:space="preserve"> </w:t>
      </w:r>
      <w:r w:rsidRPr="004B49D8">
        <w:rPr>
          <w:b/>
          <w:bCs/>
        </w:rPr>
        <w:t>(</w:t>
      </w:r>
      <w:proofErr w:type="spellStart"/>
      <w:r w:rsidRPr="00E2396E">
        <w:rPr>
          <w:b/>
          <w:bCs/>
        </w:rPr>
        <w:t>HHChronic</w:t>
      </w:r>
      <w:proofErr w:type="spellEnd"/>
      <w:r w:rsidRPr="00E55B23">
        <w:t xml:space="preserve"> = 1</w:t>
      </w:r>
      <w:r w:rsidRPr="00DF1837">
        <w:t>)</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w:t>
      </w:r>
      <w:proofErr w:type="spellStart"/>
      <w:r w:rsidRPr="00F05959">
        <w:rPr>
          <w:b/>
          <w:bCs/>
        </w:rPr>
        <w:t>HHDisability</w:t>
      </w:r>
      <w:proofErr w:type="spellEnd"/>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proofErr w:type="spellStart"/>
      <w:r w:rsidRPr="004B69AF">
        <w:rPr>
          <w:b/>
          <w:bCs/>
        </w:rPr>
        <w:t>HHFleeingDV</w:t>
      </w:r>
      <w:proofErr w:type="spellEnd"/>
      <w:r w:rsidRPr="004B69AF">
        <w:t xml:space="preserve"> = 1)</w:t>
      </w:r>
    </w:p>
    <w:p w14:paraId="4DD22FD9" w14:textId="77777777" w:rsidR="0019166A" w:rsidRDefault="0019166A" w:rsidP="0030608E">
      <w:pPr>
        <w:pStyle w:val="ListParagraph"/>
        <w:numPr>
          <w:ilvl w:val="0"/>
          <w:numId w:val="40"/>
        </w:numPr>
      </w:pPr>
      <w:r>
        <w:t>Parenting Children (</w:t>
      </w:r>
      <w:r w:rsidRPr="00AD7462">
        <w:rPr>
          <w:b/>
          <w:bCs/>
        </w:rPr>
        <w:t>HHType</w:t>
      </w:r>
      <w:r>
        <w:t xml:space="preserve"> = 3 and </w:t>
      </w:r>
      <w:proofErr w:type="spellStart"/>
      <w:r w:rsidRPr="00AD7462">
        <w:rPr>
          <w:b/>
          <w:bCs/>
        </w:rPr>
        <w:t>HHParent</w:t>
      </w:r>
      <w:proofErr w:type="spellEnd"/>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proofErr w:type="spellStart"/>
      <w:r w:rsidRPr="00AD7462">
        <w:rPr>
          <w:b/>
          <w:bCs/>
        </w:rPr>
        <w:t>HHParent</w:t>
      </w:r>
      <w:proofErr w:type="spellEnd"/>
      <w:r>
        <w:t xml:space="preserve"> = 1 and </w:t>
      </w:r>
      <w:r w:rsidRPr="00AD7462">
        <w:rPr>
          <w:b/>
          <w:bCs/>
        </w:rPr>
        <w:t>HHType</w:t>
      </w:r>
      <w:r>
        <w:t xml:space="preserve"> = 2 and </w:t>
      </w:r>
      <w:proofErr w:type="spellStart"/>
      <w:r w:rsidRPr="00AD7462">
        <w:rPr>
          <w:b/>
          <w:bCs/>
        </w:rPr>
        <w:t>HHAdultAge</w:t>
      </w:r>
      <w:proofErr w:type="spellEnd"/>
      <w:r>
        <w:t xml:space="preserve"> in (18,24))</w:t>
      </w:r>
    </w:p>
    <w:p w14:paraId="4D11735C" w14:textId="2A01C31D" w:rsidR="00787F5E" w:rsidRPr="006A3016" w:rsidRDefault="00AB4DA6" w:rsidP="006A3016">
      <w:pPr>
        <w:pStyle w:val="Heading4"/>
      </w:pPr>
      <w:proofErr w:type="spellStart"/>
      <w:r w:rsidRPr="0088191A">
        <w:t>HHAdultAge</w:t>
      </w:r>
      <w:proofErr w:type="spellEnd"/>
    </w:p>
    <w:p w14:paraId="52562FF4" w14:textId="3C45C9D2" w:rsidR="001A6392" w:rsidRDefault="005F353E" w:rsidP="001A6392">
      <w:r>
        <w:rPr>
          <w:rFonts w:cstheme="minorHAnsi"/>
        </w:rPr>
        <w:t>S</w:t>
      </w:r>
      <w:r w:rsidR="001A6392">
        <w:t xml:space="preserve">et </w:t>
      </w:r>
      <w:proofErr w:type="spellStart"/>
      <w:r w:rsidR="00AB4DA6" w:rsidRPr="00AB4DA6">
        <w:rPr>
          <w:b/>
        </w:rPr>
        <w:t>HHAdultAge</w:t>
      </w:r>
      <w:proofErr w:type="spellEnd"/>
      <w:r w:rsidR="001A6392">
        <w:t xml:space="preserve"> based on the </w:t>
      </w:r>
      <w:r w:rsidR="001A6392" w:rsidRPr="00B5418A">
        <w:t>first</w:t>
      </w:r>
      <w:r w:rsidR="001A6392">
        <w:t xml:space="preserve"> of the criteria below met by any </w:t>
      </w:r>
      <w:r w:rsidR="00FC65E4">
        <w:t>active</w:t>
      </w:r>
      <w:r w:rsidR="00147F22">
        <w:t xml:space="preserve"> </w:t>
      </w:r>
      <w:proofErr w:type="spellStart"/>
      <w:r w:rsidR="00147F22">
        <w:t>tlsa</w:t>
      </w:r>
      <w:r w:rsidR="00FC65E4">
        <w:t>_HHID</w:t>
      </w:r>
      <w:proofErr w:type="spellEnd"/>
      <w:r w:rsidR="00BA4E25">
        <w:t xml:space="preserve"> record with the same </w:t>
      </w:r>
      <w:r w:rsidR="00147F22" w:rsidRPr="009161BE">
        <w:rPr>
          <w:b/>
        </w:rPr>
        <w:t xml:space="preserve">HoHID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r w:rsidR="00147F22" w:rsidRPr="00655B0F">
        <w:rPr>
          <w:b/>
        </w:rPr>
        <w:t>HHType</w:t>
      </w:r>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proofErr w:type="spellStart"/>
            <w:r>
              <w:t>tlsa</w:t>
            </w:r>
            <w:r w:rsidR="00FC65E4">
              <w:t>_HHID</w:t>
            </w:r>
            <w:proofErr w:type="spellEnd"/>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proofErr w:type="spellStart"/>
            <w:r w:rsidRPr="002E318E">
              <w:rPr>
                <w:b/>
              </w:rPr>
              <w:t>HHAdultAge</w:t>
            </w:r>
            <w:proofErr w:type="spellEnd"/>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proofErr w:type="spellStart"/>
            <w:r w:rsidRPr="002E318E">
              <w:rPr>
                <w:b/>
              </w:rPr>
              <w:t>HHAdultAge</w:t>
            </w:r>
            <w:proofErr w:type="spellEnd"/>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proofErr w:type="spellStart"/>
            <w:r w:rsidRPr="002E318E">
              <w:rPr>
                <w:b/>
              </w:rPr>
              <w:t>HHAdultAge</w:t>
            </w:r>
            <w:proofErr w:type="spellEnd"/>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proofErr w:type="spellStart"/>
            <w:r w:rsidRPr="002E318E">
              <w:rPr>
                <w:b/>
              </w:rPr>
              <w:t>HHAdultAge</w:t>
            </w:r>
            <w:proofErr w:type="spellEnd"/>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t>5</w:t>
            </w:r>
          </w:p>
        </w:tc>
        <w:tc>
          <w:tcPr>
            <w:tcW w:w="2430" w:type="dxa"/>
          </w:tcPr>
          <w:p w14:paraId="7E11E2AB" w14:textId="2B419DDC" w:rsidR="00B5418A" w:rsidRPr="00C234F9" w:rsidRDefault="00B5418A" w:rsidP="004C2D38">
            <w:pPr>
              <w:pStyle w:val="NoSpacing"/>
            </w:pPr>
            <w:r>
              <w:t>(any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1127" w:name="_Toc506721206"/>
      <w:r>
        <w:rPr>
          <w:rFonts w:cstheme="minorHAnsi"/>
        </w:rPr>
        <w:t xml:space="preserve">The populations for which </w:t>
      </w:r>
      <w:proofErr w:type="spellStart"/>
      <w:r w:rsidRPr="00A92A79">
        <w:rPr>
          <w:rFonts w:cstheme="minorHAnsi"/>
          <w:b/>
        </w:rPr>
        <w:t>HHAdultAge</w:t>
      </w:r>
      <w:proofErr w:type="spellEnd"/>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r w:rsidR="0019166A" w:rsidRPr="00F05959">
        <w:rPr>
          <w:b/>
        </w:rPr>
        <w:t>HHType</w:t>
      </w:r>
      <w:r w:rsidR="0019166A">
        <w:t xml:space="preserve"> = 1 and </w:t>
      </w:r>
      <w:proofErr w:type="spellStart"/>
      <w:r w:rsidR="0019166A" w:rsidRPr="00F05959">
        <w:rPr>
          <w:b/>
        </w:rPr>
        <w:t>HHAdultAge</w:t>
      </w:r>
      <w:proofErr w:type="spellEnd"/>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r w:rsidR="0019166A" w:rsidRPr="00F05959">
        <w:rPr>
          <w:b/>
        </w:rPr>
        <w:t>HHType</w:t>
      </w:r>
      <w:r w:rsidR="0019166A">
        <w:t xml:space="preserve"> = 1 and </w:t>
      </w:r>
      <w:proofErr w:type="spellStart"/>
      <w:r w:rsidR="0019166A" w:rsidRPr="00F05959">
        <w:rPr>
          <w:b/>
        </w:rPr>
        <w:t>HHAdultAge</w:t>
      </w:r>
      <w:proofErr w:type="spellEnd"/>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r w:rsidR="0019166A" w:rsidRPr="00AD7462">
        <w:rPr>
          <w:b/>
          <w:bCs/>
        </w:rPr>
        <w:t>HHType</w:t>
      </w:r>
      <w:r w:rsidR="0019166A">
        <w:t xml:space="preserve"> = 1 and </w:t>
      </w:r>
      <w:proofErr w:type="spellStart"/>
      <w:r w:rsidR="0019166A" w:rsidRPr="00AD7462">
        <w:rPr>
          <w:b/>
          <w:bCs/>
        </w:rPr>
        <w:t>HHVet</w:t>
      </w:r>
      <w:proofErr w:type="spellEnd"/>
      <w:r w:rsidR="0019166A">
        <w:t xml:space="preserve"> = 0 and </w:t>
      </w:r>
      <w:proofErr w:type="spellStart"/>
      <w:r w:rsidR="0019166A" w:rsidRPr="00AD7462">
        <w:rPr>
          <w:b/>
          <w:bCs/>
        </w:rPr>
        <w:t>HHAdultAge</w:t>
      </w:r>
      <w:proofErr w:type="spellEnd"/>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r w:rsidR="0019166A" w:rsidRPr="00AD7462">
        <w:rPr>
          <w:b/>
          <w:bCs/>
        </w:rPr>
        <w:t>HHType</w:t>
      </w:r>
      <w:r w:rsidR="0019166A">
        <w:t xml:space="preserve"> = 1 and </w:t>
      </w:r>
      <w:proofErr w:type="spellStart"/>
      <w:r w:rsidR="0019166A" w:rsidRPr="00AD7462">
        <w:rPr>
          <w:b/>
          <w:bCs/>
        </w:rPr>
        <w:t>HHAdultAge</w:t>
      </w:r>
      <w:proofErr w:type="spellEnd"/>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proofErr w:type="spellStart"/>
      <w:r w:rsidR="0019166A" w:rsidRPr="00AD7462">
        <w:rPr>
          <w:b/>
          <w:bCs/>
        </w:rPr>
        <w:t>HHParent</w:t>
      </w:r>
      <w:proofErr w:type="spellEnd"/>
      <w:r w:rsidR="0019166A">
        <w:t xml:space="preserve"> = 1 and </w:t>
      </w:r>
      <w:r w:rsidR="0019166A" w:rsidRPr="00AD7462">
        <w:rPr>
          <w:b/>
          <w:bCs/>
        </w:rPr>
        <w:t>HHType</w:t>
      </w:r>
      <w:r w:rsidR="0019166A">
        <w:t xml:space="preserve"> = 2 and </w:t>
      </w:r>
      <w:proofErr w:type="spellStart"/>
      <w:r w:rsidR="0019166A" w:rsidRPr="00AD7462">
        <w:rPr>
          <w:b/>
          <w:bCs/>
        </w:rPr>
        <w:t>HHAdultAge</w:t>
      </w:r>
      <w:proofErr w:type="spellEnd"/>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r w:rsidRPr="00655B0F">
        <w:rPr>
          <w:b/>
        </w:rPr>
        <w:t>HoHID</w:t>
      </w:r>
      <w:r w:rsidRPr="00A6067F">
        <w:rPr>
          <w:rFonts w:cstheme="minorHAnsi"/>
        </w:rPr>
        <w:t>/</w:t>
      </w:r>
      <w:r w:rsidRPr="00655B0F">
        <w:rPr>
          <w:b/>
        </w:rPr>
        <w:t>HHType</w:t>
      </w:r>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proofErr w:type="spellStart"/>
      <w:r w:rsidRPr="00655B0F">
        <w:rPr>
          <w:b/>
        </w:rPr>
        <w:t>HHAdultAge</w:t>
      </w:r>
      <w:proofErr w:type="spellEnd"/>
      <w:r w:rsidR="00BA003D">
        <w:rPr>
          <w:b/>
        </w:rPr>
        <w:t xml:space="preserve"> </w:t>
      </w:r>
      <w:r w:rsidR="00BA003D" w:rsidRPr="003C4F8B">
        <w:t xml:space="preserve">in </w:t>
      </w:r>
      <w:proofErr w:type="spellStart"/>
      <w:r w:rsidR="00BA003D" w:rsidRPr="003C4F8B">
        <w:t>LSAHousehold</w:t>
      </w:r>
      <w:proofErr w:type="spellEnd"/>
      <w:r>
        <w:t xml:space="preserve">, it </w:t>
      </w:r>
      <w:proofErr w:type="gramStart"/>
      <w:r>
        <w:t>isn’t</w:t>
      </w:r>
      <w:proofErr w:type="gramEnd"/>
      <w:r>
        <w:t xml:space="preserve">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1128" w:name="_Toc37849781"/>
      <w:bookmarkStart w:id="1129" w:name="_Toc38030556"/>
      <w:r w:rsidRPr="00F25CD0">
        <w:t>EST/RRH/</w:t>
      </w:r>
      <w:proofErr w:type="spellStart"/>
      <w:r w:rsidRPr="00F25CD0">
        <w:t>PSHStatus</w:t>
      </w:r>
      <w:proofErr w:type="spellEnd"/>
      <w:r w:rsidRPr="00F25CD0">
        <w:t xml:space="preserve"> –</w:t>
      </w:r>
      <w:r>
        <w:t xml:space="preserve"> </w:t>
      </w:r>
      <w:proofErr w:type="spellStart"/>
      <w:r>
        <w:t>L</w:t>
      </w:r>
      <w:r w:rsidR="002B6231" w:rsidRPr="00C52062">
        <w:t>SAHousehold</w:t>
      </w:r>
      <w:bookmarkEnd w:id="1128"/>
      <w:bookmarkEnd w:id="1129"/>
      <w:proofErr w:type="spellEnd"/>
      <w:r w:rsidR="002B6231" w:rsidRPr="00C52062">
        <w:t xml:space="preserve"> </w:t>
      </w:r>
      <w:bookmarkEnd w:id="1127"/>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722600" w:rsidRDefault="00722600"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722600" w:rsidRDefault="00722600"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4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">
                <v:shape id="AutoShape 390" o:spid="_x0000_s134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722600" w:rsidRDefault="00722600" w:rsidP="00F6042F">
                        <w:pPr>
                          <w:pStyle w:val="Style3"/>
                        </w:pPr>
                        <w:r>
                          <w:t>tlsa_HHID</w:t>
                        </w:r>
                      </w:p>
                    </w:txbxContent>
                  </v:textbox>
                </v:shape>
                <v:shape id="Flowchart: Internal Storage 63" o:spid="_x0000_s134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722600" w:rsidRDefault="00722600" w:rsidP="00F6042F">
                        <w:pPr>
                          <w:pStyle w:val="Style3"/>
                        </w:pPr>
                        <w:r>
                          <w:t>tlsa_Household</w:t>
                        </w:r>
                      </w:p>
                    </w:txbxContent>
                  </v:textbox>
                </v:shape>
                <v:shape id="AutoShape 61" o:spid="_x0000_s134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proofErr w:type="spellStart"/>
            <w:r>
              <w:rPr>
                <w:b/>
                <w:bCs/>
              </w:rPr>
              <w:t>tlsa</w:t>
            </w:r>
            <w:r w:rsidR="00FC65E4">
              <w:rPr>
                <w:b/>
                <w:bCs/>
              </w:rPr>
              <w:t>_HHID</w:t>
            </w:r>
            <w:proofErr w:type="spellEnd"/>
          </w:p>
        </w:tc>
      </w:tr>
      <w:tr w:rsidR="00AE274B" w:rsidRPr="0052371E" w14:paraId="19C22D38" w14:textId="77777777" w:rsidTr="00AE274B">
        <w:tc>
          <w:tcPr>
            <w:tcW w:w="9355" w:type="dxa"/>
          </w:tcPr>
          <w:p w14:paraId="70BE30C8" w14:textId="77777777" w:rsidR="00AE274B" w:rsidRPr="005F4836" w:rsidRDefault="00AE274B" w:rsidP="007D609E">
            <w:pPr>
              <w:pStyle w:val="NoSpacing"/>
            </w:pPr>
            <w:r w:rsidRPr="00FC29E8">
              <w:t>HoHID</w:t>
            </w:r>
          </w:p>
        </w:tc>
      </w:tr>
      <w:tr w:rsidR="00AE274B" w:rsidRPr="0052371E" w14:paraId="5BF280A0" w14:textId="77777777" w:rsidTr="00AE274B">
        <w:tc>
          <w:tcPr>
            <w:tcW w:w="9355" w:type="dxa"/>
          </w:tcPr>
          <w:p w14:paraId="494D8786" w14:textId="77777777" w:rsidR="00AE274B" w:rsidRPr="005F4836" w:rsidRDefault="00AE274B" w:rsidP="007D609E">
            <w:pPr>
              <w:pStyle w:val="NoSpacing"/>
            </w:pPr>
            <w:r w:rsidRPr="00FC29E8">
              <w:t>HHType</w:t>
            </w:r>
          </w:p>
        </w:tc>
      </w:tr>
      <w:tr w:rsidR="00AE274B" w:rsidRPr="0052371E" w14:paraId="1CD72C56" w14:textId="77777777" w:rsidTr="00AE274B">
        <w:tc>
          <w:tcPr>
            <w:tcW w:w="9355" w:type="dxa"/>
          </w:tcPr>
          <w:p w14:paraId="3AD73D8D" w14:textId="215EBB52" w:rsidR="00AE274B" w:rsidRPr="005F4836" w:rsidRDefault="00AE274B" w:rsidP="007D609E">
            <w:pPr>
              <w:pStyle w:val="NoSpacing"/>
            </w:pPr>
            <w:r w:rsidRPr="00FC29E8">
              <w:t>ProjectType</w:t>
            </w:r>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lastRenderedPageBreak/>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3CB9A0F4" w:rsidR="00147F22" w:rsidRPr="00FC29E8" w:rsidRDefault="00147F22" w:rsidP="007D609E">
            <w:pPr>
              <w:pStyle w:val="NoSpacing"/>
            </w:pPr>
            <w:r>
              <w:t>Active</w:t>
            </w:r>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r w:rsidR="00D979B0">
        <w:rPr>
          <w:rFonts w:eastAsia="Times New Roman" w:cstheme="minorHAnsi"/>
          <w:szCs w:val="20"/>
        </w:rPr>
        <w:t>tlsa_Person</w:t>
      </w:r>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1130"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1131" w:name="_Toc37849782"/>
      <w:bookmarkStart w:id="1132" w:name="_Toc38030557"/>
      <w:r w:rsidRPr="00F25CD0">
        <w:t>RRH/</w:t>
      </w:r>
      <w:proofErr w:type="spellStart"/>
      <w:r w:rsidRPr="00F25CD0">
        <w:t>PSH</w:t>
      </w:r>
      <w:r w:rsidR="002B6231" w:rsidRPr="00EE1280">
        <w:t>MoveIn</w:t>
      </w:r>
      <w:proofErr w:type="spellEnd"/>
      <w:r w:rsidR="002B6231" w:rsidRPr="00EE1280">
        <w:t xml:space="preserve"> </w:t>
      </w:r>
      <w:r w:rsidRPr="00EE1280">
        <w:t>–</w:t>
      </w:r>
      <w:r>
        <w:t xml:space="preserve"> </w:t>
      </w:r>
      <w:proofErr w:type="spellStart"/>
      <w:r>
        <w:t>LSAHousehold</w:t>
      </w:r>
      <w:bookmarkEnd w:id="1131"/>
      <w:bookmarkEnd w:id="1132"/>
      <w:proofErr w:type="spellEnd"/>
      <w:r>
        <w:t xml:space="preserve"> </w:t>
      </w:r>
      <w:bookmarkEnd w:id="1130"/>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722600" w:rsidRDefault="00722600"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722600" w:rsidRDefault="00722600"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48"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">
                <v:shape id="AutoShape 390" o:spid="_x0000_s1349"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722600" w:rsidRDefault="00722600" w:rsidP="00F6042F">
                        <w:pPr>
                          <w:pStyle w:val="Style3"/>
                        </w:pPr>
                        <w:r>
                          <w:t>tlsa_HHID</w:t>
                        </w:r>
                      </w:p>
                    </w:txbxContent>
                  </v:textbox>
                </v:shape>
                <v:shape id="Flowchart: Internal Storage 63" o:spid="_x0000_s1350"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722600" w:rsidRDefault="00722600" w:rsidP="00F6042F">
                        <w:pPr>
                          <w:pStyle w:val="Style3"/>
                        </w:pPr>
                        <w:r>
                          <w:t>tlsa_Household</w:t>
                        </w:r>
                      </w:p>
                    </w:txbxContent>
                  </v:textbox>
                </v:shape>
                <v:shape id="AutoShape 61" o:spid="_x0000_s1351"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proofErr w:type="spellStart"/>
            <w:r>
              <w:rPr>
                <w:b/>
                <w:bCs/>
              </w:rPr>
              <w:t>tlsa</w:t>
            </w:r>
            <w:r w:rsidR="00FC65E4">
              <w:rPr>
                <w:b/>
                <w:bCs/>
              </w:rPr>
              <w:t>_HHID</w:t>
            </w:r>
            <w:proofErr w:type="spellEnd"/>
          </w:p>
        </w:tc>
      </w:tr>
      <w:tr w:rsidR="00AE274B" w:rsidRPr="0052371E" w14:paraId="1A2224BB" w14:textId="77777777" w:rsidTr="00AE274B">
        <w:tc>
          <w:tcPr>
            <w:tcW w:w="9355" w:type="dxa"/>
          </w:tcPr>
          <w:p w14:paraId="02DBA89D" w14:textId="77777777" w:rsidR="00AE274B" w:rsidRPr="006B4F91" w:rsidRDefault="00AE274B" w:rsidP="007D609E">
            <w:pPr>
              <w:pStyle w:val="NoSpacing"/>
            </w:pPr>
            <w:r w:rsidRPr="006B4F91">
              <w:t>HoHID</w:t>
            </w:r>
          </w:p>
        </w:tc>
      </w:tr>
      <w:tr w:rsidR="00AE274B" w:rsidRPr="0052371E" w14:paraId="4EF5D36F" w14:textId="77777777" w:rsidTr="00AE274B">
        <w:tc>
          <w:tcPr>
            <w:tcW w:w="9355" w:type="dxa"/>
          </w:tcPr>
          <w:p w14:paraId="2AE7E085" w14:textId="77777777" w:rsidR="00AE274B" w:rsidRPr="006B4F91" w:rsidRDefault="00AE274B" w:rsidP="007D609E">
            <w:pPr>
              <w:pStyle w:val="NoSpacing"/>
            </w:pPr>
            <w:r w:rsidRPr="006B4F91">
              <w:t>HHType</w:t>
            </w:r>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lastRenderedPageBreak/>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p w14:paraId="674BE296" w14:textId="5674BCDF" w:rsidR="002B6231" w:rsidRPr="00C52062" w:rsidRDefault="0085574A" w:rsidP="0088191A">
      <w:pPr>
        <w:pStyle w:val="Heading2"/>
      </w:pPr>
      <w:bookmarkStart w:id="1133" w:name="_Toc37849783"/>
      <w:bookmarkStart w:id="1134" w:name="_Toc38030558"/>
      <w:bookmarkStart w:id="1135" w:name="_Toc506721208"/>
      <w:r w:rsidRPr="00EE1280">
        <w:t>EST/RRH/</w:t>
      </w:r>
      <w:proofErr w:type="spellStart"/>
      <w:r w:rsidRPr="00EE1280">
        <w:t>PSHGeograph</w:t>
      </w:r>
      <w:r>
        <w:t>y</w:t>
      </w:r>
      <w:proofErr w:type="spellEnd"/>
      <w:r>
        <w:t xml:space="preserve"> – </w:t>
      </w:r>
      <w:proofErr w:type="spellStart"/>
      <w:r w:rsidR="002B6231" w:rsidRPr="00C52062">
        <w:t>LSAHousehold</w:t>
      </w:r>
      <w:bookmarkEnd w:id="1133"/>
      <w:bookmarkEnd w:id="1134"/>
      <w:proofErr w:type="spellEnd"/>
      <w:r w:rsidR="002B6231" w:rsidRPr="00C52062">
        <w:t xml:space="preserve"> </w:t>
      </w:r>
      <w:bookmarkEnd w:id="1135"/>
    </w:p>
    <w:p w14:paraId="65407812" w14:textId="77777777" w:rsidR="002B6231" w:rsidRDefault="002B6231" w:rsidP="006A3016">
      <w:pPr>
        <w:pStyle w:val="Heading3"/>
      </w:pPr>
      <w:r w:rsidRPr="0087613E">
        <w:t>Relevant Data</w:t>
      </w:r>
    </w:p>
    <w:p w14:paraId="4D9EC007" w14:textId="26C8DA10"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r w:rsidRPr="005F4836">
              <w:rPr>
                <w:b/>
                <w:bCs/>
              </w:rPr>
              <w:t>lsa_ProjectCoC</w:t>
            </w:r>
          </w:p>
        </w:tc>
      </w:tr>
      <w:tr w:rsidR="00525BD5" w:rsidRPr="005F4836" w14:paraId="46EB759C" w14:textId="77777777" w:rsidTr="00525BD5">
        <w:tc>
          <w:tcPr>
            <w:tcW w:w="9360" w:type="dxa"/>
          </w:tcPr>
          <w:p w14:paraId="1EBF97A5" w14:textId="18B6C1BA"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r w:rsidRPr="00AE274B">
              <w:t>HoHID</w:t>
            </w:r>
          </w:p>
        </w:tc>
      </w:tr>
      <w:tr w:rsidR="00525BD5" w:rsidRPr="005F4836" w14:paraId="715C524C" w14:textId="77777777" w:rsidTr="00525BD5">
        <w:tc>
          <w:tcPr>
            <w:tcW w:w="9360" w:type="dxa"/>
          </w:tcPr>
          <w:p w14:paraId="6877E857" w14:textId="77777777" w:rsidR="00525BD5" w:rsidRPr="00AE274B" w:rsidRDefault="00525BD5" w:rsidP="009A7EC0">
            <w:pPr>
              <w:pStyle w:val="NoSpacing"/>
            </w:pPr>
            <w:r w:rsidRPr="00AE274B">
              <w:t>HHType</w:t>
            </w:r>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proofErr w:type="spellStart"/>
            <w:r>
              <w:rPr>
                <w:b/>
                <w:bCs/>
              </w:rPr>
              <w:t>tlsa</w:t>
            </w:r>
            <w:r w:rsidR="00FC65E4">
              <w:rPr>
                <w:b/>
                <w:bCs/>
              </w:rPr>
              <w:t>_HHID</w:t>
            </w:r>
            <w:proofErr w:type="spellEnd"/>
          </w:p>
        </w:tc>
      </w:tr>
      <w:tr w:rsidR="00525BD5" w:rsidRPr="005F4836" w14:paraId="509900ED" w14:textId="77777777" w:rsidTr="00525BD5">
        <w:tc>
          <w:tcPr>
            <w:tcW w:w="9360" w:type="dxa"/>
          </w:tcPr>
          <w:p w14:paraId="61A8CF4C" w14:textId="77777777" w:rsidR="00525BD5" w:rsidRPr="00AE274B" w:rsidRDefault="00525BD5" w:rsidP="009A7EC0">
            <w:pPr>
              <w:pStyle w:val="NoSpacing"/>
            </w:pPr>
            <w:r w:rsidRPr="00AE274B">
              <w:t>HoHID</w:t>
            </w:r>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lastRenderedPageBreak/>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1136" w:name="_AHAR_CSV_Files"/>
      <w:bookmarkStart w:id="1137" w:name="_Toc37849784"/>
      <w:bookmarkStart w:id="1138" w:name="_Toc38030559"/>
      <w:bookmarkStart w:id="1139" w:name="_Toc499543995"/>
      <w:bookmarkStart w:id="1140" w:name="_Toc506721209"/>
      <w:bookmarkStart w:id="1141" w:name="_Toc497116480"/>
      <w:bookmarkStart w:id="1142" w:name="_Hlk496773519"/>
      <w:bookmarkStart w:id="1143" w:name="_Toc506721210"/>
      <w:bookmarkEnd w:id="1136"/>
      <w:r>
        <w:t>EST/RRH/</w:t>
      </w:r>
      <w:proofErr w:type="spellStart"/>
      <w:r>
        <w:t>PSHLivingSit</w:t>
      </w:r>
      <w:proofErr w:type="spellEnd"/>
      <w:r>
        <w:t xml:space="preserve"> – </w:t>
      </w:r>
      <w:proofErr w:type="spellStart"/>
      <w:r w:rsidRPr="00C52062">
        <w:t>LSAHousehold</w:t>
      </w:r>
      <w:bookmarkEnd w:id="1137"/>
      <w:bookmarkEnd w:id="1138"/>
      <w:proofErr w:type="spellEnd"/>
      <w:r w:rsidRPr="00C52062">
        <w:t xml:space="preserve"> </w:t>
      </w:r>
    </w:p>
    <w:p w14:paraId="06030F77" w14:textId="5E67C6F5"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2B985CF4" wp14:editId="5F91489E">
                <wp:extent cx="3619500" cy="1371600"/>
                <wp:effectExtent l="0" t="0" r="19050" b="19050"/>
                <wp:docPr id="74485524" name="Group 7448552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25"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32B571" w14:textId="2A7ADF1F" w:rsidR="00722600" w:rsidRDefault="00722600" w:rsidP="00F6042F">
                              <w:pPr>
                                <w:pStyle w:val="Style3"/>
                              </w:pPr>
                              <w:r>
                                <w:t>tlsa_Enrollment</w:t>
                              </w:r>
                            </w:p>
                          </w:txbxContent>
                        </wps:txbx>
                        <wps:bodyPr rot="0" vert="horz" wrap="square" lIns="0" tIns="0" rIns="0" bIns="0" anchor="ctr" anchorCtr="0" upright="1">
                          <a:noAutofit/>
                        </wps:bodyPr>
                      </wps:wsp>
                      <wps:wsp>
                        <wps:cNvPr id="74485526"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9058AA" w14:textId="3B4C9477" w:rsidR="00722600" w:rsidRDefault="00722600" w:rsidP="00F6042F">
                              <w:pPr>
                                <w:pStyle w:val="Style3"/>
                              </w:pPr>
                              <w:r>
                                <w:t>tlsa_HHID</w:t>
                              </w:r>
                            </w:p>
                          </w:txbxContent>
                        </wps:txbx>
                        <wps:bodyPr rot="0" vert="horz" wrap="square" lIns="0" tIns="0" rIns="0" bIns="0" anchor="ctr" anchorCtr="0" upright="1">
                          <a:noAutofit/>
                        </wps:bodyPr>
                      </wps:wsp>
                      <wps:wsp>
                        <wps:cNvPr id="74485527"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EDE464" w14:textId="77777777" w:rsidR="00722600" w:rsidRDefault="00722600" w:rsidP="00F6042F">
                              <w:pPr>
                                <w:pStyle w:val="Style3"/>
                              </w:pPr>
                              <w:r>
                                <w:t>tlsa_Household</w:t>
                              </w:r>
                            </w:p>
                          </w:txbxContent>
                        </wps:txbx>
                        <wps:bodyPr rot="0" vert="horz" wrap="square" lIns="0" tIns="0" rIns="0" bIns="0" anchor="ctr" anchorCtr="0" upright="1">
                          <a:noAutofit/>
                        </wps:bodyPr>
                      </wps:wsp>
                      <wps:wsp>
                        <wps:cNvPr id="74485528" name="AutoShape 66"/>
                        <wps:cNvCnPr>
                          <a:cxnSpLocks noChangeShapeType="1"/>
                          <a:stCxn id="74485530" idx="1"/>
                          <a:endCxn id="74485527" idx="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2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35E624" w14:textId="77777777" w:rsidR="00722600" w:rsidRDefault="00722600" w:rsidP="00F6042F">
                              <w:pPr>
                                <w:pStyle w:val="Style3"/>
                              </w:pPr>
                              <w:r>
                                <w:t>hmis_Enrollment</w:t>
                              </w:r>
                            </w:p>
                          </w:txbxContent>
                        </wps:txbx>
                        <wps:bodyPr rot="0" vert="horz" wrap="square" lIns="0" tIns="0" rIns="0" bIns="0" anchor="ctr" anchorCtr="0" upright="1">
                          <a:noAutofit/>
                        </wps:bodyPr>
                      </wps:wsp>
                      <wps:wsp>
                        <wps:cNvPr id="7448553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2B985CF4" id="Group 74485524" o:spid="_x0000_s1352"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" fillcolor="#ebd7e1" strokecolor="#c285a3" strokeweight=".5pt">
                  <v:shadow color="black" opacity="0" offset="0,0"/>
                  <v:textbox inset="0,0,0,0">
                    <w:txbxContent>
                      <w:p w14:paraId="0F32B571" w14:textId="2A7ADF1F" w:rsidR="00722600" w:rsidRDefault="00722600" w:rsidP="00F6042F">
                        <w:pPr>
                          <w:pStyle w:val="Style3"/>
                        </w:pPr>
                        <w:r>
                          <w:t>tlsa_Enrollment</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6SuB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" fillcolor="#ebd7e1" strokecolor="#c285a3" strokeweight=".5pt">
                  <v:shadow color="black" opacity="0" offset="0,0"/>
                  <v:textbox inset="0,0,0,0">
                    <w:txbxContent>
                      <w:p w14:paraId="429058AA" w14:textId="3B4C9477" w:rsidR="00722600" w:rsidRDefault="00722600" w:rsidP="00F6042F">
                        <w:pPr>
                          <w:pStyle w:val="Style3"/>
                        </w:pPr>
                        <w:r>
                          <w:t>tlsa_HHID</w:t>
                        </w:r>
                      </w:p>
                    </w:txbxContent>
                  </v:textbox>
                </v:shape>
                <v:shape id="Flowchart: Internal Storage 63" o:spid="_x0000_s1355"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pY4a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" fillcolor="#ebd7e1" strokecolor="#c285a3" strokeweight=".5pt">
                  <v:shadow color="black" opacity="0" offset="0,0"/>
                  <v:textbox inset="0,0,0,0">
                    <w:txbxContent>
                      <w:p w14:paraId="26EDE464" w14:textId="77777777" w:rsidR="00722600" w:rsidRDefault="00722600" w:rsidP="00F6042F">
                        <w:pPr>
                          <w:pStyle w:val="Style3"/>
                        </w:pPr>
                        <w:r>
                          <w:t>tlsa_Household</w:t>
                        </w:r>
                      </w:p>
                    </w:txbxContent>
                  </v:textbox>
                </v:shape>
                <v:shape id="AutoShape 66" o:spid="_x0000_s1356"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" fillcolor="#dfebf7" strokecolor="#5b9bd5" strokeweight=".5pt">
                  <v:shadow color="black" opacity="0" offset="0,0"/>
                  <v:textbox inset="0,0,0,0">
                    <w:txbxContent>
                      <w:p w14:paraId="6135E624" w14:textId="77777777" w:rsidR="00722600" w:rsidRDefault="00722600" w:rsidP="00F6042F">
                        <w:pPr>
                          <w:pStyle w:val="Style3"/>
                        </w:pPr>
                        <w:r>
                          <w:t>hmis_Enrollment</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" fillcolor="#5b9bd5" strokecolor="black [0]" strokeweight=".5pt">
                  <v:shadow color="black [0]"/>
                  <v:textbox inset="2.88pt,2.88pt,2.88pt,2.88pt"/>
                </v:shape>
                <w10:anchorlock/>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r w:rsidRPr="000469F6">
              <w:t>HoHID</w:t>
            </w:r>
          </w:p>
        </w:tc>
      </w:tr>
      <w:tr w:rsidR="00525BD5" w:rsidRPr="00053715" w14:paraId="257D981F" w14:textId="77777777" w:rsidTr="00525BD5">
        <w:tc>
          <w:tcPr>
            <w:tcW w:w="9360" w:type="dxa"/>
          </w:tcPr>
          <w:p w14:paraId="3238ECBF" w14:textId="77777777" w:rsidR="00525BD5" w:rsidRPr="000469F6" w:rsidRDefault="00525BD5" w:rsidP="009A7EC0">
            <w:pPr>
              <w:pStyle w:val="NoSpacing"/>
            </w:pPr>
            <w:r w:rsidRPr="000469F6">
              <w:t>HHType</w:t>
            </w:r>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proofErr w:type="spellStart"/>
            <w:r>
              <w:rPr>
                <w:b/>
                <w:bCs/>
              </w:rPr>
              <w:t>tlsa</w:t>
            </w:r>
            <w:r w:rsidR="00FC65E4">
              <w:rPr>
                <w:b/>
                <w:bCs/>
              </w:rPr>
              <w:t>_HHID</w:t>
            </w:r>
            <w:proofErr w:type="spellEnd"/>
          </w:p>
        </w:tc>
      </w:tr>
      <w:tr w:rsidR="00525BD5" w:rsidRPr="00053715" w14:paraId="4FEA5E23" w14:textId="77777777" w:rsidTr="00525BD5">
        <w:tc>
          <w:tcPr>
            <w:tcW w:w="9360" w:type="dxa"/>
          </w:tcPr>
          <w:p w14:paraId="1786A1C8" w14:textId="77777777" w:rsidR="00525BD5" w:rsidRPr="000469F6" w:rsidRDefault="00525BD5" w:rsidP="009A7EC0">
            <w:pPr>
              <w:pStyle w:val="NoSpacing"/>
            </w:pPr>
            <w:r w:rsidRPr="000469F6">
              <w:t>HoHID</w:t>
            </w:r>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77777777" w:rsidR="00525BD5" w:rsidRPr="000469F6" w:rsidRDefault="00525BD5" w:rsidP="009A7EC0">
            <w:pPr>
              <w:pStyle w:val="NoSpacing"/>
            </w:pPr>
            <w:r w:rsidRPr="000469F6">
              <w:t>HouseholdID</w:t>
            </w:r>
          </w:p>
        </w:tc>
      </w:tr>
      <w:tr w:rsidR="00525BD5" w:rsidRPr="00053715" w14:paraId="40093A61" w14:textId="77777777" w:rsidTr="00525BD5">
        <w:tc>
          <w:tcPr>
            <w:tcW w:w="9360" w:type="dxa"/>
          </w:tcPr>
          <w:p w14:paraId="422B80EE" w14:textId="77777777" w:rsidR="00525BD5" w:rsidRPr="000469F6" w:rsidRDefault="00525BD5" w:rsidP="009A7EC0">
            <w:pPr>
              <w:pStyle w:val="NoSpacing"/>
            </w:pPr>
            <w:r w:rsidRPr="000469F6">
              <w:t>ProjectType</w:t>
            </w:r>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proofErr w:type="spellStart"/>
            <w:r>
              <w:rPr>
                <w:b/>
                <w:bCs/>
              </w:rPr>
              <w:t>tlsa</w:t>
            </w:r>
            <w:r w:rsidR="00525BD5" w:rsidRPr="000D5A2E">
              <w:rPr>
                <w:b/>
                <w:bCs/>
              </w:rPr>
              <w:t>_Enrollment</w:t>
            </w:r>
            <w:proofErr w:type="spellEnd"/>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77777777" w:rsidR="00525BD5" w:rsidRPr="000469F6" w:rsidRDefault="00525BD5" w:rsidP="009A7EC0">
            <w:pPr>
              <w:pStyle w:val="NoSpacing"/>
            </w:pPr>
            <w:r w:rsidRPr="000469F6">
              <w:t>PersonalID</w:t>
            </w:r>
          </w:p>
        </w:tc>
      </w:tr>
      <w:tr w:rsidR="00525BD5" w:rsidRPr="00053715" w14:paraId="1708AB02" w14:textId="77777777" w:rsidTr="00525BD5">
        <w:tc>
          <w:tcPr>
            <w:tcW w:w="9360" w:type="dxa"/>
          </w:tcPr>
          <w:p w14:paraId="5833EAE2" w14:textId="77777777" w:rsidR="00525BD5" w:rsidRPr="000469F6" w:rsidRDefault="00525BD5" w:rsidP="009A7EC0">
            <w:pPr>
              <w:pStyle w:val="NoSpacing"/>
            </w:pPr>
            <w:r w:rsidRPr="000469F6">
              <w:t>HouseholdID</w:t>
            </w:r>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proofErr w:type="spellStart"/>
            <w:r w:rsidRPr="000469F6">
              <w:t>LivingSituation</w:t>
            </w:r>
            <w:proofErr w:type="spellEnd"/>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proofErr w:type="spellStart"/>
            <w:r w:rsidRPr="00836B21">
              <w:rPr>
                <w:b/>
                <w:bCs/>
              </w:rPr>
              <w:t>ESTLivingSit</w:t>
            </w:r>
            <w:proofErr w:type="spellEnd"/>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lastRenderedPageBreak/>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78D6D083"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502E8931" w14:textId="64CBD079" w:rsidR="0085574A" w:rsidRPr="00A6067F" w:rsidRDefault="00836B21" w:rsidP="005F4836">
      <w:r>
        <w:t>For households served in the project group during the report period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proofErr w:type="spellStart"/>
      <w:r w:rsidR="001C3A54" w:rsidRPr="00B678E4">
        <w:rPr>
          <w:i/>
          <w:iCs/>
        </w:rPr>
        <w:t>LivingSituation</w:t>
      </w:r>
      <w:proofErr w:type="spellEnd"/>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lastRenderedPageBreak/>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48C74345"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Jail, </w:t>
            </w:r>
            <w:proofErr w:type="gramStart"/>
            <w:r w:rsidRPr="00445256">
              <w:rPr>
                <w:rFonts w:cstheme="minorHAnsi"/>
              </w:rPr>
              <w:t>prison</w:t>
            </w:r>
            <w:proofErr w:type="gramEnd"/>
            <w:r w:rsidRPr="00445256">
              <w:rPr>
                <w:rFonts w:cstheme="minorHAnsi"/>
              </w:rPr>
              <w:t xml:space="preserve"> or juvenile detention facility</w:t>
            </w:r>
          </w:p>
        </w:tc>
        <w:tc>
          <w:tcPr>
            <w:tcW w:w="1572" w:type="dxa"/>
          </w:tcPr>
          <w:p w14:paraId="20383F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(any other)</w:t>
            </w:r>
          </w:p>
        </w:tc>
        <w:tc>
          <w:tcPr>
            <w:tcW w:w="1572" w:type="dxa"/>
          </w:tcPr>
          <w:p w14:paraId="7B5C8D93" w14:textId="77777777" w:rsidR="0085574A" w:rsidRPr="00577A54"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1144" w:name="_EST/RRH/PSHDestination–_LSAHousehol"/>
      <w:bookmarkStart w:id="1145" w:name="_Toc37849785"/>
      <w:bookmarkStart w:id="1146" w:name="_Toc38030560"/>
      <w:bookmarkEnd w:id="1144"/>
      <w:r>
        <w:t>EST/RRH/</w:t>
      </w:r>
      <w:proofErr w:type="spellStart"/>
      <w:r>
        <w:t>PSHDestination</w:t>
      </w:r>
      <w:proofErr w:type="spellEnd"/>
      <w:r w:rsidR="006F09FD">
        <w:t xml:space="preserve"> </w:t>
      </w:r>
      <w:r>
        <w:t xml:space="preserve">– </w:t>
      </w:r>
      <w:proofErr w:type="spellStart"/>
      <w:r w:rsidRPr="00C52062">
        <w:t>LSAHousehold</w:t>
      </w:r>
      <w:bookmarkEnd w:id="1145"/>
      <w:bookmarkEnd w:id="1146"/>
      <w:proofErr w:type="spellEnd"/>
      <w:r w:rsidRPr="00C52062">
        <w:t xml:space="preserve"> </w:t>
      </w:r>
    </w:p>
    <w:p w14:paraId="5C31C216"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7BEFB961" wp14:editId="36A7B3F4">
                <wp:extent cx="3619500" cy="1371600"/>
                <wp:effectExtent l="0" t="0" r="19050" b="19050"/>
                <wp:docPr id="74485531" name="Group 7448553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1371600"/>
                          <a:chOff x="1116074" y="1107923"/>
                          <a:chExt cx="36193" cy="13716"/>
                        </a:xfrm>
                      </wpg:grpSpPr>
                      <wps:wsp>
                        <wps:cNvPr id="74485532"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A9BF3" w14:textId="497FA492" w:rsidR="00722600" w:rsidRDefault="00722600" w:rsidP="00F6042F">
                              <w:pPr>
                                <w:pStyle w:val="Style3"/>
                              </w:pPr>
                              <w:r>
                                <w:t>tlsa_Enrollment</w:t>
                              </w:r>
                            </w:p>
                          </w:txbxContent>
                        </wps:txbx>
                        <wps:bodyPr rot="0" vert="horz" wrap="square" lIns="0" tIns="0" rIns="0" bIns="0" anchor="ctr" anchorCtr="0" upright="1">
                          <a:noAutofit/>
                        </wps:bodyPr>
                      </wps:wsp>
                      <wps:wsp>
                        <wps:cNvPr id="74485533"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3732C" w14:textId="3530F00F" w:rsidR="00722600" w:rsidRDefault="00722600" w:rsidP="00F6042F">
                              <w:pPr>
                                <w:pStyle w:val="Style3"/>
                              </w:pPr>
                              <w:r>
                                <w:t>tlsa_HHID</w:t>
                              </w:r>
                            </w:p>
                          </w:txbxContent>
                        </wps:txbx>
                        <wps:bodyPr rot="0" vert="horz" wrap="square" lIns="0" tIns="0" rIns="0" bIns="0" anchor="ctr" anchorCtr="0" upright="1">
                          <a:noAutofit/>
                        </wps:bodyPr>
                      </wps:wsp>
                      <wps:wsp>
                        <wps:cNvPr id="74485534"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9D3214" w14:textId="77777777" w:rsidR="00722600" w:rsidRDefault="00722600" w:rsidP="00F6042F">
                              <w:pPr>
                                <w:pStyle w:val="Style3"/>
                              </w:pPr>
                              <w:r>
                                <w:t>tlsa_Household</w:t>
                              </w:r>
                            </w:p>
                          </w:txbxContent>
                        </wps:txbx>
                        <wps:bodyPr rot="0" vert="horz" wrap="square" lIns="0" tIns="0" rIns="0" bIns="0" anchor="ctr" anchorCtr="0" upright="1">
                          <a:noAutofit/>
                        </wps:bodyPr>
                      </wps:wsp>
                      <wps:wsp>
                        <wps:cNvPr id="74485535" name="AutoShape 66"/>
                        <wps:cNvCnPr>
                          <a:cxnSpLocks noChangeShapeType="1"/>
                        </wps:cNvCnPr>
                        <wps:spPr bwMode="auto">
                          <a:xfrm>
                            <a:off x="1130126" y="1114781"/>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36"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E5012AB" w14:textId="52DFB937" w:rsidR="00722600" w:rsidRDefault="00722600" w:rsidP="00F6042F">
                              <w:pPr>
                                <w:pStyle w:val="Style3"/>
                              </w:pPr>
                              <w:r>
                                <w:t>hmis_Exit</w:t>
                              </w:r>
                            </w:p>
                          </w:txbxContent>
                        </wps:txbx>
                        <wps:bodyPr rot="0" vert="horz" wrap="square" lIns="0" tIns="0" rIns="0" bIns="0" anchor="ctr" anchorCtr="0" upright="1">
                          <a:noAutofit/>
                        </wps:bodyPr>
                      </wps:wsp>
                      <wps:wsp>
                        <wps:cNvPr id="74485537"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BEFB961" id="Group 74485531" o:spid="_x0000_s1359" style="width:285pt;height:108pt;mso-position-horizontal-relative:char;mso-position-vertical-relative:line" coordorigin="11160,11079" coordsize="361,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">
                <v:shape id="AutoShape 448" o:spid="_x0000_s136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" fillcolor="#ebd7e1" strokecolor="#c285a3" strokeweight=".5pt">
                  <v:shadow color="black" opacity="0" offset="0,0"/>
                  <v:textbox inset="0,0,0,0">
                    <w:txbxContent>
                      <w:p w14:paraId="576A9BF3" w14:textId="497FA492" w:rsidR="00722600" w:rsidRDefault="00722600" w:rsidP="00F6042F">
                        <w:pPr>
                          <w:pStyle w:val="Style3"/>
                        </w:pPr>
                        <w:r>
                          <w:t>tlsa_Enrollment</w:t>
                        </w:r>
                      </w:p>
                    </w:txbxContent>
                  </v:textbox>
                </v:shape>
                <v:shape id="AutoShape 390" o:spid="_x0000_s136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" fillcolor="#ebd7e1" strokecolor="#c285a3" strokeweight=".5pt">
                  <v:shadow color="black" opacity="0" offset="0,0"/>
                  <v:textbox inset="0,0,0,0">
                    <w:txbxContent>
                      <w:p w14:paraId="4893732C" w14:textId="3530F00F" w:rsidR="00722600" w:rsidRDefault="00722600" w:rsidP="00F6042F">
                        <w:pPr>
                          <w:pStyle w:val="Style3"/>
                        </w:pPr>
                        <w:r>
                          <w:t>tlsa_HHID</w:t>
                        </w:r>
                      </w:p>
                    </w:txbxContent>
                  </v:textbox>
                </v:shape>
                <v:shape id="Flowchart: Internal Storage 63" o:spid="_x0000_s136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roaw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" fillcolor="#ebd7e1" strokecolor="#c285a3" strokeweight=".5pt">
                  <v:shadow color="black" opacity="0" offset="0,0"/>
                  <v:textbox inset="0,0,0,0">
                    <w:txbxContent>
                      <w:p w14:paraId="7A9D3214" w14:textId="77777777" w:rsidR="00722600" w:rsidRDefault="00722600" w:rsidP="00F6042F">
                        <w:pPr>
                          <w:pStyle w:val="Style3"/>
                        </w:pPr>
                        <w:r>
                          <w:t>tlsa_Household</w:t>
                        </w:r>
                      </w:p>
                    </w:txbxContent>
                  </v:textbox>
                </v:shape>
                <v:shape id="AutoShape 66" o:spid="_x0000_s1363" type="#_x0000_t32" style="position:absolute;left:11301;top:11147;width:93;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" strokecolor="black [0]" strokeweight=".5pt">
                  <v:stroke endarrow="block"/>
                  <v:shadow color="black [0]"/>
                </v:shape>
                <v:shape id="AutoShape 448" o:spid="_x0000_s136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" fillcolor="#dfebf7" strokecolor="#5b9bd5" strokeweight=".5pt">
                  <v:shadow color="black" opacity="0" offset="0,0"/>
                  <v:textbox inset="0,0,0,0">
                    <w:txbxContent>
                      <w:p w14:paraId="6E5012AB" w14:textId="52DFB937" w:rsidR="00722600" w:rsidRDefault="00722600" w:rsidP="00F6042F">
                        <w:pPr>
                          <w:pStyle w:val="Style3"/>
                        </w:pPr>
                        <w:r>
                          <w:t>hmis_Exit</w:t>
                        </w:r>
                      </w:p>
                    </w:txbxContent>
                  </v:textbox>
                </v:shape>
                <v:shape id="AutoShape 382" o:spid="_x0000_s136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jgZ+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" fillcolor="#5b9bd5" strokecolor="black [0]" strokeweight=".5pt">
                  <v:shadow color="black [0]"/>
                  <v:textbox inset="2.88pt,2.88pt,2.88pt,2.88pt"/>
                </v:shape>
                <w10:anchorlock/>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r w:rsidRPr="008B23F6">
              <w:t>HoHID</w:t>
            </w:r>
          </w:p>
        </w:tc>
      </w:tr>
      <w:tr w:rsidR="00525BD5" w:rsidRPr="00053715" w14:paraId="4CB48671" w14:textId="30EC0C8E" w:rsidTr="00525BD5">
        <w:tc>
          <w:tcPr>
            <w:tcW w:w="9360" w:type="dxa"/>
          </w:tcPr>
          <w:p w14:paraId="10C4105D" w14:textId="64301B7C" w:rsidR="00525BD5" w:rsidRPr="008B23F6" w:rsidRDefault="00525BD5" w:rsidP="005F4836">
            <w:pPr>
              <w:pStyle w:val="NoSpacing"/>
            </w:pPr>
            <w:r w:rsidRPr="008B23F6">
              <w:t>HHType</w:t>
            </w:r>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proofErr w:type="spellStart"/>
            <w:r>
              <w:rPr>
                <w:b/>
                <w:bCs/>
              </w:rPr>
              <w:t>tlsa</w:t>
            </w:r>
            <w:r w:rsidR="00FC65E4">
              <w:rPr>
                <w:b/>
                <w:bCs/>
              </w:rPr>
              <w:t>_HHID</w:t>
            </w:r>
            <w:proofErr w:type="spellEnd"/>
          </w:p>
        </w:tc>
      </w:tr>
      <w:tr w:rsidR="00525BD5" w:rsidRPr="00053715" w14:paraId="3FF18792" w14:textId="1EF93350" w:rsidTr="00525BD5">
        <w:tc>
          <w:tcPr>
            <w:tcW w:w="9360" w:type="dxa"/>
          </w:tcPr>
          <w:p w14:paraId="60F8B2D5" w14:textId="0CC91FAE" w:rsidR="00525BD5" w:rsidRPr="008B23F6" w:rsidRDefault="00525BD5" w:rsidP="00C71837">
            <w:pPr>
              <w:pStyle w:val="NoSpacing"/>
            </w:pPr>
            <w:r w:rsidRPr="008B23F6">
              <w:t>HoHID</w:t>
            </w:r>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525BD5" w:rsidRPr="00053715" w14:paraId="6F9EA9D0" w14:textId="5C2FE722" w:rsidTr="00525BD5">
        <w:tc>
          <w:tcPr>
            <w:tcW w:w="9360" w:type="dxa"/>
          </w:tcPr>
          <w:p w14:paraId="4C12283E" w14:textId="0D32BF76" w:rsidR="00525BD5" w:rsidRPr="008B23F6" w:rsidRDefault="00525BD5" w:rsidP="00C71837">
            <w:pPr>
              <w:pStyle w:val="NoSpacing"/>
            </w:pPr>
            <w:r w:rsidRPr="008B23F6">
              <w:t>HouseholdID</w:t>
            </w:r>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1D12C31" w:rsidR="00525BD5" w:rsidRPr="008B23F6" w:rsidRDefault="00525BD5" w:rsidP="002B3860">
            <w:pPr>
              <w:pStyle w:val="NoSpacing"/>
            </w:pPr>
            <w:r w:rsidRPr="008B23F6">
              <w:t>ProjectType</w:t>
            </w:r>
          </w:p>
        </w:tc>
      </w:tr>
      <w:tr w:rsidR="00525BD5" w:rsidRPr="007327FC" w14:paraId="6E727BD1" w14:textId="642DFFBB" w:rsidTr="00525BD5">
        <w:tc>
          <w:tcPr>
            <w:tcW w:w="9360" w:type="dxa"/>
            <w:shd w:val="clear" w:color="auto" w:fill="FDE9D9" w:themeFill="accent6" w:themeFillTint="33"/>
          </w:tcPr>
          <w:p w14:paraId="21C3C53D" w14:textId="2952260D" w:rsidR="00525BD5" w:rsidRPr="000D5A2E" w:rsidRDefault="0062343A" w:rsidP="005F4836">
            <w:pPr>
              <w:pStyle w:val="NoSpacing"/>
              <w:rPr>
                <w:b/>
                <w:bCs/>
              </w:rPr>
            </w:pPr>
            <w:proofErr w:type="spellStart"/>
            <w:r>
              <w:rPr>
                <w:b/>
                <w:bCs/>
              </w:rPr>
              <w:t>tlsa</w:t>
            </w:r>
            <w:r w:rsidR="00525BD5" w:rsidRPr="000D5A2E">
              <w:rPr>
                <w:b/>
                <w:bCs/>
              </w:rPr>
              <w:t>_Enrollment</w:t>
            </w:r>
            <w:proofErr w:type="spellEnd"/>
          </w:p>
        </w:tc>
      </w:tr>
      <w:tr w:rsidR="00525BD5" w:rsidRPr="00053715" w14:paraId="70930E85" w14:textId="3E6AF182" w:rsidTr="00525BD5">
        <w:tc>
          <w:tcPr>
            <w:tcW w:w="9360" w:type="dxa"/>
          </w:tcPr>
          <w:p w14:paraId="6485802C" w14:textId="6356A401" w:rsidR="00525BD5" w:rsidRPr="008B23F6" w:rsidRDefault="00525BD5" w:rsidP="005F4836">
            <w:pPr>
              <w:pStyle w:val="NoSpacing"/>
            </w:pPr>
            <w:r w:rsidRPr="008B23F6">
              <w:t>EnrollmentID</w:t>
            </w:r>
          </w:p>
        </w:tc>
      </w:tr>
      <w:tr w:rsidR="00525BD5" w:rsidRPr="00053715" w14:paraId="4D90194C" w14:textId="77777777" w:rsidTr="00525BD5">
        <w:tc>
          <w:tcPr>
            <w:tcW w:w="9360" w:type="dxa"/>
          </w:tcPr>
          <w:p w14:paraId="609E72F8" w14:textId="0097673A" w:rsidR="00525BD5" w:rsidRPr="008B23F6" w:rsidRDefault="00525BD5" w:rsidP="00421DB8">
            <w:pPr>
              <w:pStyle w:val="NoSpacing"/>
            </w:pPr>
            <w:r w:rsidRPr="008B23F6">
              <w:t>PersonalID</w:t>
            </w:r>
          </w:p>
        </w:tc>
      </w:tr>
      <w:tr w:rsidR="00525BD5" w:rsidRPr="00053715" w14:paraId="2E51AF83" w14:textId="4B979D55" w:rsidTr="00525BD5">
        <w:tc>
          <w:tcPr>
            <w:tcW w:w="9360" w:type="dxa"/>
          </w:tcPr>
          <w:p w14:paraId="692AE9A1" w14:textId="417F7306" w:rsidR="00525BD5" w:rsidRPr="008B23F6" w:rsidRDefault="00525BD5" w:rsidP="00421DB8">
            <w:pPr>
              <w:pStyle w:val="NoSpacing"/>
            </w:pPr>
            <w:r w:rsidRPr="008B23F6">
              <w:t>HouseholdID</w:t>
            </w:r>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lastRenderedPageBreak/>
              <w:t>PSHDestination</w:t>
            </w:r>
            <w:proofErr w:type="spellEnd"/>
          </w:p>
        </w:tc>
      </w:tr>
    </w:tbl>
    <w:p w14:paraId="39156C75" w14:textId="77777777" w:rsidR="00A43099" w:rsidRPr="00C52062" w:rsidRDefault="00A43099" w:rsidP="006A3016">
      <w:pPr>
        <w:pStyle w:val="Heading3"/>
      </w:pPr>
      <w:r w:rsidRPr="00C52062">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1147" w:name="_Toc37849786"/>
    </w:p>
    <w:p w14:paraId="62F91D64" w14:textId="01BA0CD7" w:rsidR="0019166A" w:rsidRDefault="0019166A" w:rsidP="0088191A">
      <w:pPr>
        <w:pStyle w:val="Heading2"/>
      </w:pPr>
      <w:bookmarkStart w:id="1148" w:name="_Toc38030561"/>
      <w:r w:rsidRPr="00EE1280">
        <w:t>EST/RRH/PSH</w:t>
      </w:r>
      <w:r>
        <w:t xml:space="preserve"> Population Identifiers</w:t>
      </w:r>
      <w:bookmarkEnd w:id="1147"/>
      <w:bookmarkEnd w:id="1148"/>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722600" w:rsidRDefault="00722600"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722600" w:rsidRDefault="00722600"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6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">
                <v:shape id="AutoShape 390" o:spid="_x0000_s136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722600" w:rsidRDefault="00722600" w:rsidP="0027730C">
                        <w:pPr>
                          <w:pStyle w:val="Style3"/>
                        </w:pPr>
                        <w:r>
                          <w:t>tlsa_HHID</w:t>
                        </w:r>
                      </w:p>
                    </w:txbxContent>
                  </v:textbox>
                </v:shape>
                <v:shape id="Flowchart: Internal Storage 63" o:spid="_x0000_s136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722600" w:rsidRDefault="00722600" w:rsidP="0027730C">
                        <w:pPr>
                          <w:pStyle w:val="Style3"/>
                        </w:pPr>
                        <w:r>
                          <w:t>tlsa_Household</w:t>
                        </w:r>
                      </w:p>
                    </w:txbxContent>
                  </v:textbox>
                </v:shape>
                <v:shape id="AutoShape 61" o:spid="_x0000_s136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proofErr w:type="spellStart"/>
            <w:r>
              <w:rPr>
                <w:b/>
                <w:bCs/>
              </w:rPr>
              <w:t>tlsa</w:t>
            </w:r>
            <w:r w:rsidR="00FC65E4">
              <w:rPr>
                <w:b/>
                <w:bCs/>
              </w:rPr>
              <w:t>_HHID</w:t>
            </w:r>
            <w:proofErr w:type="spellEnd"/>
          </w:p>
        </w:tc>
      </w:tr>
      <w:tr w:rsidR="0019166A" w:rsidRPr="0052371E" w14:paraId="107ADADD" w14:textId="77777777" w:rsidTr="00702792">
        <w:tc>
          <w:tcPr>
            <w:tcW w:w="9355" w:type="dxa"/>
          </w:tcPr>
          <w:p w14:paraId="536CD02B" w14:textId="77777777" w:rsidR="0019166A" w:rsidRPr="00E17F92" w:rsidRDefault="0019166A" w:rsidP="00702792">
            <w:pPr>
              <w:pStyle w:val="NoSpacing"/>
            </w:pPr>
            <w:r>
              <w:t>HoHID</w:t>
            </w:r>
          </w:p>
        </w:tc>
      </w:tr>
      <w:tr w:rsidR="0062343A" w:rsidRPr="0052371E" w14:paraId="461E1F15" w14:textId="77777777" w:rsidTr="00702792">
        <w:tc>
          <w:tcPr>
            <w:tcW w:w="9355" w:type="dxa"/>
          </w:tcPr>
          <w:p w14:paraId="61BA60BD" w14:textId="2A3DBFE7" w:rsidR="0062343A" w:rsidRDefault="0062343A" w:rsidP="00702792">
            <w:pPr>
              <w:pStyle w:val="NoSpacing"/>
            </w:pPr>
            <w:r>
              <w:t>ProjectType</w:t>
            </w:r>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proofErr w:type="spellStart"/>
            <w:r w:rsidRPr="006B4F91">
              <w:t>HHChronic</w:t>
            </w:r>
            <w:proofErr w:type="spellEnd"/>
          </w:p>
        </w:tc>
      </w:tr>
      <w:tr w:rsidR="0019166A" w:rsidRPr="006B4F91" w14:paraId="4DCD3567" w14:textId="77777777" w:rsidTr="00702792">
        <w:tc>
          <w:tcPr>
            <w:tcW w:w="9355" w:type="dxa"/>
          </w:tcPr>
          <w:p w14:paraId="3545B212" w14:textId="77777777" w:rsidR="0019166A" w:rsidRPr="00E17F92" w:rsidRDefault="0019166A" w:rsidP="00702792">
            <w:pPr>
              <w:pStyle w:val="NoSpacing"/>
            </w:pPr>
            <w:proofErr w:type="spellStart"/>
            <w:r w:rsidRPr="006B4F91">
              <w:t>HHVet</w:t>
            </w:r>
            <w:proofErr w:type="spellEnd"/>
          </w:p>
        </w:tc>
      </w:tr>
      <w:tr w:rsidR="0019166A" w:rsidRPr="006B4F91" w14:paraId="4AE57B74" w14:textId="77777777" w:rsidTr="00702792">
        <w:tc>
          <w:tcPr>
            <w:tcW w:w="9355" w:type="dxa"/>
          </w:tcPr>
          <w:p w14:paraId="54869A97" w14:textId="77777777" w:rsidR="0019166A" w:rsidRPr="00E17F92" w:rsidRDefault="0019166A" w:rsidP="00702792">
            <w:pPr>
              <w:pStyle w:val="NoSpacing"/>
            </w:pPr>
            <w:proofErr w:type="spellStart"/>
            <w:r w:rsidRPr="006B4F91">
              <w:t>HHDisability</w:t>
            </w:r>
            <w:proofErr w:type="spellEnd"/>
          </w:p>
        </w:tc>
      </w:tr>
      <w:tr w:rsidR="0019166A" w:rsidRPr="006B4F91" w14:paraId="7433CB17" w14:textId="77777777" w:rsidTr="00702792">
        <w:tc>
          <w:tcPr>
            <w:tcW w:w="9355" w:type="dxa"/>
          </w:tcPr>
          <w:p w14:paraId="60BE00DB" w14:textId="77777777" w:rsidR="0019166A" w:rsidRPr="00E17F92" w:rsidRDefault="0019166A" w:rsidP="00702792">
            <w:pPr>
              <w:pStyle w:val="NoSpacing"/>
            </w:pPr>
            <w:proofErr w:type="spellStart"/>
            <w:r w:rsidRPr="006B4F91">
              <w:t>HHFleeingDV</w:t>
            </w:r>
            <w:proofErr w:type="spellEnd"/>
          </w:p>
        </w:tc>
      </w:tr>
      <w:tr w:rsidR="0019166A" w:rsidRPr="006B4F91" w14:paraId="4D6365C9" w14:textId="77777777" w:rsidTr="00702792">
        <w:tc>
          <w:tcPr>
            <w:tcW w:w="9355" w:type="dxa"/>
          </w:tcPr>
          <w:p w14:paraId="02032307" w14:textId="77777777" w:rsidR="0019166A" w:rsidRPr="00E17F92" w:rsidRDefault="0019166A" w:rsidP="00702792">
            <w:pPr>
              <w:pStyle w:val="NoSpacing"/>
            </w:pPr>
            <w:proofErr w:type="spellStart"/>
            <w:r w:rsidRPr="006B4F91">
              <w:t>HHAdultAge</w:t>
            </w:r>
            <w:proofErr w:type="spellEnd"/>
          </w:p>
        </w:tc>
      </w:tr>
      <w:tr w:rsidR="0019166A" w:rsidRPr="006B4F91" w14:paraId="5A43A4F3" w14:textId="77777777" w:rsidTr="00702792">
        <w:tc>
          <w:tcPr>
            <w:tcW w:w="9355" w:type="dxa"/>
          </w:tcPr>
          <w:p w14:paraId="7944AA3B" w14:textId="77777777" w:rsidR="0019166A" w:rsidRPr="00E17F92" w:rsidRDefault="0019166A" w:rsidP="00702792">
            <w:pPr>
              <w:pStyle w:val="NoSpacing"/>
            </w:pPr>
            <w:proofErr w:type="spellStart"/>
            <w:r w:rsidRPr="006B4F91">
              <w:t>HHParent</w:t>
            </w:r>
            <w:proofErr w:type="spellEnd"/>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77777777" w:rsidR="0019166A" w:rsidRPr="00AE4D6E" w:rsidRDefault="0019166A" w:rsidP="00702792">
            <w:pPr>
              <w:pStyle w:val="NoSpacing"/>
              <w:rPr>
                <w:b/>
                <w:bCs/>
              </w:rPr>
            </w:pPr>
            <w:proofErr w:type="spellStart"/>
            <w:r w:rsidRPr="00F05959">
              <w:rPr>
                <w:b/>
                <w:bCs/>
              </w:rPr>
              <w:t>ESTChronic</w:t>
            </w:r>
            <w:proofErr w:type="spellEnd"/>
          </w:p>
        </w:tc>
      </w:tr>
      <w:tr w:rsidR="0019166A" w:rsidRPr="006B4F91" w14:paraId="73ABC6BF" w14:textId="77777777" w:rsidTr="00702792">
        <w:tc>
          <w:tcPr>
            <w:tcW w:w="9355" w:type="dxa"/>
          </w:tcPr>
          <w:p w14:paraId="21E1EF73" w14:textId="77777777" w:rsidR="0019166A" w:rsidRPr="00AE4D6E" w:rsidRDefault="0019166A" w:rsidP="00702792">
            <w:pPr>
              <w:pStyle w:val="NoSpacing"/>
              <w:rPr>
                <w:b/>
                <w:bCs/>
              </w:rPr>
            </w:pPr>
            <w:proofErr w:type="spellStart"/>
            <w:r w:rsidRPr="00F05959">
              <w:rPr>
                <w:b/>
                <w:bCs/>
              </w:rPr>
              <w:t>ESTVet</w:t>
            </w:r>
            <w:proofErr w:type="spellEnd"/>
          </w:p>
        </w:tc>
      </w:tr>
      <w:tr w:rsidR="0019166A" w:rsidRPr="006B4F91" w14:paraId="0219E081" w14:textId="77777777" w:rsidTr="00702792">
        <w:tc>
          <w:tcPr>
            <w:tcW w:w="9355" w:type="dxa"/>
          </w:tcPr>
          <w:p w14:paraId="1FF48187" w14:textId="77777777" w:rsidR="0019166A" w:rsidRPr="00AE4D6E" w:rsidRDefault="0019166A" w:rsidP="00702792">
            <w:pPr>
              <w:pStyle w:val="NoSpacing"/>
              <w:rPr>
                <w:b/>
                <w:bCs/>
              </w:rPr>
            </w:pPr>
            <w:proofErr w:type="spellStart"/>
            <w:r w:rsidRPr="00F05959">
              <w:rPr>
                <w:b/>
                <w:bCs/>
              </w:rPr>
              <w:t>ESTDisability</w:t>
            </w:r>
            <w:proofErr w:type="spellEnd"/>
          </w:p>
        </w:tc>
      </w:tr>
      <w:tr w:rsidR="0019166A" w:rsidRPr="006B4F91" w14:paraId="15955AB1" w14:textId="77777777" w:rsidTr="00702792">
        <w:tc>
          <w:tcPr>
            <w:tcW w:w="9355" w:type="dxa"/>
          </w:tcPr>
          <w:p w14:paraId="35C65AC7" w14:textId="77777777" w:rsidR="0019166A" w:rsidRPr="00AE4D6E" w:rsidRDefault="0019166A" w:rsidP="00702792">
            <w:pPr>
              <w:pStyle w:val="NoSpacing"/>
              <w:rPr>
                <w:b/>
                <w:bCs/>
              </w:rPr>
            </w:pPr>
            <w:proofErr w:type="spellStart"/>
            <w:r w:rsidRPr="00F05959">
              <w:rPr>
                <w:b/>
                <w:bCs/>
              </w:rPr>
              <w:t>ESTFleeingDV</w:t>
            </w:r>
            <w:proofErr w:type="spellEnd"/>
          </w:p>
        </w:tc>
      </w:tr>
      <w:tr w:rsidR="0019166A" w:rsidRPr="006B4F91" w14:paraId="26C400E6" w14:textId="77777777" w:rsidTr="00702792">
        <w:tc>
          <w:tcPr>
            <w:tcW w:w="9355" w:type="dxa"/>
          </w:tcPr>
          <w:p w14:paraId="1DC4ECFA" w14:textId="77777777" w:rsidR="0019166A" w:rsidRPr="00AE4D6E" w:rsidRDefault="0019166A" w:rsidP="00702792">
            <w:pPr>
              <w:pStyle w:val="NoSpacing"/>
              <w:rPr>
                <w:b/>
                <w:bCs/>
              </w:rPr>
            </w:pPr>
            <w:proofErr w:type="spellStart"/>
            <w:r w:rsidRPr="00F05959">
              <w:rPr>
                <w:b/>
                <w:bCs/>
              </w:rPr>
              <w:t>ESTChild</w:t>
            </w:r>
            <w:proofErr w:type="spellEnd"/>
          </w:p>
        </w:tc>
      </w:tr>
      <w:tr w:rsidR="0019166A" w:rsidRPr="006B4F91" w14:paraId="210351BC" w14:textId="77777777" w:rsidTr="00702792">
        <w:tc>
          <w:tcPr>
            <w:tcW w:w="9355" w:type="dxa"/>
          </w:tcPr>
          <w:p w14:paraId="4863355F" w14:textId="77777777" w:rsidR="0019166A" w:rsidRPr="00AE4D6E" w:rsidRDefault="0019166A" w:rsidP="00702792">
            <w:pPr>
              <w:pStyle w:val="NoSpacing"/>
              <w:rPr>
                <w:b/>
                <w:bCs/>
              </w:rPr>
            </w:pPr>
            <w:proofErr w:type="spellStart"/>
            <w:r w:rsidRPr="00F05959">
              <w:rPr>
                <w:b/>
                <w:bCs/>
              </w:rPr>
              <w:t>ESTAdultAge</w:t>
            </w:r>
            <w:proofErr w:type="spellEnd"/>
          </w:p>
        </w:tc>
      </w:tr>
      <w:tr w:rsidR="0019166A" w:rsidRPr="006B4F91" w14:paraId="58768EBD" w14:textId="77777777" w:rsidTr="00702792">
        <w:tc>
          <w:tcPr>
            <w:tcW w:w="9355" w:type="dxa"/>
          </w:tcPr>
          <w:p w14:paraId="17635312" w14:textId="77777777" w:rsidR="0019166A" w:rsidRPr="00AE4D6E" w:rsidRDefault="0019166A" w:rsidP="00702792">
            <w:pPr>
              <w:pStyle w:val="NoSpacing"/>
              <w:rPr>
                <w:b/>
                <w:bCs/>
              </w:rPr>
            </w:pPr>
            <w:proofErr w:type="spellStart"/>
            <w:r w:rsidRPr="00F05959">
              <w:rPr>
                <w:b/>
                <w:bCs/>
              </w:rPr>
              <w:t>ESTParent</w:t>
            </w:r>
            <w:proofErr w:type="spellEnd"/>
          </w:p>
        </w:tc>
      </w:tr>
      <w:tr w:rsidR="0019166A" w:rsidRPr="006B4F91" w14:paraId="0354BC81" w14:textId="77777777" w:rsidTr="00702792">
        <w:tc>
          <w:tcPr>
            <w:tcW w:w="9355" w:type="dxa"/>
          </w:tcPr>
          <w:p w14:paraId="574EC126" w14:textId="77777777" w:rsidR="0019166A" w:rsidRPr="002C297C" w:rsidRDefault="0019166A" w:rsidP="00702792">
            <w:pPr>
              <w:pStyle w:val="NoSpacing"/>
              <w:rPr>
                <w:b/>
                <w:bCs/>
              </w:rPr>
            </w:pPr>
            <w:proofErr w:type="spellStart"/>
            <w:r>
              <w:rPr>
                <w:b/>
                <w:bCs/>
              </w:rPr>
              <w:t>RRH</w:t>
            </w:r>
            <w:r w:rsidRPr="002C297C">
              <w:rPr>
                <w:b/>
                <w:bCs/>
              </w:rPr>
              <w:t>Chronic</w:t>
            </w:r>
            <w:proofErr w:type="spellEnd"/>
          </w:p>
        </w:tc>
      </w:tr>
      <w:tr w:rsidR="0019166A" w:rsidRPr="006B4F91" w14:paraId="26CD6474" w14:textId="77777777" w:rsidTr="00702792">
        <w:tc>
          <w:tcPr>
            <w:tcW w:w="9355" w:type="dxa"/>
          </w:tcPr>
          <w:p w14:paraId="64D05157" w14:textId="77777777" w:rsidR="0019166A" w:rsidRPr="002C297C" w:rsidRDefault="0019166A" w:rsidP="00702792">
            <w:pPr>
              <w:pStyle w:val="NoSpacing"/>
              <w:rPr>
                <w:b/>
                <w:bCs/>
              </w:rPr>
            </w:pPr>
            <w:proofErr w:type="spellStart"/>
            <w:r>
              <w:rPr>
                <w:b/>
                <w:bCs/>
              </w:rPr>
              <w:t>RRH</w:t>
            </w:r>
            <w:r w:rsidRPr="002C297C">
              <w:rPr>
                <w:b/>
                <w:bCs/>
              </w:rPr>
              <w:t>Vet</w:t>
            </w:r>
            <w:proofErr w:type="spellEnd"/>
          </w:p>
        </w:tc>
      </w:tr>
      <w:tr w:rsidR="0019166A" w:rsidRPr="006B4F91" w14:paraId="275DC97D" w14:textId="77777777" w:rsidTr="00702792">
        <w:tc>
          <w:tcPr>
            <w:tcW w:w="9355" w:type="dxa"/>
          </w:tcPr>
          <w:p w14:paraId="30938B8F" w14:textId="77777777" w:rsidR="0019166A" w:rsidRPr="002C297C" w:rsidRDefault="0019166A" w:rsidP="00702792">
            <w:pPr>
              <w:pStyle w:val="NoSpacing"/>
              <w:rPr>
                <w:b/>
                <w:bCs/>
              </w:rPr>
            </w:pPr>
            <w:proofErr w:type="spellStart"/>
            <w:r>
              <w:rPr>
                <w:b/>
                <w:bCs/>
              </w:rPr>
              <w:t>RRH</w:t>
            </w:r>
            <w:r w:rsidRPr="002C297C">
              <w:rPr>
                <w:b/>
                <w:bCs/>
              </w:rPr>
              <w:t>Disability</w:t>
            </w:r>
            <w:proofErr w:type="spellEnd"/>
          </w:p>
        </w:tc>
      </w:tr>
      <w:tr w:rsidR="0019166A" w:rsidRPr="006B4F91" w14:paraId="3ED5A78A" w14:textId="77777777" w:rsidTr="00702792">
        <w:tc>
          <w:tcPr>
            <w:tcW w:w="9355" w:type="dxa"/>
          </w:tcPr>
          <w:p w14:paraId="54078066" w14:textId="77777777" w:rsidR="0019166A" w:rsidRPr="002C297C" w:rsidRDefault="0019166A" w:rsidP="00702792">
            <w:pPr>
              <w:pStyle w:val="NoSpacing"/>
              <w:rPr>
                <w:b/>
                <w:bCs/>
              </w:rPr>
            </w:pPr>
            <w:proofErr w:type="spellStart"/>
            <w:r>
              <w:rPr>
                <w:b/>
                <w:bCs/>
              </w:rPr>
              <w:t>RRH</w:t>
            </w:r>
            <w:r w:rsidRPr="002C297C">
              <w:rPr>
                <w:b/>
                <w:bCs/>
              </w:rPr>
              <w:t>FleeingDV</w:t>
            </w:r>
            <w:proofErr w:type="spellEnd"/>
          </w:p>
        </w:tc>
      </w:tr>
      <w:tr w:rsidR="0019166A" w:rsidRPr="006B4F91" w14:paraId="1BBD28E6" w14:textId="77777777" w:rsidTr="00702792">
        <w:tc>
          <w:tcPr>
            <w:tcW w:w="9355" w:type="dxa"/>
          </w:tcPr>
          <w:p w14:paraId="258934D9" w14:textId="77777777" w:rsidR="0019166A" w:rsidRPr="002C297C" w:rsidRDefault="0019166A" w:rsidP="00702792">
            <w:pPr>
              <w:pStyle w:val="NoSpacing"/>
              <w:rPr>
                <w:b/>
                <w:bCs/>
              </w:rPr>
            </w:pPr>
            <w:proofErr w:type="spellStart"/>
            <w:r>
              <w:rPr>
                <w:b/>
                <w:bCs/>
              </w:rPr>
              <w:t>RRH</w:t>
            </w:r>
            <w:r w:rsidRPr="002C297C">
              <w:rPr>
                <w:b/>
                <w:bCs/>
              </w:rPr>
              <w:t>Child</w:t>
            </w:r>
            <w:proofErr w:type="spellEnd"/>
          </w:p>
        </w:tc>
      </w:tr>
      <w:tr w:rsidR="0019166A" w:rsidRPr="006B4F91" w14:paraId="435C9788" w14:textId="77777777" w:rsidTr="00702792">
        <w:tc>
          <w:tcPr>
            <w:tcW w:w="9355" w:type="dxa"/>
          </w:tcPr>
          <w:p w14:paraId="42D6BEA5" w14:textId="77777777" w:rsidR="0019166A" w:rsidRPr="002C297C" w:rsidRDefault="0019166A" w:rsidP="00702792">
            <w:pPr>
              <w:pStyle w:val="NoSpacing"/>
              <w:rPr>
                <w:b/>
                <w:bCs/>
              </w:rPr>
            </w:pPr>
            <w:proofErr w:type="spellStart"/>
            <w:r>
              <w:rPr>
                <w:b/>
                <w:bCs/>
              </w:rPr>
              <w:t>RRH</w:t>
            </w:r>
            <w:r w:rsidRPr="002C297C">
              <w:rPr>
                <w:b/>
                <w:bCs/>
              </w:rPr>
              <w:t>AdultAge</w:t>
            </w:r>
            <w:proofErr w:type="spellEnd"/>
          </w:p>
        </w:tc>
      </w:tr>
      <w:tr w:rsidR="0019166A" w:rsidRPr="006B4F91" w14:paraId="4F098A2F" w14:textId="77777777" w:rsidTr="00702792">
        <w:tc>
          <w:tcPr>
            <w:tcW w:w="9355" w:type="dxa"/>
          </w:tcPr>
          <w:p w14:paraId="522E2335" w14:textId="77777777" w:rsidR="0019166A" w:rsidRPr="002C297C" w:rsidRDefault="0019166A" w:rsidP="00702792">
            <w:pPr>
              <w:pStyle w:val="NoSpacing"/>
              <w:rPr>
                <w:b/>
                <w:bCs/>
              </w:rPr>
            </w:pPr>
            <w:proofErr w:type="spellStart"/>
            <w:r>
              <w:rPr>
                <w:b/>
                <w:bCs/>
              </w:rPr>
              <w:t>RRH</w:t>
            </w:r>
            <w:r w:rsidRPr="002C297C">
              <w:rPr>
                <w:b/>
                <w:bCs/>
              </w:rPr>
              <w:t>Parent</w:t>
            </w:r>
            <w:proofErr w:type="spellEnd"/>
          </w:p>
        </w:tc>
      </w:tr>
      <w:tr w:rsidR="0019166A" w:rsidRPr="006B4F91" w14:paraId="76F415E8" w14:textId="77777777" w:rsidTr="00702792">
        <w:tc>
          <w:tcPr>
            <w:tcW w:w="9355" w:type="dxa"/>
          </w:tcPr>
          <w:p w14:paraId="3C07166D" w14:textId="77777777" w:rsidR="0019166A" w:rsidRPr="002C297C" w:rsidRDefault="0019166A" w:rsidP="00702792">
            <w:pPr>
              <w:pStyle w:val="NoSpacing"/>
              <w:rPr>
                <w:b/>
                <w:bCs/>
              </w:rPr>
            </w:pPr>
            <w:proofErr w:type="spellStart"/>
            <w:r>
              <w:rPr>
                <w:b/>
                <w:bCs/>
              </w:rPr>
              <w:t>PSH</w:t>
            </w:r>
            <w:r w:rsidRPr="002C297C">
              <w:rPr>
                <w:b/>
                <w:bCs/>
              </w:rPr>
              <w:t>Chronic</w:t>
            </w:r>
            <w:proofErr w:type="spellEnd"/>
          </w:p>
        </w:tc>
      </w:tr>
      <w:tr w:rsidR="0019166A" w:rsidRPr="006B4F91" w14:paraId="554A0824" w14:textId="77777777" w:rsidTr="00702792">
        <w:tc>
          <w:tcPr>
            <w:tcW w:w="9355" w:type="dxa"/>
          </w:tcPr>
          <w:p w14:paraId="0CF95BF9" w14:textId="77777777" w:rsidR="0019166A" w:rsidRPr="002C297C" w:rsidRDefault="0019166A" w:rsidP="00702792">
            <w:pPr>
              <w:pStyle w:val="NoSpacing"/>
              <w:rPr>
                <w:b/>
                <w:bCs/>
              </w:rPr>
            </w:pPr>
            <w:proofErr w:type="spellStart"/>
            <w:r>
              <w:rPr>
                <w:b/>
                <w:bCs/>
              </w:rPr>
              <w:lastRenderedPageBreak/>
              <w:t>PSH</w:t>
            </w:r>
            <w:r w:rsidRPr="002C297C">
              <w:rPr>
                <w:b/>
                <w:bCs/>
              </w:rPr>
              <w:t>Vet</w:t>
            </w:r>
            <w:proofErr w:type="spellEnd"/>
          </w:p>
        </w:tc>
      </w:tr>
      <w:tr w:rsidR="0019166A" w:rsidRPr="006B4F91" w14:paraId="40AD4D45" w14:textId="77777777" w:rsidTr="00702792">
        <w:tc>
          <w:tcPr>
            <w:tcW w:w="9355" w:type="dxa"/>
          </w:tcPr>
          <w:p w14:paraId="14273F1F" w14:textId="77777777" w:rsidR="0019166A" w:rsidRPr="002C297C" w:rsidRDefault="0019166A" w:rsidP="00702792">
            <w:pPr>
              <w:pStyle w:val="NoSpacing"/>
              <w:rPr>
                <w:b/>
                <w:bCs/>
              </w:rPr>
            </w:pPr>
            <w:proofErr w:type="spellStart"/>
            <w:r>
              <w:rPr>
                <w:b/>
                <w:bCs/>
              </w:rPr>
              <w:t>PSH</w:t>
            </w:r>
            <w:r w:rsidRPr="002C297C">
              <w:rPr>
                <w:b/>
                <w:bCs/>
              </w:rPr>
              <w:t>Disability</w:t>
            </w:r>
            <w:proofErr w:type="spellEnd"/>
          </w:p>
        </w:tc>
      </w:tr>
      <w:tr w:rsidR="0019166A" w:rsidRPr="006B4F91" w14:paraId="1252C7B0" w14:textId="77777777" w:rsidTr="00702792">
        <w:tc>
          <w:tcPr>
            <w:tcW w:w="9355" w:type="dxa"/>
          </w:tcPr>
          <w:p w14:paraId="537A3512" w14:textId="77777777" w:rsidR="0019166A" w:rsidRPr="002C297C" w:rsidRDefault="0019166A" w:rsidP="00702792">
            <w:pPr>
              <w:pStyle w:val="NoSpacing"/>
              <w:rPr>
                <w:b/>
                <w:bCs/>
              </w:rPr>
            </w:pPr>
            <w:proofErr w:type="spellStart"/>
            <w:r>
              <w:rPr>
                <w:b/>
                <w:bCs/>
              </w:rPr>
              <w:t>PSH</w:t>
            </w:r>
            <w:r w:rsidRPr="002C297C">
              <w:rPr>
                <w:b/>
                <w:bCs/>
              </w:rPr>
              <w:t>FleeingDV</w:t>
            </w:r>
            <w:proofErr w:type="spellEnd"/>
          </w:p>
        </w:tc>
      </w:tr>
      <w:tr w:rsidR="0019166A" w:rsidRPr="006B4F91" w14:paraId="3DEFFB58" w14:textId="77777777" w:rsidTr="00702792">
        <w:tc>
          <w:tcPr>
            <w:tcW w:w="9355" w:type="dxa"/>
          </w:tcPr>
          <w:p w14:paraId="0CC35DBE" w14:textId="77777777" w:rsidR="0019166A" w:rsidRPr="002C297C" w:rsidRDefault="0019166A" w:rsidP="00702792">
            <w:pPr>
              <w:pStyle w:val="NoSpacing"/>
              <w:rPr>
                <w:b/>
                <w:bCs/>
              </w:rPr>
            </w:pPr>
            <w:proofErr w:type="spellStart"/>
            <w:r>
              <w:rPr>
                <w:b/>
                <w:bCs/>
              </w:rPr>
              <w:t>PSH</w:t>
            </w:r>
            <w:r w:rsidRPr="002C297C">
              <w:rPr>
                <w:b/>
                <w:bCs/>
              </w:rPr>
              <w:t>Child</w:t>
            </w:r>
            <w:proofErr w:type="spellEnd"/>
          </w:p>
        </w:tc>
      </w:tr>
      <w:tr w:rsidR="0019166A" w:rsidRPr="006B4F91" w14:paraId="637011D8" w14:textId="77777777" w:rsidTr="00702792">
        <w:tc>
          <w:tcPr>
            <w:tcW w:w="9355" w:type="dxa"/>
          </w:tcPr>
          <w:p w14:paraId="3A8A3716" w14:textId="77777777" w:rsidR="0019166A" w:rsidRPr="002C297C" w:rsidRDefault="0019166A" w:rsidP="00702792">
            <w:pPr>
              <w:pStyle w:val="NoSpacing"/>
              <w:rPr>
                <w:b/>
                <w:bCs/>
              </w:rPr>
            </w:pPr>
            <w:proofErr w:type="spellStart"/>
            <w:r>
              <w:rPr>
                <w:b/>
                <w:bCs/>
              </w:rPr>
              <w:t>PSH</w:t>
            </w:r>
            <w:r w:rsidRPr="002C297C">
              <w:rPr>
                <w:b/>
                <w:bCs/>
              </w:rPr>
              <w:t>AdultAge</w:t>
            </w:r>
            <w:proofErr w:type="spellEnd"/>
          </w:p>
        </w:tc>
      </w:tr>
      <w:tr w:rsidR="0019166A" w:rsidRPr="006B4F91" w14:paraId="3203DAFB" w14:textId="77777777" w:rsidTr="00702792">
        <w:tc>
          <w:tcPr>
            <w:tcW w:w="9355" w:type="dxa"/>
          </w:tcPr>
          <w:p w14:paraId="5D6976EA" w14:textId="77777777" w:rsidR="0019166A" w:rsidRPr="002C297C" w:rsidRDefault="0019166A" w:rsidP="00702792">
            <w:pPr>
              <w:pStyle w:val="NoSpacing"/>
              <w:rPr>
                <w:b/>
                <w:bCs/>
              </w:rPr>
            </w:pPr>
            <w:proofErr w:type="spellStart"/>
            <w:r>
              <w:rPr>
                <w:b/>
                <w:bCs/>
              </w:rPr>
              <w:t>PSH</w:t>
            </w:r>
            <w:r w:rsidRPr="002C297C">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r w:rsidRPr="00F05959">
        <w:rPr>
          <w:b/>
          <w:bCs/>
        </w:rPr>
        <w:t>HoHID</w:t>
      </w:r>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proofErr w:type="spellStart"/>
      <w:r w:rsidR="00E13A2A">
        <w:t>tlsa</w:t>
      </w:r>
      <w:r w:rsidR="00FC65E4">
        <w:t>_HHID</w:t>
      </w:r>
      <w:proofErr w:type="spellEnd"/>
      <w:r>
        <w:t xml:space="preserve"> for the </w:t>
      </w:r>
      <w:r w:rsidRPr="00F05959">
        <w:rPr>
          <w:b/>
          <w:bCs/>
        </w:rPr>
        <w:t>HoHID</w:t>
      </w:r>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AE2DAE6" w:rsidR="0019166A" w:rsidRPr="002C297C" w:rsidRDefault="0019166A" w:rsidP="0030608E">
      <w:pPr>
        <w:pStyle w:val="ListParagraph"/>
        <w:numPr>
          <w:ilvl w:val="0"/>
          <w:numId w:val="41"/>
        </w:numPr>
      </w:pPr>
      <w:r w:rsidRPr="002C297C">
        <w:rPr>
          <w:b/>
          <w:bCs/>
        </w:rPr>
        <w:t>EST</w:t>
      </w:r>
      <w:r>
        <w:t xml:space="preserve"> – </w:t>
      </w:r>
      <w:r w:rsidRPr="002C297C">
        <w:rPr>
          <w:b/>
          <w:bCs/>
        </w:rPr>
        <w:t>ProjectType</w:t>
      </w:r>
      <w:r>
        <w:t xml:space="preserve"> in (1,2,8)</w:t>
      </w:r>
    </w:p>
    <w:p w14:paraId="7F858141" w14:textId="647AE305" w:rsidR="0019166A" w:rsidRPr="002C297C" w:rsidRDefault="0019166A" w:rsidP="0030608E">
      <w:pPr>
        <w:pStyle w:val="ListParagraph"/>
        <w:numPr>
          <w:ilvl w:val="0"/>
          <w:numId w:val="41"/>
        </w:numPr>
      </w:pPr>
      <w:r>
        <w:rPr>
          <w:b/>
          <w:bCs/>
        </w:rPr>
        <w:t>RRH</w:t>
      </w:r>
      <w:r>
        <w:t xml:space="preserve"> – </w:t>
      </w:r>
      <w:r w:rsidRPr="002C297C">
        <w:rPr>
          <w:b/>
          <w:bCs/>
        </w:rPr>
        <w:t>ProjectType</w:t>
      </w:r>
      <w:r>
        <w:t xml:space="preserve"> = 13</w:t>
      </w:r>
    </w:p>
    <w:p w14:paraId="3FBC9AD1" w14:textId="7135B3CD" w:rsidR="0019166A" w:rsidRDefault="0019166A" w:rsidP="0030608E">
      <w:pPr>
        <w:pStyle w:val="ListParagraph"/>
        <w:numPr>
          <w:ilvl w:val="0"/>
          <w:numId w:val="41"/>
        </w:numPr>
      </w:pPr>
      <w:r>
        <w:rPr>
          <w:b/>
          <w:bCs/>
        </w:rPr>
        <w:t>PSH</w:t>
      </w:r>
      <w:r>
        <w:t xml:space="preserve"> – </w:t>
      </w:r>
      <w:r w:rsidRPr="002C297C">
        <w:rPr>
          <w:b/>
          <w:bCs/>
        </w:rPr>
        <w:t>ProjectType</w:t>
      </w:r>
      <w:r>
        <w:t xml:space="preserve"> = 3</w:t>
      </w:r>
    </w:p>
    <w:p w14:paraId="418C15AC" w14:textId="77777777" w:rsidR="0019166A" w:rsidRDefault="0019166A" w:rsidP="0019166A">
      <w:r>
        <w:t xml:space="preserve">There are no project-group-specific columns for </w:t>
      </w:r>
      <w:proofErr w:type="spellStart"/>
      <w:r w:rsidRPr="00AD7462">
        <w:rPr>
          <w:b/>
          <w:bCs/>
        </w:rPr>
        <w:t>HoHRace</w:t>
      </w:r>
      <w:proofErr w:type="spellEnd"/>
      <w:r>
        <w:t xml:space="preserve"> and </w:t>
      </w:r>
      <w:proofErr w:type="spellStart"/>
      <w:r w:rsidRPr="00AD7462">
        <w:rPr>
          <w:b/>
          <w:bCs/>
        </w:rPr>
        <w:t>HoHEthnicity</w:t>
      </w:r>
      <w:proofErr w:type="spellEnd"/>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83D2B1D" w:rsidR="0019166A" w:rsidRDefault="00FC4D89" w:rsidP="0019166A">
      <w:r>
        <w:t xml:space="preserve">For records in </w:t>
      </w:r>
      <w:r w:rsidR="00507DE1">
        <w:t xml:space="preserve">tlsa_Household where </w:t>
      </w:r>
      <w:r w:rsidR="00507DE1" w:rsidRPr="00745E36">
        <w:rPr>
          <w:b/>
          <w:bCs/>
        </w:rPr>
        <w:t>HHType</w:t>
      </w:r>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w:t>
      </w:r>
      <w:proofErr w:type="spellStart"/>
      <w:r w:rsidR="00102496">
        <w:t>tlsa_HHID</w:t>
      </w:r>
      <w:proofErr w:type="spellEnd"/>
      <w:r w:rsidR="00102496">
        <w:t xml:space="preserve"> </w:t>
      </w:r>
      <w:r w:rsidR="0019166A">
        <w:t xml:space="preserve">for the </w:t>
      </w:r>
      <w:r w:rsidR="0019166A" w:rsidRPr="002C297C">
        <w:rPr>
          <w:b/>
          <w:bCs/>
        </w:rPr>
        <w:t>HoHID</w:t>
      </w:r>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ProjectType</w:t>
      </w:r>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23C44962" w:rsidR="0019166A"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HHVet</w:t>
      </w:r>
      <w:proofErr w:type="spellEnd"/>
      <w:r>
        <w:t xml:space="preserve"> = 1 and</w:t>
      </w:r>
      <w:r w:rsidRPr="002C297C">
        <w:rPr>
          <w:b/>
          <w:bCs/>
        </w:rPr>
        <w:t xml:space="preserve"> ProjectType</w:t>
      </w:r>
      <w:r>
        <w:t xml:space="preserve"> 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7FB35F83"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HHChronic</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61937E18" w:rsidR="0019166A" w:rsidRPr="002C297C" w:rsidRDefault="00D81910" w:rsidP="0019166A">
      <w:r>
        <w:t xml:space="preserve">If there is any active </w:t>
      </w:r>
      <w:r w:rsidRPr="0064623F">
        <w:rPr>
          <w:b/>
          <w:bCs/>
        </w:rPr>
        <w:t>HouseholdID</w:t>
      </w:r>
      <w:r>
        <w:t xml:space="preserve">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 </w:t>
      </w:r>
      <w:proofErr w:type="spellStart"/>
      <w:r>
        <w:rPr>
          <w:b/>
          <w:bCs/>
        </w:rPr>
        <w:t>HHDisability</w:t>
      </w:r>
      <w:proofErr w:type="spellEnd"/>
      <w:r>
        <w:t xml:space="preserve"> = 1 and</w:t>
      </w:r>
      <w:r w:rsidRPr="002C297C">
        <w:rPr>
          <w:b/>
          <w:bCs/>
        </w:rPr>
        <w:t xml:space="preserve"> ProjectType</w:t>
      </w:r>
      <w:r>
        <w:t xml:space="preserve"> 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642EF3DE"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0019166A">
        <w:t xml:space="preserve"> </w:t>
      </w:r>
      <w:proofErr w:type="spellStart"/>
      <w:r w:rsidR="0019166A" w:rsidRPr="00AD7462">
        <w:rPr>
          <w:b/>
          <w:bCs/>
        </w:rPr>
        <w:t>HH</w:t>
      </w:r>
      <w:r w:rsidR="0019166A">
        <w:rPr>
          <w:b/>
          <w:bCs/>
        </w:rPr>
        <w:t>FleeingDV</w:t>
      </w:r>
      <w:proofErr w:type="spellEnd"/>
      <w:r w:rsidR="0019166A">
        <w:t xml:space="preserve"> =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77A00424" w:rsidR="0019166A" w:rsidRPr="002C297C" w:rsidRDefault="00D81910" w:rsidP="0019166A">
      <w:r>
        <w:t xml:space="preserve">If there is any active HHID for the </w:t>
      </w:r>
      <w:r w:rsidRPr="002C297C">
        <w:rPr>
          <w:b/>
          <w:bCs/>
        </w:rPr>
        <w:t>HoHID</w:t>
      </w:r>
      <w:r>
        <w:rPr>
          <w:b/>
          <w:bCs/>
        </w:rPr>
        <w:t xml:space="preserve"> </w:t>
      </w:r>
      <w:r>
        <w:t>where</w:t>
      </w:r>
      <w:r w:rsidRPr="00D81910">
        <w:rPr>
          <w:b/>
          <w:bCs/>
        </w:rPr>
        <w:t xml:space="preserve"> </w:t>
      </w:r>
      <w:proofErr w:type="spellStart"/>
      <w:r w:rsidRPr="00D81910">
        <w:rPr>
          <w:b/>
          <w:bCs/>
        </w:rPr>
        <w:t>ActiveHHType</w:t>
      </w:r>
      <w:proofErr w:type="spellEnd"/>
      <w:r>
        <w:t xml:space="preserve"> = </w:t>
      </w:r>
      <w:r w:rsidRPr="002C297C">
        <w:rPr>
          <w:b/>
          <w:bCs/>
        </w:rPr>
        <w:t>HHType</w:t>
      </w:r>
      <w:r>
        <w:t xml:space="preserve"> and</w:t>
      </w:r>
      <w:r w:rsidRPr="00AE4D6E">
        <w:rPr>
          <w:b/>
          <w:bCs/>
        </w:rPr>
        <w:t xml:space="preserve"> </w:t>
      </w:r>
      <w:proofErr w:type="spellStart"/>
      <w:r w:rsidR="0019166A" w:rsidRPr="00AE4D6E">
        <w:rPr>
          <w:b/>
          <w:bCs/>
        </w:rPr>
        <w:t>HHParent</w:t>
      </w:r>
      <w:proofErr w:type="spellEnd"/>
      <w:r w:rsidR="0019166A">
        <w:rPr>
          <w:b/>
          <w:bCs/>
        </w:rPr>
        <w:t xml:space="preserve"> </w:t>
      </w:r>
      <w:r w:rsidR="0019166A">
        <w:t>= 1 and</w:t>
      </w:r>
      <w:r w:rsidR="0019166A" w:rsidRPr="002C297C">
        <w:rPr>
          <w:b/>
          <w:bCs/>
        </w:rPr>
        <w:t xml:space="preserve"> ProjectType</w:t>
      </w:r>
      <w:r w:rsidR="0019166A">
        <w:t xml:space="preserve"> 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lastRenderedPageBreak/>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r w:rsidR="00D81910" w:rsidRPr="00D81910">
        <w:rPr>
          <w:b/>
          <w:bCs/>
        </w:rPr>
        <w:t>HoHID</w:t>
      </w:r>
      <w:r w:rsidR="00D81910">
        <w:t xml:space="preserve"> where </w:t>
      </w:r>
      <w:proofErr w:type="spellStart"/>
      <w:r w:rsidR="00D81910" w:rsidRPr="00D81910">
        <w:rPr>
          <w:b/>
          <w:bCs/>
        </w:rPr>
        <w:t>ActiveHHType</w:t>
      </w:r>
      <w:proofErr w:type="spellEnd"/>
      <w:r w:rsidR="00D81910">
        <w:t xml:space="preserve"> = </w:t>
      </w:r>
      <w:r w:rsidRPr="009161BE">
        <w:rPr>
          <w:b/>
        </w:rPr>
        <w:t>HHType</w:t>
      </w:r>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proofErr w:type="spellStart"/>
            <w:r>
              <w:t>tlsa</w:t>
            </w:r>
            <w:r w:rsidR="00FC65E4">
              <w:t>_HHID</w:t>
            </w:r>
            <w:proofErr w:type="spellEnd"/>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proofErr w:type="spellStart"/>
            <w:r w:rsidRPr="002E318E">
              <w:rPr>
                <w:b/>
              </w:rPr>
              <w:t>HHAdultAge</w:t>
            </w:r>
            <w:proofErr w:type="spellEnd"/>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proofErr w:type="spellStart"/>
            <w:r w:rsidRPr="002E318E">
              <w:rPr>
                <w:b/>
              </w:rPr>
              <w:t>HHAdultAge</w:t>
            </w:r>
            <w:proofErr w:type="spellEnd"/>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proofErr w:type="spellStart"/>
            <w:r w:rsidRPr="002E318E">
              <w:rPr>
                <w:b/>
              </w:rPr>
              <w:t>HHAdultAge</w:t>
            </w:r>
            <w:proofErr w:type="spellEnd"/>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proofErr w:type="spellStart"/>
            <w:r w:rsidRPr="002E318E">
              <w:rPr>
                <w:b/>
              </w:rPr>
              <w:t>HHAdultAge</w:t>
            </w:r>
            <w:proofErr w:type="spellEnd"/>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(any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1149" w:name="_Toc37849787"/>
      <w:bookmarkStart w:id="1150" w:name="_Toc38030562"/>
      <w:r w:rsidRPr="00EE1280">
        <w:t>System Engagement</w:t>
      </w:r>
      <w:r w:rsidRPr="00C52062">
        <w:t xml:space="preserve"> Status and Return Time</w:t>
      </w:r>
      <w:bookmarkEnd w:id="1149"/>
      <w:bookmarkEnd w:id="1150"/>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722600" w:rsidRDefault="00722600"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722600" w:rsidRDefault="00722600"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70"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eJNm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K4zZ7251+QxJMDoUHCiQMGi0+UxJD8Ump/afHTOcEvlOQSJ9ZRoHZhxsxwFTBRzNaeEM&#10;JWGycaGG7Toj6gZ8J4iH0p5OlUC0D3Hg20Ru/1ySL0eS3wM9Ck+PjIwEIQNDSIpZ8sH+FNbPLxdp&#10;+mW9+DrrRwKNxWqk7y/WZ0esn/lndmDb/531wK6goIfSvjrm+EYF8Sz2ahDPqbijEHx87kAosZRA&#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GF4k2a8AwAAiQsAAA4AAAAAAAAAAAAAAAAALgIAAGRycy9l&#10;Mm9Eb2MueG1sUEsBAi0AFAAGAAgAAAAhAM51yUDbAAAABAEAAA8AAAAAAAAAAAAAAAAAFgYAAGRy&#10;cy9kb3ducmV2LnhtbFBLBQYAAAAABAAEAPMAAAAeBwAAAAA=&#10;">
                <v:shape id="AutoShape 448" o:spid="_x0000_s137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722600" w:rsidRDefault="00722600" w:rsidP="0027730C">
                        <w:pPr>
                          <w:pStyle w:val="Style3"/>
                        </w:pPr>
                        <w:r>
                          <w:t>tlsa_HHID</w:t>
                        </w:r>
                      </w:p>
                    </w:txbxContent>
                  </v:textbox>
                </v:shape>
                <v:shape id="Flowchart: Internal Storage 63" o:spid="_x0000_s1372"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722600" w:rsidRDefault="00722600" w:rsidP="0027730C">
                        <w:pPr>
                          <w:pStyle w:val="Style3"/>
                        </w:pPr>
                        <w:r>
                          <w:t>tlsa_Household</w:t>
                        </w:r>
                      </w:p>
                    </w:txbxContent>
                  </v:textbox>
                </v:shape>
                <v:shape id="AutoShape 73" o:spid="_x0000_s1373"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1139"/>
    <w:bookmarkEnd w:id="1140"/>
    <w:p w14:paraId="70835E54" w14:textId="77777777" w:rsidR="00BB02B7" w:rsidRDefault="00BB02B7" w:rsidP="006A3016">
      <w:pPr>
        <w:pStyle w:val="Heading3"/>
      </w:pPr>
      <w:r w:rsidRPr="0023646E">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proofErr w:type="spellStart"/>
            <w:r>
              <w:rPr>
                <w:b/>
                <w:bCs/>
              </w:rPr>
              <w:t>tlsa</w:t>
            </w:r>
            <w:r w:rsidR="00BB02B7" w:rsidRPr="00FD11F6">
              <w:rPr>
                <w:b/>
                <w:bCs/>
              </w:rPr>
              <w:t>_</w:t>
            </w:r>
            <w:r w:rsidR="00463748">
              <w:rPr>
                <w:b/>
                <w:bCs/>
              </w:rPr>
              <w:t>HHID</w:t>
            </w:r>
            <w:proofErr w:type="spellEnd"/>
          </w:p>
        </w:tc>
      </w:tr>
      <w:tr w:rsidR="00BB02B7" w:rsidRPr="00053715" w14:paraId="444D13C1" w14:textId="77777777" w:rsidTr="00584131">
        <w:tc>
          <w:tcPr>
            <w:tcW w:w="9355" w:type="dxa"/>
          </w:tcPr>
          <w:p w14:paraId="0C6CC84E" w14:textId="356657BE" w:rsidR="00BB02B7" w:rsidRPr="00FD11F6" w:rsidRDefault="00463748" w:rsidP="00584131">
            <w:pPr>
              <w:pStyle w:val="NoSpacing"/>
            </w:pPr>
            <w:r w:rsidRPr="00FD11F6">
              <w:t>HouseholdID</w:t>
            </w:r>
            <w:r w:rsidRPr="00FD11F6" w:rsidDel="00463748">
              <w:t xml:space="preserve"> </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r>
              <w:t>HoHID</w:t>
            </w:r>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lastRenderedPageBreak/>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r>
        <w:rPr>
          <w:b/>
          <w:bCs/>
        </w:rPr>
        <w:t>HoHID</w:t>
      </w:r>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ins w:id="1151" w:author="Molly McEvilley" w:date="2020-09-10T15:02:00Z">
        <w:r w:rsidR="001109FB">
          <w:t>=</w:t>
        </w:r>
      </w:ins>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1141"/>
      <w:bookmarkEnd w:id="1142"/>
    </w:tbl>
    <w:p w14:paraId="0E1486B3" w14:textId="77777777" w:rsidR="00300425" w:rsidRDefault="00300425" w:rsidP="008F2C7B"/>
    <w:p w14:paraId="54D9E0C2" w14:textId="71BC3D12" w:rsidR="00466A69" w:rsidRDefault="00466A69" w:rsidP="0088191A">
      <w:pPr>
        <w:pStyle w:val="Heading2"/>
      </w:pPr>
      <w:bookmarkStart w:id="1152" w:name="_Dates_Housed_in"/>
      <w:bookmarkStart w:id="1153" w:name="_Toc37849788"/>
      <w:bookmarkStart w:id="1154" w:name="_Toc38030563"/>
      <w:bookmarkEnd w:id="1152"/>
      <w:proofErr w:type="spellStart"/>
      <w:r w:rsidRPr="00EE1280">
        <w:lastRenderedPageBreak/>
        <w:t>RRHPreMoveInDays</w:t>
      </w:r>
      <w:proofErr w:type="spellEnd"/>
      <w:r w:rsidRPr="00EE1280">
        <w:t xml:space="preserve"> </w:t>
      </w:r>
      <w:r w:rsidR="007E42C3">
        <w:t>–</w:t>
      </w:r>
      <w:r>
        <w:t xml:space="preserve"> </w:t>
      </w:r>
      <w:proofErr w:type="spellStart"/>
      <w:r>
        <w:t>LSAHousehold</w:t>
      </w:r>
      <w:bookmarkEnd w:id="1153"/>
      <w:bookmarkEnd w:id="1154"/>
      <w:proofErr w:type="spellEnd"/>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722600" w:rsidRDefault="00722600"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722600" w:rsidRDefault="00722600"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7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">
                <v:shape id="AutoShape 390" o:spid="_x0000_s137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722600" w:rsidRDefault="00722600" w:rsidP="007E42C3">
                        <w:pPr>
                          <w:pStyle w:val="Style3"/>
                        </w:pPr>
                        <w:r>
                          <w:t>tlsa_HHID</w:t>
                        </w:r>
                      </w:p>
                    </w:txbxContent>
                  </v:textbox>
                </v:shape>
                <v:shape id="Flowchart: Internal Storage 63" o:spid="_x0000_s137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722600" w:rsidRDefault="00722600" w:rsidP="007E42C3">
                        <w:pPr>
                          <w:pStyle w:val="Style3"/>
                        </w:pPr>
                        <w:r>
                          <w:t>tlsa_Household</w:t>
                        </w:r>
                      </w:p>
                    </w:txbxContent>
                  </v:textbox>
                </v:shape>
                <v:shape id="AutoShape 61" o:spid="_x0000_s137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proofErr w:type="spellStart"/>
            <w:r>
              <w:rPr>
                <w:b/>
                <w:bCs/>
              </w:rPr>
              <w:t>tlsa_</w:t>
            </w:r>
            <w:r w:rsidR="00FC65E4">
              <w:rPr>
                <w:b/>
                <w:bCs/>
              </w:rPr>
              <w:t>HHID</w:t>
            </w:r>
            <w:proofErr w:type="spellEnd"/>
          </w:p>
        </w:tc>
      </w:tr>
      <w:tr w:rsidR="00466A69" w:rsidRPr="00A02887" w14:paraId="00B6C1FB" w14:textId="77777777" w:rsidTr="00572228">
        <w:tc>
          <w:tcPr>
            <w:tcW w:w="9355" w:type="dxa"/>
          </w:tcPr>
          <w:p w14:paraId="0E02139A" w14:textId="77777777" w:rsidR="00466A69" w:rsidRPr="00A02887" w:rsidRDefault="00466A69" w:rsidP="00572228">
            <w:pPr>
              <w:pStyle w:val="NoSpacing"/>
            </w:pPr>
            <w:r w:rsidRPr="00A02887">
              <w:t>HoHID</w:t>
            </w:r>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77777777" w:rsidR="00466A69" w:rsidRPr="00A02887" w:rsidRDefault="00466A69" w:rsidP="00572228">
            <w:pPr>
              <w:pStyle w:val="NoSpacing"/>
            </w:pPr>
            <w:r w:rsidRPr="00A02887">
              <w:t>ProjectType</w:t>
            </w:r>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t>ExitDate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p>
          <w:p w14:paraId="30336F8D" w14:textId="7E5FE0FC" w:rsidR="00466A69" w:rsidRPr="006B4F91" w:rsidRDefault="00466A69" w:rsidP="00572228">
            <w:pPr>
              <w:rPr>
                <w:b/>
                <w:bCs/>
              </w:rPr>
            </w:pPr>
            <w:r>
              <w:t xml:space="preserve">Averages based on the counts of actual days are inserted to </w:t>
            </w:r>
            <w:proofErr w:type="spellStart"/>
            <w:r>
              <w:t>LSACalculated</w:t>
            </w:r>
            <w:proofErr w:type="spellEnd"/>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33DD7F28" w:rsidR="00466A69" w:rsidRDefault="00466A69" w:rsidP="00466A69">
      <w:r>
        <w:t xml:space="preserve">For each </w:t>
      </w:r>
      <w:r w:rsidR="003F6DFF">
        <w:t>active HHID</w:t>
      </w:r>
      <w:r>
        <w:t xml:space="preserve"> where </w:t>
      </w:r>
      <w:r w:rsidRPr="0050501D">
        <w:rPr>
          <w:b/>
        </w:rPr>
        <w:t>HoHID</w:t>
      </w:r>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r w:rsidRPr="0050501D">
        <w:rPr>
          <w:b/>
        </w:rPr>
        <w:t>HoHID</w:t>
      </w:r>
      <w:r>
        <w:t>/</w:t>
      </w:r>
      <w:r w:rsidRPr="0050501D">
        <w:rPr>
          <w:b/>
        </w:rPr>
        <w:t>HHType</w:t>
      </w:r>
      <w:r>
        <w:t xml:space="preserve"> and </w:t>
      </w:r>
      <w:r>
        <w:rPr>
          <w:b/>
        </w:rPr>
        <w:t xml:space="preserve">ProjectType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1155" w:name="_Dates_Housed_in_1"/>
      <w:bookmarkStart w:id="1156" w:name="_Toc37849789"/>
      <w:bookmarkStart w:id="1157" w:name="_Toc38030564"/>
      <w:bookmarkEnd w:id="1155"/>
      <w:r>
        <w:t>Dates Housed in PSH or RRH (</w:t>
      </w:r>
      <w:proofErr w:type="spellStart"/>
      <w:r>
        <w:t>sys_Time</w:t>
      </w:r>
      <w:proofErr w:type="spellEnd"/>
      <w:r>
        <w:t>)</w:t>
      </w:r>
      <w:bookmarkEnd w:id="1156"/>
      <w:bookmarkEnd w:id="1157"/>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5125B2D9" w:rsidR="00722600" w:rsidRDefault="00722600" w:rsidP="00BA01E8">
                              <w:pPr>
                                <w:pStyle w:val="Style3"/>
                              </w:pPr>
                              <w:r>
                                <w:t>tlsa_</w:t>
                              </w:r>
                              <w:del w:id="1158" w:author="Molly McEvilley" w:date="2020-08-13T06:49:00Z">
                                <w:r w:rsidDel="00EB1C9F">
                                  <w:delText>Enrollment</w:delText>
                                </w:r>
                              </w:del>
                              <w:ins w:id="1159" w:author="Molly McEvilley" w:date="2020-08-13T06:49:00Z">
                                <w:r>
                                  <w:t>Household</w:t>
                                </w:r>
                              </w:ins>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722600" w:rsidRDefault="00722600"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722600" w:rsidRDefault="00722600" w:rsidP="00BA01E8">
                              <w:pPr>
                                <w:pStyle w:val="Style3"/>
                              </w:pPr>
                              <w:r>
                                <w:t>sys_Time</w:t>
                              </w:r>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78"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Jgm3uBhBAAAVxEAAA4AAAAAAAAAAAAAAAAALgIAAGRycy9lMm9Eb2Mu&#10;eG1sUEsBAi0AFAAGAAgAAAAhAEdLff7bAAAABQEAAA8AAAAAAAAAAAAAAAAAuwYAAGRycy9kb3du&#10;cmV2LnhtbFBLBQYAAAAABAAEAPMAAADDBwAAAAA=&#10;">
                <v:shape id="AutoShape 448" o:spid="_x0000_s1379"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5125B2D9" w:rsidR="00722600" w:rsidRDefault="00722600" w:rsidP="00BA01E8">
                        <w:pPr>
                          <w:pStyle w:val="Style3"/>
                        </w:pPr>
                        <w:r>
                          <w:t>tlsa_</w:t>
                        </w:r>
                        <w:del w:id="1160" w:author="Molly McEvilley" w:date="2020-08-13T06:49:00Z">
                          <w:r w:rsidDel="00EB1C9F">
                            <w:delText>Enrollment</w:delText>
                          </w:r>
                        </w:del>
                        <w:ins w:id="1161" w:author="Molly McEvilley" w:date="2020-08-13T06:49:00Z">
                          <w:r>
                            <w:t>Household</w:t>
                          </w:r>
                        </w:ins>
                      </w:p>
                    </w:txbxContent>
                  </v:textbox>
                </v:shape>
                <v:shape id="AutoShape 390" o:spid="_x0000_s1380"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722600" w:rsidRDefault="00722600" w:rsidP="00BA01E8">
                        <w:pPr>
                          <w:pStyle w:val="Style3"/>
                        </w:pPr>
                        <w:r>
                          <w:t>tlsa_HHID</w:t>
                        </w:r>
                      </w:p>
                    </w:txbxContent>
                  </v:textbox>
                </v:shape>
                <v:shape id="Flowchart: Internal Storage 63" o:spid="_x0000_s1381"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722600" w:rsidRDefault="00722600" w:rsidP="00BA01E8">
                        <w:pPr>
                          <w:pStyle w:val="Style3"/>
                        </w:pPr>
                        <w:r>
                          <w:t>sys_Time</w:t>
                        </w:r>
                      </w:p>
                    </w:txbxContent>
                  </v:textbox>
                </v:shape>
                <v:shape id="AutoShape 80" o:spid="_x0000_s1382"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83"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lastRenderedPageBreak/>
        <w:t xml:space="preserve">The primary key for </w:t>
      </w:r>
      <w:proofErr w:type="spellStart"/>
      <w:r>
        <w:t>sys_Time</w:t>
      </w:r>
      <w:proofErr w:type="spellEnd"/>
      <w:r>
        <w:t xml:space="preserve"> is the unique combination of </w:t>
      </w:r>
      <w:r w:rsidRPr="0050501D">
        <w:rPr>
          <w:b/>
        </w:rPr>
        <w:t>HoHID</w:t>
      </w:r>
      <w:r>
        <w:t xml:space="preserve">, </w:t>
      </w:r>
      <w:r w:rsidRPr="0050501D">
        <w:rPr>
          <w:b/>
        </w:rPr>
        <w:t>HHType</w:t>
      </w:r>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rPr>
          <w:ins w:id="1162" w:author="Molly McEvilley" w:date="2020-08-13T06:41:00Z"/>
        </w:trPr>
        <w:tc>
          <w:tcPr>
            <w:tcW w:w="9355" w:type="dxa"/>
            <w:shd w:val="clear" w:color="auto" w:fill="FDE9D9" w:themeFill="accent6" w:themeFillTint="33"/>
          </w:tcPr>
          <w:p w14:paraId="1C80E108" w14:textId="5161A614" w:rsidR="00EB1C9F" w:rsidRPr="009F74F4" w:rsidRDefault="00EB1C9F" w:rsidP="00ED62C9">
            <w:pPr>
              <w:pStyle w:val="NoSpacing"/>
              <w:rPr>
                <w:ins w:id="1163" w:author="Molly McEvilley" w:date="2020-08-13T06:41:00Z"/>
                <w:b/>
                <w:bCs/>
              </w:rPr>
            </w:pPr>
            <w:ins w:id="1164" w:author="Molly McEvilley" w:date="2020-08-13T06:41:00Z">
              <w:r>
                <w:rPr>
                  <w:b/>
                  <w:bCs/>
                </w:rPr>
                <w:t>tlsa_</w:t>
              </w:r>
            </w:ins>
            <w:ins w:id="1165" w:author="Molly McEvilley" w:date="2020-08-13T06:42:00Z">
              <w:r>
                <w:rPr>
                  <w:b/>
                  <w:bCs/>
                </w:rPr>
                <w:t>Household</w:t>
              </w:r>
            </w:ins>
          </w:p>
        </w:tc>
      </w:tr>
      <w:tr w:rsidR="00EB1C9F" w:rsidRPr="008B04EA" w14:paraId="51934CB0" w14:textId="77777777" w:rsidTr="00ED62C9">
        <w:trPr>
          <w:ins w:id="1166" w:author="Molly McEvilley" w:date="2020-08-13T06:41:00Z"/>
        </w:trPr>
        <w:tc>
          <w:tcPr>
            <w:tcW w:w="9355" w:type="dxa"/>
          </w:tcPr>
          <w:p w14:paraId="651E2C38" w14:textId="77777777" w:rsidR="00EB1C9F" w:rsidRPr="008B04EA" w:rsidRDefault="00EB1C9F" w:rsidP="00ED62C9">
            <w:pPr>
              <w:pStyle w:val="NoSpacing"/>
              <w:rPr>
                <w:ins w:id="1167" w:author="Molly McEvilley" w:date="2020-08-13T06:41:00Z"/>
              </w:rPr>
            </w:pPr>
            <w:ins w:id="1168" w:author="Molly McEvilley" w:date="2020-08-13T06:41:00Z">
              <w:r w:rsidRPr="008B04EA">
                <w:t>HoHID</w:t>
              </w:r>
            </w:ins>
          </w:p>
        </w:tc>
      </w:tr>
      <w:tr w:rsidR="00EB1C9F" w:rsidRPr="008B04EA" w14:paraId="4E6319C5" w14:textId="77777777" w:rsidTr="00ED62C9">
        <w:trPr>
          <w:ins w:id="1169" w:author="Molly McEvilley" w:date="2020-08-13T06:41:00Z"/>
        </w:trPr>
        <w:tc>
          <w:tcPr>
            <w:tcW w:w="9355" w:type="dxa"/>
          </w:tcPr>
          <w:p w14:paraId="1AF1EECE" w14:textId="3518539D" w:rsidR="00EB1C9F" w:rsidRPr="008B04EA" w:rsidRDefault="00EB1C9F" w:rsidP="00ED62C9">
            <w:pPr>
              <w:pStyle w:val="NoSpacing"/>
              <w:rPr>
                <w:ins w:id="1170" w:author="Molly McEvilley" w:date="2020-08-13T06:41:00Z"/>
              </w:rPr>
            </w:pPr>
            <w:ins w:id="1171" w:author="Molly McEvilley" w:date="2020-08-13T06:41:00Z">
              <w:r>
                <w:t>HHType</w:t>
              </w:r>
            </w:ins>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proofErr w:type="spellStart"/>
            <w:r>
              <w:rPr>
                <w:b/>
                <w:bCs/>
              </w:rPr>
              <w:t>tlsa</w:t>
            </w:r>
            <w:r w:rsidR="00DA4B2C">
              <w:rPr>
                <w:b/>
                <w:bCs/>
              </w:rPr>
              <w:t>_HHID</w:t>
            </w:r>
            <w:proofErr w:type="spellEnd"/>
          </w:p>
        </w:tc>
      </w:tr>
      <w:tr w:rsidR="00DA4B2C" w:rsidRPr="008B04EA" w14:paraId="4DA7211D" w14:textId="77777777" w:rsidTr="007B5290">
        <w:tc>
          <w:tcPr>
            <w:tcW w:w="9355" w:type="dxa"/>
          </w:tcPr>
          <w:p w14:paraId="13B2CE75" w14:textId="77777777" w:rsidR="00DA4B2C" w:rsidRPr="008B04EA" w:rsidRDefault="00DA4B2C" w:rsidP="007B5290">
            <w:pPr>
              <w:pStyle w:val="NoSpacing"/>
            </w:pPr>
            <w:r w:rsidRPr="008B04EA">
              <w:t>HoHID</w:t>
            </w:r>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rsidDel="00EB1C9F" w14:paraId="3DBFEA4E" w14:textId="358A8DDD" w:rsidTr="007B5290">
        <w:trPr>
          <w:del w:id="1172" w:author="Molly McEvilley" w:date="2020-08-13T06:45:00Z"/>
        </w:trPr>
        <w:tc>
          <w:tcPr>
            <w:tcW w:w="9355" w:type="dxa"/>
          </w:tcPr>
          <w:p w14:paraId="1094F677" w14:textId="6C849665" w:rsidR="00DA4B2C" w:rsidRPr="008B04EA" w:rsidDel="00EB1C9F" w:rsidRDefault="00DA4B2C" w:rsidP="007B5290">
            <w:pPr>
              <w:pStyle w:val="NoSpacing"/>
              <w:rPr>
                <w:del w:id="1173" w:author="Molly McEvilley" w:date="2020-08-13T06:45:00Z"/>
              </w:rPr>
            </w:pPr>
            <w:del w:id="1174" w:author="Molly McEvilley" w:date="2020-08-13T06:45:00Z">
              <w:r w:rsidRPr="008B04EA" w:rsidDel="00EB1C9F">
                <w:delText>HouseholdID</w:delText>
              </w:r>
            </w:del>
          </w:p>
        </w:tc>
      </w:tr>
      <w:tr w:rsidR="00DA4B2C" w:rsidRPr="008B04EA" w14:paraId="56132CBD" w14:textId="77777777" w:rsidTr="007B5290">
        <w:tc>
          <w:tcPr>
            <w:tcW w:w="9355" w:type="dxa"/>
          </w:tcPr>
          <w:p w14:paraId="068C7939" w14:textId="77777777" w:rsidR="00DA4B2C" w:rsidRPr="008B04EA" w:rsidRDefault="00DA4B2C" w:rsidP="007B5290">
            <w:pPr>
              <w:pStyle w:val="NoSpacing"/>
            </w:pPr>
            <w:r w:rsidRPr="008B04EA">
              <w:t>ProjectType</w:t>
            </w:r>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r w:rsidRPr="000D5A2E">
              <w:rPr>
                <w:b/>
                <w:bCs/>
              </w:rPr>
              <w:t>HoHID</w:t>
            </w:r>
          </w:p>
        </w:tc>
        <w:tc>
          <w:tcPr>
            <w:tcW w:w="7823" w:type="dxa"/>
          </w:tcPr>
          <w:p w14:paraId="0A9FBAF0" w14:textId="68D76355" w:rsidR="00DA4B2C" w:rsidRPr="006B4F91" w:rsidRDefault="00DA4B2C" w:rsidP="007B5290">
            <w:pPr>
              <w:pStyle w:val="NoSpacing"/>
              <w:ind w:left="54"/>
            </w:pPr>
            <w:r w:rsidRPr="000C3904">
              <w:t>HoHID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r w:rsidRPr="000D5A2E">
              <w:rPr>
                <w:b/>
                <w:bCs/>
              </w:rPr>
              <w:t>HHType</w:t>
            </w:r>
          </w:p>
        </w:tc>
        <w:tc>
          <w:tcPr>
            <w:tcW w:w="7823" w:type="dxa"/>
          </w:tcPr>
          <w:p w14:paraId="593B09F5" w14:textId="77777777" w:rsidR="00DA4B2C" w:rsidRPr="006B4F91" w:rsidRDefault="00DA4B2C" w:rsidP="007B5290">
            <w:pPr>
              <w:pStyle w:val="NoSpacing"/>
              <w:ind w:left="54"/>
            </w:pPr>
            <w:r w:rsidRPr="000C3904">
              <w:t xml:space="preserve">HHType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proofErr w:type="spellStart"/>
      <w:r>
        <w:t>LSAHousehold</w:t>
      </w:r>
      <w:proofErr w:type="spellEnd"/>
      <w:r>
        <w:t xml:space="preserve">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r>
        <w:t xml:space="preserve">Similar to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w:t>
      </w:r>
      <w:proofErr w:type="spellStart"/>
      <w:r w:rsidR="003F6DFF">
        <w:t>tlsa_HHID</w:t>
      </w:r>
      <w:proofErr w:type="spellEnd"/>
      <w:r w:rsidR="003F6DFF">
        <w:t xml:space="preserve">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lastRenderedPageBreak/>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003C4035" w:rsidRPr="003C4035">
              <w:rPr>
                <w:i/>
              </w:rPr>
              <w:t>BedNightDate</w:t>
            </w:r>
            <w:proofErr w:type="spellEnd"/>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r w:rsidRPr="000469F6">
        <w:rPr>
          <w:b/>
          <w:bCs/>
        </w:rPr>
        <w:t>HoHID</w:t>
      </w:r>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rPr>
          <w:ins w:id="1175" w:author="Molly McEvilley" w:date="2020-08-13T06:51:00Z"/>
        </w:r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ins w:id="1176" w:author="Molly McEvilley" w:date="2020-08-13T06:51:00Z">
        <w:r>
          <w:rPr>
            <w:bCs/>
          </w:rPr>
          <w:t>tlsa_HHID</w:t>
        </w:r>
        <w:r w:rsidRPr="009F74F4">
          <w:rPr>
            <w:bCs/>
          </w:rPr>
          <w:t>.</w:t>
        </w:r>
        <w:r w:rsidRPr="00EB1C9F">
          <w:rPr>
            <w:b/>
            <w:rPrChange w:id="1177" w:author="Molly McEvilley" w:date="2020-08-13T06:51:00Z">
              <w:rPr>
                <w:bCs/>
              </w:rPr>
            </w:rPrChange>
          </w:rPr>
          <w:t>Active</w:t>
        </w:r>
        <w:proofErr w:type="spellEnd"/>
        <w:r>
          <w:rPr>
            <w:bCs/>
          </w:rPr>
          <w:t xml:space="preserve"> = 1; and</w:t>
        </w:r>
      </w:ins>
    </w:p>
    <w:p w14:paraId="5C55F87B" w14:textId="0E1A315C" w:rsidR="00DA4B2C" w:rsidRPr="001F1C18" w:rsidRDefault="00EB1C9F" w:rsidP="0030608E">
      <w:pPr>
        <w:pStyle w:val="ListParagraph"/>
        <w:numPr>
          <w:ilvl w:val="0"/>
          <w:numId w:val="15"/>
        </w:numPr>
      </w:pPr>
      <w:proofErr w:type="spellStart"/>
      <w:ins w:id="1178" w:author="Molly McEvilley" w:date="2020-08-13T06:51:00Z">
        <w:r>
          <w:rPr>
            <w:bCs/>
          </w:rPr>
          <w:t>tlsa_HHID</w:t>
        </w:r>
        <w:r w:rsidRPr="009F74F4">
          <w:rPr>
            <w:bCs/>
          </w:rPr>
          <w:t>.</w:t>
        </w:r>
      </w:ins>
      <w:r w:rsidR="00DA4B2C">
        <w:rPr>
          <w:b/>
        </w:rPr>
        <w:t>ProjectType</w:t>
      </w:r>
      <w:proofErr w:type="spellEnd"/>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ins w:id="1179" w:author="Molly McEvilley" w:date="2020-08-13T06:51:00Z">
        <w:r>
          <w:rPr>
            <w:bCs/>
          </w:rPr>
          <w:t>tlsa_HHID</w:t>
        </w:r>
        <w:r w:rsidRPr="009F74F4">
          <w:rPr>
            <w:bCs/>
          </w:rPr>
          <w:t>.</w:t>
        </w:r>
      </w:ins>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ins w:id="1180" w:author="Molly McEvilley" w:date="2020-08-13T06:51:00Z">
        <w:r>
          <w:rPr>
            <w:bCs/>
          </w:rPr>
          <w:t>tlsa_HHID</w:t>
        </w:r>
        <w:r w:rsidRPr="009F74F4">
          <w:rPr>
            <w:bCs/>
          </w:rPr>
          <w:t>.</w:t>
        </w:r>
      </w:ins>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r w:rsidRPr="00661433">
        <w:rPr>
          <w:b/>
        </w:rPr>
        <w:t>HoHID</w:t>
      </w:r>
      <w:r>
        <w:t>/</w:t>
      </w:r>
      <w:r w:rsidRPr="00661433">
        <w:rPr>
          <w:b/>
        </w:rPr>
        <w:t>HHType</w:t>
      </w:r>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r w:rsidRPr="000D5A2E">
        <w:rPr>
          <w:b/>
          <w:bCs/>
        </w:rPr>
        <w:t>HoHID</w:t>
      </w:r>
      <w:r>
        <w:t>/</w:t>
      </w:r>
      <w:r w:rsidRPr="000D5A2E">
        <w:rPr>
          <w:b/>
          <w:bCs/>
        </w:rPr>
        <w:t>HHType</w:t>
      </w:r>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rPr>
          <w:ins w:id="1181" w:author="Molly McEvilley" w:date="2020-08-19T05:17:00Z"/>
        </w:rPr>
      </w:pPr>
      <w:proofErr w:type="spellStart"/>
      <w:ins w:id="1182" w:author="Molly McEvilley" w:date="2020-08-19T05:17:00Z">
        <w:r>
          <w:rPr>
            <w:bCs/>
          </w:rPr>
          <w:t>tlsa_HHID</w:t>
        </w:r>
        <w:r w:rsidRPr="009F74F4">
          <w:rPr>
            <w:bCs/>
          </w:rPr>
          <w:t>.</w:t>
        </w:r>
        <w:r w:rsidRPr="001F2BDF">
          <w:rPr>
            <w:b/>
          </w:rPr>
          <w:t>Active</w:t>
        </w:r>
        <w:proofErr w:type="spellEnd"/>
        <w:r>
          <w:rPr>
            <w:bCs/>
          </w:rPr>
          <w:t xml:space="preserve"> = 1; and</w:t>
        </w:r>
      </w:ins>
    </w:p>
    <w:p w14:paraId="11017875" w14:textId="0E045087" w:rsidR="00A966B9" w:rsidRPr="001F1C18" w:rsidRDefault="00A966B9" w:rsidP="0030608E">
      <w:pPr>
        <w:pStyle w:val="ListParagraph"/>
        <w:numPr>
          <w:ilvl w:val="0"/>
          <w:numId w:val="15"/>
        </w:numPr>
      </w:pPr>
      <w:r>
        <w:rPr>
          <w:b/>
        </w:rPr>
        <w:t xml:space="preserve">ProjectType </w:t>
      </w:r>
      <w:r>
        <w:t>= 13;</w:t>
      </w:r>
      <w:r w:rsidRPr="00CD54A7">
        <w:t xml:space="preserve"> </w:t>
      </w:r>
      <w:r>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1183" w:name="_Toc37849790"/>
      <w:bookmarkStart w:id="1184" w:name="_Toc38030565"/>
      <w:r>
        <w:lastRenderedPageBreak/>
        <w:t>Get Last Inactive Date</w:t>
      </w:r>
      <w:bookmarkEnd w:id="1183"/>
      <w:bookmarkEnd w:id="1184"/>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722600" w:rsidRDefault="00722600"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722600" w:rsidRDefault="00722600"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722600" w:rsidRDefault="00722600" w:rsidP="00CF2E42">
                              <w:pPr>
                                <w:pStyle w:val="Style3"/>
                              </w:pPr>
                              <w:r>
                                <w:t>sys_TimePadded</w:t>
                              </w:r>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722600" w:rsidRDefault="00722600"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722600" w:rsidRDefault="00722600"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84"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DtGRaA8FAABVGQAADgAAAAAAAAAAAAAAAAAuAgAAZHJzL2Uy&#10;b0RvYy54bWxQSwECLQAUAAYACAAAACEAieDEwd0AAAAFAQAADwAAAAAAAAAAAAAAAABpBwAAZHJz&#10;L2Rvd25yZXYueG1sUEsFBgAAAAAEAAQA8wAAAHMIAAAAAA==&#10;">
                <v:shape id="AutoShape 448" o:spid="_x0000_s1385"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722600" w:rsidRDefault="00722600" w:rsidP="00CF2E42">
                        <w:pPr>
                          <w:pStyle w:val="Style3"/>
                        </w:pPr>
                        <w:r>
                          <w:t>tlsa_HHID</w:t>
                        </w:r>
                      </w:p>
                    </w:txbxContent>
                  </v:textbox>
                </v:shape>
                <v:shape id="AutoShape 390" o:spid="_x0000_s1386"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722600" w:rsidRDefault="00722600" w:rsidP="00CF2E42">
                        <w:pPr>
                          <w:pStyle w:val="Style3"/>
                        </w:pPr>
                        <w:r>
                          <w:t>tlsa_Household</w:t>
                        </w:r>
                      </w:p>
                    </w:txbxContent>
                  </v:textbox>
                </v:shape>
                <v:shape id="Flowchart: Internal Storage 63" o:spid="_x0000_s1387"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722600" w:rsidRDefault="00722600" w:rsidP="00CF2E42">
                        <w:pPr>
                          <w:pStyle w:val="Style3"/>
                        </w:pPr>
                        <w:r>
                          <w:t>sys_TimePadded</w:t>
                        </w:r>
                      </w:p>
                    </w:txbxContent>
                  </v:textbox>
                </v:shape>
                <v:shape id="AutoShape 6" o:spid="_x0000_s1388"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89"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722600" w:rsidRDefault="00722600" w:rsidP="00CF2E42">
                        <w:pPr>
                          <w:pStyle w:val="Style3"/>
                        </w:pPr>
                        <w:r>
                          <w:t>hmis_Services</w:t>
                        </w:r>
                      </w:p>
                    </w:txbxContent>
                  </v:textbox>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91"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722600" w:rsidRDefault="00722600" w:rsidP="00CF2E42">
                        <w:pPr>
                          <w:pStyle w:val="Style3"/>
                        </w:pPr>
                        <w:r>
                          <w:t>tlsa_Household</w:t>
                        </w:r>
                      </w:p>
                    </w:txbxContent>
                  </v:textbox>
                </v:shape>
                <v:shape id="AutoShape 10" o:spid="_x0000_s1392"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r w:rsidRPr="00B11BEB">
              <w:t>HoHID</w:t>
            </w:r>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r w:rsidRPr="00B11BEB">
              <w:t>HHType</w:t>
            </w:r>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proofErr w:type="spellStart"/>
            <w:r>
              <w:rPr>
                <w:b/>
                <w:bCs/>
              </w:rPr>
              <w:t>tlsa_HHID</w:t>
            </w:r>
            <w:proofErr w:type="spellEnd"/>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r w:rsidRPr="00B11BEB">
              <w:t>HoHID</w:t>
            </w:r>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proofErr w:type="spellStart"/>
            <w:r w:rsidRPr="003C4035">
              <w:rPr>
                <w:i/>
              </w:rPr>
              <w:t>BedNightDate</w:t>
            </w:r>
            <w:proofErr w:type="spellEnd"/>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r>
              <w:rPr>
                <w:b/>
              </w:rPr>
              <w:t>HoHID</w:t>
            </w:r>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r>
              <w:rPr>
                <w:b/>
              </w:rPr>
              <w:t>HHType</w:t>
            </w:r>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003C4035" w:rsidRPr="003C4035">
              <w:rPr>
                <w:i/>
                <w:iCs/>
              </w:rPr>
              <w:t>BedNightDate</w:t>
            </w:r>
            <w:proofErr w:type="spellEnd"/>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proofErr w:type="spellStart"/>
            <w:r>
              <w:rPr>
                <w:b/>
              </w:rPr>
              <w:t>EndDate</w:t>
            </w:r>
            <w:proofErr w:type="spellEnd"/>
          </w:p>
        </w:tc>
        <w:tc>
          <w:tcPr>
            <w:tcW w:w="7560" w:type="dxa"/>
          </w:tcPr>
          <w:p w14:paraId="2CCDBC7C" w14:textId="01B3D31B" w:rsidR="007B0E6B" w:rsidRPr="008705FF" w:rsidRDefault="007B0E6B" w:rsidP="007B0E6B">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lastRenderedPageBreak/>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w:t>
      </w:r>
      <w:r w:rsidR="00563F0A">
        <w:t xml:space="preserve"> for any enrollment </w:t>
      </w:r>
      <w:r w:rsidR="00A966B9">
        <w:t>– active or inactive -- in</w:t>
      </w:r>
      <w:r w:rsidR="00563F0A">
        <w:t xml:space="preserve"> </w:t>
      </w:r>
      <w:proofErr w:type="spellStart"/>
      <w:r w:rsidR="00563F0A">
        <w:t>tlsa_HHID</w:t>
      </w:r>
      <w:proofErr w:type="spellEnd"/>
      <w:r w:rsidR="00563F0A">
        <w:t xml:space="preserve">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proofErr w:type="spellStart"/>
      <w:r w:rsidRPr="00FA1DE4">
        <w:rPr>
          <w:i/>
          <w:iCs/>
        </w:rPr>
        <w:t>BedNightDate</w:t>
      </w:r>
      <w:proofErr w:type="spellEnd"/>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w:t>
      </w:r>
      <w:proofErr w:type="gramStart"/>
      <w:r w:rsidR="00F2045D">
        <w:t>in order to</w:t>
      </w:r>
      <w:proofErr w:type="gramEnd"/>
      <w:r w:rsidR="00F2045D">
        <w:t xml:space="preserve">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w:t>
      </w:r>
      <w:proofErr w:type="spellStart"/>
      <w:r w:rsidR="00A966B9">
        <w:t>tlsa_HHID</w:t>
      </w:r>
      <w:proofErr w:type="spellEnd"/>
      <w:r w:rsidR="00A966B9">
        <w:t xml:space="preserve">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1185" w:name="_Toc37849791"/>
      <w:bookmarkStart w:id="1186" w:name="_Toc38030566"/>
      <w:r>
        <w:t>Get Dates of Other System Use (</w:t>
      </w:r>
      <w:proofErr w:type="spellStart"/>
      <w:r>
        <w:t>sys_Time</w:t>
      </w:r>
      <w:proofErr w:type="spellEnd"/>
      <w:r>
        <w:t>)</w:t>
      </w:r>
      <w:bookmarkEnd w:id="1185"/>
      <w:bookmarkEnd w:id="1186"/>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722600" w:rsidRDefault="00722600"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722600" w:rsidRDefault="00722600"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722600" w:rsidRDefault="00722600" w:rsidP="00B165DB">
                              <w:pPr>
                                <w:pStyle w:val="Style3"/>
                              </w:pPr>
                              <w:r>
                                <w:t>sys_Time</w:t>
                              </w:r>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722600" w:rsidRDefault="00722600"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93"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&#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Gf8D8jNBAAALxQAAA4AAAAAAAAAAAAAAAAALgIAAGRycy9lMm9Eb2MueG1s&#10;UEsBAi0AFAAGAAgAAAAhABB6KfTeAAAABQEAAA8AAAAAAAAAAAAAAAAAJwcAAGRycy9kb3ducmV2&#10;LnhtbFBLBQYAAAAABAAEAPMAAAAyCAAAAAA=&#10;">
                <v:shape id="AutoShape 448" o:spid="_x0000_s1394"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722600" w:rsidRDefault="00722600" w:rsidP="00B165DB">
                        <w:pPr>
                          <w:pStyle w:val="Style3"/>
                        </w:pPr>
                        <w:r>
                          <w:t>tlsa_HHID</w:t>
                        </w:r>
                      </w:p>
                    </w:txbxContent>
                  </v:textbox>
                </v:shape>
                <v:shape id="AutoShape 390" o:spid="_x0000_s1395"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722600" w:rsidRDefault="00722600" w:rsidP="00B165DB">
                        <w:pPr>
                          <w:pStyle w:val="Style3"/>
                        </w:pPr>
                        <w:r>
                          <w:t>tlsa_Household</w:t>
                        </w:r>
                      </w:p>
                    </w:txbxContent>
                  </v:textbox>
                </v:shape>
                <v:shape id="Flowchart: Internal Storage 63" o:spid="_x0000_s1396"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722600" w:rsidRDefault="00722600" w:rsidP="00B165DB">
                        <w:pPr>
                          <w:pStyle w:val="Style3"/>
                        </w:pPr>
                        <w:r>
                          <w:t>sys_Time</w:t>
                        </w:r>
                      </w:p>
                    </w:txbxContent>
                  </v:textbox>
                </v:shape>
                <v:shape id="AutoShape 96" o:spid="_x0000_s1397"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98"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722600" w:rsidRDefault="00722600" w:rsidP="00B165DB">
                        <w:pPr>
                          <w:pStyle w:val="Style3"/>
                        </w:pPr>
                        <w:r>
                          <w:t>hmis_Services</w:t>
                        </w:r>
                      </w:p>
                    </w:txbxContent>
                  </v:textbox>
                </v:shape>
                <v:shape id="AutoShape 382" o:spid="_x0000_s1399"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r w:rsidRPr="000D5A2E">
              <w:t>HoHID</w:t>
            </w:r>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r w:rsidRPr="000D5A2E">
              <w:t>HHType</w:t>
            </w:r>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proofErr w:type="spellStart"/>
            <w:r>
              <w:rPr>
                <w:b/>
                <w:bCs/>
              </w:rPr>
              <w:t>tlsa_HHID</w:t>
            </w:r>
            <w:proofErr w:type="spellEnd"/>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r w:rsidRPr="000D5A2E">
              <w:t>HoHID</w:t>
            </w:r>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77777777" w:rsidR="007F4432" w:rsidRPr="000D5A2E" w:rsidRDefault="007F4432" w:rsidP="00572228">
            <w:pPr>
              <w:pStyle w:val="NoSpacing"/>
            </w:pPr>
            <w:r w:rsidRPr="000D5A2E">
              <w:t>ProjectType</w:t>
            </w:r>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proofErr w:type="spellStart"/>
            <w:r w:rsidRPr="003C4035">
              <w:rPr>
                <w:i/>
              </w:rPr>
              <w:t>BedNightDate</w:t>
            </w:r>
            <w:proofErr w:type="spellEnd"/>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r w:rsidRPr="009F74F4">
              <w:rPr>
                <w:b/>
                <w:bCs/>
              </w:rPr>
              <w:t>HoHID</w:t>
            </w:r>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r w:rsidRPr="009F74F4">
              <w:rPr>
                <w:b/>
                <w:bCs/>
              </w:rPr>
              <w:lastRenderedPageBreak/>
              <w:t>HHType</w:t>
            </w:r>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proofErr w:type="gramStart"/>
      <w:r>
        <w:t>In order to</w:t>
      </w:r>
      <w:proofErr w:type="gramEnd"/>
      <w:r>
        <w:t xml:space="preserve">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r w:rsidRPr="00661433">
        <w:rPr>
          <w:b/>
        </w:rPr>
        <w:t>HoHID</w:t>
      </w:r>
      <w:r>
        <w:t>/</w:t>
      </w:r>
      <w:r w:rsidRPr="00661433">
        <w:rPr>
          <w:b/>
        </w:rPr>
        <w:t>HHType</w:t>
      </w:r>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pPr>
        <w:rPr>
          <w:ins w:id="1187" w:author="Molly McEvilley" w:date="2020-09-04T20:26:00Z"/>
        </w:rPr>
      </w:pPr>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p w14:paraId="5DD76711" w14:textId="5F60D4AC" w:rsidR="00E07203" w:rsidRPr="00A34315" w:rsidDel="00975B34" w:rsidRDefault="00E07203" w:rsidP="007F4432">
      <w:pPr>
        <w:rPr>
          <w:del w:id="1188" w:author="Molly McEvilley" w:date="2020-09-04T20:38:00Z"/>
        </w:rPr>
      </w:pP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35008B44" w:rsidR="00E07203" w:rsidRDefault="00E07203" w:rsidP="00572228">
            <w:pPr>
              <w:pStyle w:val="NoSpacing"/>
              <w:cnfStyle w:val="000000100000" w:firstRow="0" w:lastRow="0" w:firstColumn="0" w:lastColumn="0" w:oddVBand="0" w:evenVBand="0" w:oddHBand="1" w:evenHBand="0" w:firstRowFirstColumn="0" w:firstRowLastColumn="0" w:lastRowFirstColumn="0" w:lastRowLastColumn="0"/>
              <w:rPr>
                <w:ins w:id="1189" w:author="Molly McEvilley" w:date="2020-09-04T20:29:00Z"/>
              </w:rPr>
            </w:pPr>
            <w:ins w:id="1190" w:author="Molly McEvilley" w:date="2020-09-04T20:29:00Z">
              <w:r w:rsidRPr="00E07203">
                <w:rPr>
                  <w:b/>
                  <w:bCs/>
                  <w:rPrChange w:id="1191" w:author="Molly McEvilley" w:date="2020-09-04T20:29:00Z">
                    <w:rPr/>
                  </w:rPrChange>
                </w:rPr>
                <w:t>ProjectType</w:t>
              </w:r>
              <w:r>
                <w:t xml:space="preserve"> = 2 and</w:t>
              </w:r>
            </w:ins>
          </w:p>
          <w:p w14:paraId="4A29FE5B" w14:textId="025BB476"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rPr>
                <w:ins w:id="1192" w:author="Molly McEvilley" w:date="2020-09-04T20:28:00Z"/>
              </w:rPr>
            </w:pPr>
            <w:r>
              <w:t xml:space="preserve">[Date] </w:t>
            </w:r>
            <w:del w:id="1193" w:author="Molly McEvilley" w:date="2020-09-04T20:28:00Z">
              <w:r w:rsidDel="00E07203">
                <w:delText xml:space="preserve">between </w:delText>
              </w:r>
            </w:del>
            <w:ins w:id="1194" w:author="Molly McEvilley" w:date="2020-09-04T20:28:00Z">
              <w:r w:rsidR="00E07203">
                <w:t>&gt;</w:t>
              </w:r>
              <w:proofErr w:type="gramStart"/>
              <w:r w:rsidR="00E07203">
                <w:t xml:space="preserve">=  </w:t>
              </w:r>
            </w:ins>
            <w:r w:rsidRPr="00A34315">
              <w:rPr>
                <w:b/>
              </w:rPr>
              <w:t>EntryDate</w:t>
            </w:r>
            <w:proofErr w:type="gramEnd"/>
            <w:ins w:id="1195" w:author="Molly McEvilley" w:date="2020-09-04T20:29:00Z">
              <w:r w:rsidR="00E07203">
                <w:rPr>
                  <w:b/>
                </w:rPr>
                <w:t xml:space="preserve"> </w:t>
              </w:r>
              <w:r w:rsidR="00E07203" w:rsidRPr="00E07203">
                <w:rPr>
                  <w:bCs/>
                  <w:rPrChange w:id="1196" w:author="Molly McEvilley" w:date="2020-09-04T20:29:00Z">
                    <w:rPr>
                      <w:b/>
                    </w:rPr>
                  </w:rPrChange>
                </w:rPr>
                <w:t>and</w:t>
              </w:r>
            </w:ins>
            <w:r>
              <w:t xml:space="preserve"> </w:t>
            </w:r>
          </w:p>
          <w:p w14:paraId="0B4999AC" w14:textId="676AFBB1" w:rsidR="007F4432" w:rsidRDefault="007F4432" w:rsidP="00572228">
            <w:pPr>
              <w:pStyle w:val="NoSpacing"/>
              <w:cnfStyle w:val="000000100000" w:firstRow="0" w:lastRow="0" w:firstColumn="0" w:lastColumn="0" w:oddVBand="0" w:evenVBand="0" w:oddHBand="1" w:evenHBand="0" w:firstRowFirstColumn="0" w:firstRowLastColumn="0" w:lastRowFirstColumn="0" w:lastRowLastColumn="0"/>
            </w:pPr>
            <w:del w:id="1197" w:author="Molly McEvilley" w:date="2020-09-04T20:29:00Z">
              <w:r w:rsidDel="00364D0A">
                <w:delText>and</w:delText>
              </w:r>
            </w:del>
            <w:del w:id="1198" w:author="Molly McEvilley" w:date="2020-09-04T20:30:00Z">
              <w:r w:rsidDel="00364D0A">
                <w:delText xml:space="preserve"> </w:delText>
              </w:r>
            </w:del>
            <w:ins w:id="1199" w:author="Molly McEvilley" w:date="2020-09-04T20:28:00Z">
              <w:r w:rsidR="00E07203">
                <w:t>[Date] &lt;= the first non-NULL of [</w:t>
              </w:r>
            </w:ins>
            <w:r w:rsidRPr="00A34315">
              <w:rPr>
                <w:b/>
              </w:rPr>
              <w:t>ExitDate</w:t>
            </w:r>
            <w:ins w:id="1200" w:author="Molly McEvilley" w:date="2020-09-04T20:29:00Z">
              <w:r w:rsidR="00E07203">
                <w:rPr>
                  <w:b/>
                </w:rPr>
                <w:t xml:space="preserve"> </w:t>
              </w:r>
              <w:r w:rsidR="00E07203" w:rsidRPr="00364D0A">
                <w:rPr>
                  <w:bCs/>
                  <w:rPrChange w:id="1201" w:author="Molly McEvilley" w:date="2020-09-04T20:30:00Z">
                    <w:rPr>
                      <w:b/>
                    </w:rPr>
                  </w:rPrChange>
                </w:rPr>
                <w:t xml:space="preserve">– 1 day] and </w:t>
              </w:r>
            </w:ins>
            <w:del w:id="1202" w:author="Molly McEvilley" w:date="2020-09-04T20:29:00Z">
              <w:r w:rsidRPr="00323F4A" w:rsidDel="00E07203">
                <w:rPr>
                  <w:bCs/>
                </w:rPr>
                <w:delText>/</w:delText>
              </w:r>
            </w:del>
            <w:r w:rsidRPr="00323F4A">
              <w:rPr>
                <w:bCs/>
                <w:u w:val="single"/>
              </w:rPr>
              <w:t>ReportEnd</w:t>
            </w:r>
            <w:r>
              <w:rPr>
                <w:b/>
              </w:rPr>
              <w:t xml:space="preserve"> </w:t>
            </w:r>
            <w:del w:id="1203" w:author="Molly McEvilley" w:date="2020-09-04T20:30:00Z">
              <w:r w:rsidDel="00364D0A">
                <w:delText xml:space="preserve">and </w:delText>
              </w:r>
              <w:r w:rsidRPr="00A34315" w:rsidDel="00364D0A">
                <w:rPr>
                  <w:b/>
                </w:rPr>
                <w:delText>ProjectType</w:delText>
              </w:r>
              <w:r w:rsidDel="00364D0A">
                <w:delText xml:space="preserve"> = 2 </w:delText>
              </w:r>
            </w:del>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04" w:author="Molly McEvilley" w:date="2020-09-04T20:31:00Z"/>
                <w:b/>
                <w:bCs/>
              </w:rPr>
            </w:pPr>
            <w:ins w:id="1205" w:author="Molly McEvilley" w:date="2020-09-04T20:31:00Z">
              <w:r w:rsidRPr="00A34315">
                <w:rPr>
                  <w:b/>
                </w:rPr>
                <w:t>ProjectType</w:t>
              </w:r>
              <w:r>
                <w:t xml:space="preserve"> = 8 or (</w:t>
              </w:r>
              <w:r w:rsidRPr="00CE76B5">
                <w:rPr>
                  <w:b/>
                  <w:bCs/>
                </w:rPr>
                <w:t>ProjectType</w:t>
              </w:r>
              <w:r>
                <w:t xml:space="preserve"> = 1 and </w:t>
              </w:r>
              <w:r w:rsidRPr="00CE76B5">
                <w:rPr>
                  <w:b/>
                  <w:bCs/>
                </w:rPr>
                <w:t>TrackingMethod</w:t>
              </w:r>
              <w:r>
                <w:rPr>
                  <w:i/>
                  <w:iCs/>
                </w:rPr>
                <w:t xml:space="preserve"> </w:t>
              </w:r>
              <w:r>
                <w:t>= 0) and</w:t>
              </w:r>
              <w:r w:rsidRPr="00026A8A">
                <w:rPr>
                  <w:b/>
                  <w:bCs/>
                </w:rPr>
                <w:t xml:space="preserve"> </w:t>
              </w:r>
            </w:ins>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ins w:id="1206" w:author="Molly McEvilley" w:date="2020-09-04T20:31:00Z"/>
              </w:rPr>
            </w:pPr>
            <w:ins w:id="1207" w:author="Molly McEvilley" w:date="2020-09-04T20:31:00Z">
              <w:r>
                <w:t>[Date] &gt;</w:t>
              </w:r>
              <w:proofErr w:type="gramStart"/>
              <w:r>
                <w:t xml:space="preserve">=  </w:t>
              </w:r>
              <w:r w:rsidRPr="00A34315">
                <w:rPr>
                  <w:b/>
                </w:rPr>
                <w:t>EntryDate</w:t>
              </w:r>
              <w:proofErr w:type="gramEnd"/>
              <w:r>
                <w:rPr>
                  <w:b/>
                </w:rPr>
                <w:t xml:space="preserve"> </w:t>
              </w:r>
              <w:r w:rsidRPr="00026A8A">
                <w:rPr>
                  <w:bCs/>
                </w:rPr>
                <w:t>and</w:t>
              </w:r>
              <w:r>
                <w:t xml:space="preserve"> </w:t>
              </w:r>
            </w:ins>
          </w:p>
          <w:p w14:paraId="0EF185EF" w14:textId="7629AD76" w:rsidR="007F4432" w:rsidDel="00364D0A" w:rsidRDefault="00364D0A" w:rsidP="00364D0A">
            <w:pPr>
              <w:pStyle w:val="NoSpacing"/>
              <w:cnfStyle w:val="000000010000" w:firstRow="0" w:lastRow="0" w:firstColumn="0" w:lastColumn="0" w:oddVBand="0" w:evenVBand="0" w:oddHBand="0" w:evenHBand="1" w:firstRowFirstColumn="0" w:firstRowLastColumn="0" w:lastRowFirstColumn="0" w:lastRowLastColumn="0"/>
              <w:rPr>
                <w:del w:id="1208" w:author="Molly McEvilley" w:date="2020-09-04T20:31:00Z"/>
              </w:rPr>
            </w:pPr>
            <w:ins w:id="1209" w:author="Molly McEvilley" w:date="2020-09-04T20:31:00Z">
              <w:r>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10" w:author="Molly McEvilley" w:date="2020-09-04T20:34:00Z">
              <w:r w:rsidR="007F4432" w:rsidDel="00364D0A">
                <w:delText xml:space="preserve">[Date] between </w:delText>
              </w:r>
              <w:r w:rsidR="007F4432" w:rsidRPr="00A34315" w:rsidDel="00364D0A">
                <w:rPr>
                  <w:b/>
                </w:rPr>
                <w:delText>EntryDate</w:delText>
              </w:r>
              <w:r w:rsidR="007F4432" w:rsidDel="00364D0A">
                <w:delText xml:space="preserve"> and </w:delText>
              </w:r>
              <w:r w:rsidR="007F4432" w:rsidRPr="00A34315" w:rsidDel="00364D0A">
                <w:rPr>
                  <w:b/>
                </w:rPr>
                <w:delText>ExitDate</w:delText>
              </w:r>
              <w:r w:rsidR="007F4432" w:rsidRPr="002F0D32" w:rsidDel="00364D0A">
                <w:rPr>
                  <w:bCs/>
                </w:rPr>
                <w:delText>/</w:delText>
              </w:r>
              <w:r w:rsidR="007F4432" w:rsidRPr="002F0D32" w:rsidDel="00364D0A">
                <w:rPr>
                  <w:bCs/>
                  <w:u w:val="single"/>
                </w:rPr>
                <w:delText>ReportEnd</w:delText>
              </w:r>
              <w:r w:rsidR="007F4432" w:rsidDel="00364D0A">
                <w:rPr>
                  <w:b/>
                </w:rPr>
                <w:delText xml:space="preserve"> </w:delText>
              </w:r>
            </w:del>
            <w:del w:id="1211" w:author="Molly McEvilley" w:date="2020-09-04T20:31:00Z">
              <w:r w:rsidR="007F4432" w:rsidDel="00364D0A">
                <w:delText xml:space="preserve">and </w:delText>
              </w:r>
            </w:del>
          </w:p>
          <w:p w14:paraId="62ABE568" w14:textId="5B587648" w:rsidR="007F4432" w:rsidRPr="003D5C4D" w:rsidRDefault="007F4432" w:rsidP="00572228">
            <w:pPr>
              <w:pStyle w:val="NoSpacing"/>
              <w:cnfStyle w:val="000000010000" w:firstRow="0" w:lastRow="0" w:firstColumn="0" w:lastColumn="0" w:oddVBand="0" w:evenVBand="0" w:oddHBand="0" w:evenHBand="1" w:firstRowFirstColumn="0" w:firstRowLastColumn="0" w:lastRowFirstColumn="0" w:lastRowLastColumn="0"/>
            </w:pPr>
            <w:del w:id="1212" w:author="Molly McEvilley" w:date="2020-09-04T20:31:00Z">
              <w:r w:rsidDel="00364D0A">
                <w:rPr>
                  <w:b/>
                </w:rPr>
                <w:delText>(</w:delText>
              </w:r>
              <w:r w:rsidRPr="00A34315" w:rsidDel="00364D0A">
                <w:rPr>
                  <w:b/>
                </w:rPr>
                <w:delText>ProjectType</w:delText>
              </w:r>
              <w:r w:rsidDel="00364D0A">
                <w:delText xml:space="preserve"> = 8 or (</w:delText>
              </w:r>
              <w:r w:rsidRPr="00CE76B5" w:rsidDel="00364D0A">
                <w:rPr>
                  <w:b/>
                  <w:bCs/>
                </w:rPr>
                <w:delText>ProjectType</w:delText>
              </w:r>
              <w:r w:rsidDel="00364D0A">
                <w:delText xml:space="preserve"> = 1 and </w:delText>
              </w:r>
              <w:r w:rsidRPr="00CE76B5" w:rsidDel="00364D0A">
                <w:rPr>
                  <w:b/>
                  <w:bCs/>
                </w:rPr>
                <w:delText>TrackingMethod</w:delText>
              </w:r>
              <w:r w:rsidDel="00364D0A">
                <w:rPr>
                  <w:i/>
                  <w:iCs/>
                </w:rPr>
                <w:delText xml:space="preserve"> </w:delText>
              </w:r>
              <w:r w:rsidDel="00364D0A">
                <w:delText>= 0))</w:delText>
              </w:r>
            </w:del>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724016F1" w:rsidR="00364D0A" w:rsidRDefault="00364D0A" w:rsidP="00572228">
            <w:pPr>
              <w:pStyle w:val="NoSpacing"/>
              <w:cnfStyle w:val="000000100000" w:firstRow="0" w:lastRow="0" w:firstColumn="0" w:lastColumn="0" w:oddVBand="0" w:evenVBand="0" w:oddHBand="1" w:evenHBand="0" w:firstRowFirstColumn="0" w:firstRowLastColumn="0" w:lastRowFirstColumn="0" w:lastRowLastColumn="0"/>
              <w:rPr>
                <w:ins w:id="1213" w:author="Molly McEvilley" w:date="2020-09-04T20:33:00Z"/>
              </w:rPr>
            </w:pPr>
            <w:ins w:id="1214" w:author="Molly McEvilley" w:date="2020-09-04T20:33:00Z">
              <w:r w:rsidRPr="00323F4A">
                <w:rPr>
                  <w:b/>
                  <w:bCs/>
                </w:rPr>
                <w:t>ProjectType</w:t>
              </w:r>
              <w:r>
                <w:rPr>
                  <w:iCs/>
                </w:rPr>
                <w:t xml:space="preserve"> = 1 and </w:t>
              </w:r>
              <w:r w:rsidRPr="00823268">
                <w:rPr>
                  <w:b/>
                  <w:bCs/>
                </w:rPr>
                <w:t>TrackingMethod</w:t>
              </w:r>
              <w:r>
                <w:rPr>
                  <w:i/>
                  <w:iCs/>
                </w:rPr>
                <w:t xml:space="preserve"> </w:t>
              </w:r>
              <w:r>
                <w:t>= 3 and</w:t>
              </w:r>
            </w:ins>
          </w:p>
          <w:p w14:paraId="31BAE9B3" w14:textId="5FE4DF9A"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proofErr w:type="spellStart"/>
            <w:r w:rsidR="003C4035" w:rsidRPr="003C4035">
              <w:rPr>
                <w:i/>
                <w:iCs/>
              </w:rPr>
              <w:t>BedNightDate</w:t>
            </w:r>
            <w:proofErr w:type="spellEnd"/>
            <w:r>
              <w:rPr>
                <w:i/>
              </w:rPr>
              <w:t xml:space="preserve"> </w:t>
            </w:r>
            <w:del w:id="1215" w:author="Molly McEvilley" w:date="2020-09-04T20:33:00Z">
              <w:r w:rsidDel="00364D0A">
                <w:rPr>
                  <w:iCs/>
                </w:rPr>
                <w:delText xml:space="preserve">and </w:delText>
              </w:r>
              <w:r w:rsidRPr="00323F4A" w:rsidDel="00364D0A">
                <w:rPr>
                  <w:b/>
                  <w:bCs/>
                </w:rPr>
                <w:delText>ProjectType</w:delText>
              </w:r>
              <w:r w:rsidDel="00364D0A">
                <w:rPr>
                  <w:iCs/>
                </w:rPr>
                <w:delText xml:space="preserve"> = 1 </w:delText>
              </w:r>
              <w:r w:rsidRPr="00823268" w:rsidDel="00364D0A">
                <w:rPr>
                  <w:b/>
                  <w:bCs/>
                </w:rPr>
                <w:delText>TrackingMethod</w:delText>
              </w:r>
              <w:r w:rsidDel="00364D0A">
                <w:rPr>
                  <w:i/>
                  <w:iCs/>
                </w:rPr>
                <w:delText xml:space="preserve"> </w:delText>
              </w:r>
              <w:r w:rsidDel="00364D0A">
                <w:delText xml:space="preserve">= 3 </w:delText>
              </w:r>
            </w:del>
            <w:del w:id="1216" w:author="Molly McEvilley" w:date="2020-09-04T20:24:00Z">
              <w:r w:rsidDel="00E07203">
                <w:rPr>
                  <w:iCs/>
                </w:rPr>
                <w:delText xml:space="preserve">and </w:delText>
              </w:r>
              <w:r w:rsidRPr="00323F4A" w:rsidDel="00E07203">
                <w:rPr>
                  <w:b/>
                  <w:bCs/>
                </w:rPr>
                <w:delText>EntryDate</w:delText>
              </w:r>
              <w:r w:rsidDel="00E07203">
                <w:rPr>
                  <w:iCs/>
                </w:rPr>
                <w:delText xml:space="preserve"> is </w:delText>
              </w:r>
              <w:r w:rsidR="00143E83" w:rsidDel="00E07203">
                <w:rPr>
                  <w:iCs/>
                </w:rPr>
                <w:delText>NULL</w:delText>
              </w:r>
              <w:r w:rsidDel="00E07203">
                <w:rPr>
                  <w:iCs/>
                </w:rPr>
                <w:delText xml:space="preserve"> </w:delText>
              </w:r>
            </w:del>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77777777" w:rsidR="00364D0A" w:rsidRDefault="00364D0A" w:rsidP="00572228">
            <w:pPr>
              <w:pStyle w:val="NoSpacing"/>
              <w:cnfStyle w:val="000000010000" w:firstRow="0" w:lastRow="0" w:firstColumn="0" w:lastColumn="0" w:oddVBand="0" w:evenVBand="0" w:oddHBand="0" w:evenHBand="1" w:firstRowFirstColumn="0" w:firstRowLastColumn="0" w:lastRowFirstColumn="0" w:lastRowLastColumn="0"/>
              <w:rPr>
                <w:ins w:id="1217" w:author="Molly McEvilley" w:date="2020-09-04T20:33:00Z"/>
              </w:rPr>
            </w:pPr>
            <w:ins w:id="1218" w:author="Molly McEvilley" w:date="2020-09-04T20:33:00Z">
              <w:r w:rsidRPr="00A34315">
                <w:rPr>
                  <w:b/>
                </w:rPr>
                <w:t>ProjectType</w:t>
              </w:r>
              <w:r>
                <w:t xml:space="preserve"> = 3 and</w:t>
              </w:r>
            </w:ins>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rPr>
                <w:ins w:id="1219" w:author="Molly McEvilley" w:date="2020-09-04T20:33:00Z"/>
              </w:rPr>
            </w:pPr>
            <w:r>
              <w:t xml:space="preserve">[Date] &gt;= </w:t>
            </w:r>
            <w:r w:rsidRPr="00A34315">
              <w:rPr>
                <w:b/>
              </w:rPr>
              <w:t>EntryDate</w:t>
            </w:r>
            <w:r>
              <w:t xml:space="preserve"> and </w:t>
            </w:r>
          </w:p>
          <w:p w14:paraId="659E37DD" w14:textId="0B24A42D"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ins w:id="1220" w:author="Molly McEvilley" w:date="2020-09-04T20:33:00Z">
              <w:r>
                <w:t xml:space="preserve">[Date] </w:t>
              </w:r>
            </w:ins>
            <w:r w:rsidR="007F4432">
              <w:t xml:space="preserve">&lt; </w:t>
            </w:r>
            <w:r w:rsidR="007F4432" w:rsidRPr="00FE2EA5">
              <w:rPr>
                <w:b/>
              </w:rPr>
              <w:t>MoveInDate</w:t>
            </w:r>
            <w:r w:rsidR="007F4432">
              <w:t xml:space="preserve"> </w:t>
            </w:r>
            <w:del w:id="1221" w:author="Molly McEvilley" w:date="2020-09-04T20:33:00Z">
              <w:r w:rsidR="007F4432" w:rsidDel="00364D0A">
                <w:delText xml:space="preserve">and </w:delText>
              </w:r>
              <w:r w:rsidR="007F4432" w:rsidRPr="00A34315" w:rsidDel="00364D0A">
                <w:rPr>
                  <w:b/>
                </w:rPr>
                <w:delText>ProjectType</w:delText>
              </w:r>
              <w:r w:rsidR="007F4432" w:rsidDel="00364D0A">
                <w:delText xml:space="preserve"> = 3</w:delText>
              </w:r>
            </w:del>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22" w:author="Molly McEvilley" w:date="2020-09-04T20:34:00Z"/>
              </w:rPr>
            </w:pPr>
            <w:ins w:id="1223" w:author="Molly McEvilley" w:date="2020-09-04T20:34:00Z">
              <w:r w:rsidRPr="00A34315">
                <w:rPr>
                  <w:b/>
                </w:rPr>
                <w:t>ProjectType</w:t>
              </w:r>
              <w:r>
                <w:t xml:space="preserve"> = 3 and</w:t>
              </w:r>
            </w:ins>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24" w:author="Molly McEvilley" w:date="2020-09-04T20:34:00Z"/>
              </w:rPr>
            </w:pPr>
            <w:ins w:id="1225" w:author="Molly McEvilley" w:date="2020-09-04T20:34:00Z">
              <w:r>
                <w:t xml:space="preserve">[Date] &gt;= </w:t>
              </w:r>
              <w:r w:rsidRPr="00A34315">
                <w:rPr>
                  <w:b/>
                </w:rPr>
                <w:t>EntryDate</w:t>
              </w:r>
              <w:r>
                <w:t xml:space="preserve"> and </w:t>
              </w:r>
            </w:ins>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rPr>
                <w:ins w:id="1226" w:author="Molly McEvilley" w:date="2020-09-04T20:34:00Z"/>
              </w:rPr>
            </w:pPr>
            <w:ins w:id="1227" w:author="Molly McEvilley" w:date="2020-09-04T20:34:00Z">
              <w:r w:rsidRPr="00FE2EA5">
                <w:rPr>
                  <w:b/>
                </w:rPr>
                <w:t>MoveInDate</w:t>
              </w:r>
              <w:r>
                <w:t xml:space="preserve"> is NULL and </w:t>
              </w:r>
            </w:ins>
          </w:p>
          <w:p w14:paraId="11B93066" w14:textId="1B24B917"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ins w:id="1228" w:author="Molly McEvilley" w:date="2020-09-04T20:35:00Z">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ins>
            <w:del w:id="1229" w:author="Molly McEvilley" w:date="2020-09-04T20:35:00Z">
              <w:r w:rsidDel="00975B34">
                <w:delText xml:space="preserve">Date] between </w:delText>
              </w:r>
              <w:r w:rsidRPr="00A34315" w:rsidDel="00975B34">
                <w:rPr>
                  <w:b/>
                </w:rPr>
                <w:delText>EntryDate</w:delText>
              </w:r>
              <w:r w:rsidDel="00975B34">
                <w:delText xml:space="preserve"> and </w:delText>
              </w:r>
              <w:r w:rsidRPr="00A34315" w:rsidDel="00975B34">
                <w:rPr>
                  <w:b/>
                </w:rPr>
                <w:delText>ExitDate</w:delText>
              </w:r>
              <w:r w:rsidRPr="002F0D32" w:rsidDel="00975B34">
                <w:rPr>
                  <w:bCs/>
                </w:rPr>
                <w:delText>/</w:delText>
              </w:r>
              <w:r w:rsidRPr="002F0D32" w:rsidDel="00975B34">
                <w:rPr>
                  <w:bCs/>
                  <w:u w:val="single"/>
                </w:rPr>
                <w:delText>ReportEnd</w:delText>
              </w:r>
              <w:r w:rsidDel="00975B34">
                <w:rPr>
                  <w:b/>
                </w:rPr>
                <w:delText xml:space="preserve"> </w:delText>
              </w:r>
              <w:r w:rsidDel="00975B34">
                <w:delText xml:space="preserve">and </w:delText>
              </w:r>
              <w:r w:rsidRPr="00323F4A" w:rsidDel="00975B34">
                <w:rPr>
                  <w:b/>
                  <w:bCs/>
                </w:rPr>
                <w:delText>MoveInDate</w:delText>
              </w:r>
              <w:r w:rsidDel="00975B34">
                <w:delText xml:space="preserve"> is </w:delText>
              </w:r>
              <w:r w:rsidR="00143E83" w:rsidDel="00975B34">
                <w:delText>NULL</w:delText>
              </w:r>
              <w:r w:rsidDel="00975B34">
                <w:delText xml:space="preserve"> and </w:delText>
              </w:r>
              <w:r w:rsidRPr="00A34315" w:rsidDel="00975B34">
                <w:rPr>
                  <w:b/>
                </w:rPr>
                <w:delText>ProjectType</w:delText>
              </w:r>
              <w:r w:rsidDel="00975B34">
                <w:delText xml:space="preserve"> = 3 </w:delText>
              </w:r>
            </w:del>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64AB63B1"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30" w:author="Molly McEvilley" w:date="2020-09-04T20:36:00Z"/>
              </w:rPr>
            </w:pPr>
            <w:ins w:id="1231" w:author="Molly McEvilley" w:date="2020-09-04T20:36:00Z">
              <w:r w:rsidRPr="00A34315">
                <w:rPr>
                  <w:b/>
                </w:rPr>
                <w:t>ProjectType</w:t>
              </w:r>
              <w:r>
                <w:t xml:space="preserve"> = 13 and</w:t>
              </w:r>
            </w:ins>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rPr>
                <w:ins w:id="1232" w:author="Molly McEvilley" w:date="2020-09-04T20:36:00Z"/>
              </w:rPr>
            </w:pPr>
            <w:ins w:id="1233" w:author="Molly McEvilley" w:date="2020-09-04T20:36:00Z">
              <w:r>
                <w:t xml:space="preserve">[Date] &gt;= </w:t>
              </w:r>
              <w:r w:rsidRPr="00A34315">
                <w:rPr>
                  <w:b/>
                </w:rPr>
                <w:t>EntryDate</w:t>
              </w:r>
              <w:r>
                <w:t xml:space="preserve"> and </w:t>
              </w:r>
            </w:ins>
          </w:p>
          <w:p w14:paraId="367C49E1" w14:textId="1DF4060C"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ins w:id="1234" w:author="Molly McEvilley" w:date="2020-09-04T20:36:00Z">
              <w:r>
                <w:t xml:space="preserve">[Date] &lt; </w:t>
              </w:r>
              <w:r w:rsidRPr="00FE2EA5">
                <w:rPr>
                  <w:b/>
                </w:rPr>
                <w:t>MoveInDate</w:t>
              </w:r>
              <w:r>
                <w:t xml:space="preserve"> </w:t>
              </w:r>
            </w:ins>
            <w:del w:id="1235" w:author="Molly McEvilley" w:date="2020-09-04T20:36:00Z">
              <w:r w:rsidDel="009B6BB7">
                <w:delText xml:space="preserve">[Date] &gt;= </w:delText>
              </w:r>
              <w:r w:rsidRPr="00A34315" w:rsidDel="009B6BB7">
                <w:rPr>
                  <w:b/>
                </w:rPr>
                <w:delText>EntryDate</w:delText>
              </w:r>
              <w:r w:rsidDel="009B6BB7">
                <w:delText xml:space="preserve"> and &lt; </w:delText>
              </w:r>
              <w:r w:rsidRPr="00FE2EA5" w:rsidDel="009B6BB7">
                <w:rPr>
                  <w:b/>
                </w:rPr>
                <w:delText>MoveInDate</w:delText>
              </w:r>
              <w:r w:rsidDel="009B6BB7">
                <w:delText xml:space="preserve"> and </w:delText>
              </w:r>
              <w:r w:rsidRPr="00A34315" w:rsidDel="009B6BB7">
                <w:rPr>
                  <w:b/>
                </w:rPr>
                <w:delText>ProjectType</w:delText>
              </w:r>
              <w:r w:rsidDel="009B6BB7">
                <w:delText xml:space="preserve"> = 13</w:delText>
              </w:r>
            </w:del>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1E1C7051"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36" w:author="Molly McEvilley" w:date="2020-09-04T20:36:00Z"/>
              </w:rPr>
            </w:pPr>
            <w:ins w:id="1237" w:author="Molly McEvilley" w:date="2020-09-04T20:36:00Z">
              <w:r w:rsidRPr="00A34315">
                <w:rPr>
                  <w:b/>
                </w:rPr>
                <w:t>ProjectType</w:t>
              </w:r>
              <w:r>
                <w:t xml:space="preserve"> = 13 and</w:t>
              </w:r>
            </w:ins>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38" w:author="Molly McEvilley" w:date="2020-09-04T20:36:00Z"/>
              </w:rPr>
            </w:pPr>
            <w:ins w:id="1239" w:author="Molly McEvilley" w:date="2020-09-04T20:36:00Z">
              <w:r>
                <w:t xml:space="preserve">[Date] &gt;= </w:t>
              </w:r>
              <w:r w:rsidRPr="00A34315">
                <w:rPr>
                  <w:b/>
                </w:rPr>
                <w:t>EntryDate</w:t>
              </w:r>
              <w:r>
                <w:t xml:space="preserve"> and </w:t>
              </w:r>
            </w:ins>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rPr>
                <w:ins w:id="1240" w:author="Molly McEvilley" w:date="2020-09-04T20:36:00Z"/>
              </w:rPr>
            </w:pPr>
            <w:ins w:id="1241" w:author="Molly McEvilley" w:date="2020-09-04T20:36:00Z">
              <w:r w:rsidRPr="00FE2EA5">
                <w:rPr>
                  <w:b/>
                </w:rPr>
                <w:t>MoveInDate</w:t>
              </w:r>
              <w:r>
                <w:t xml:space="preserve"> is NULL and  </w:t>
              </w:r>
            </w:ins>
          </w:p>
          <w:p w14:paraId="74933D1F" w14:textId="541C886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ins w:id="1242" w:author="Molly McEvilley" w:date="2020-09-04T20:36:00Z">
              <w:r>
                <w:lastRenderedPageBreak/>
                <w:t>[Date] &lt;= the first non-NULL of [</w:t>
              </w:r>
              <w:r w:rsidRPr="00A34315">
                <w:rPr>
                  <w:b/>
                </w:rPr>
                <w:t>ExitDate</w:t>
              </w:r>
              <w:r>
                <w:rPr>
                  <w:b/>
                </w:rPr>
                <w:t xml:space="preserve"> </w:t>
              </w:r>
              <w:r w:rsidRPr="00026A8A">
                <w:rPr>
                  <w:bCs/>
                </w:rPr>
                <w:t xml:space="preserve">– 1 day] and </w:t>
              </w:r>
              <w:r w:rsidRPr="00323F4A">
                <w:rPr>
                  <w:bCs/>
                  <w:u w:val="single"/>
                </w:rPr>
                <w:t>ReportEnd</w:t>
              </w:r>
            </w:ins>
            <w:del w:id="1243" w:author="Molly McEvilley" w:date="2020-09-04T20:36:00Z">
              <w:r w:rsidDel="009B6BB7">
                <w:delText xml:space="preserve">[Date] between </w:delText>
              </w:r>
              <w:r w:rsidRPr="00A34315" w:rsidDel="009B6BB7">
                <w:rPr>
                  <w:b/>
                </w:rPr>
                <w:delText>EntryDate</w:delText>
              </w:r>
              <w:r w:rsidDel="009B6BB7">
                <w:delText xml:space="preserve"> and </w:delText>
              </w:r>
              <w:r w:rsidRPr="00A34315" w:rsidDel="009B6BB7">
                <w:rPr>
                  <w:b/>
                </w:rPr>
                <w:delText>ExitDate</w:delText>
              </w:r>
              <w:r w:rsidRPr="002F0D32" w:rsidDel="009B6BB7">
                <w:rPr>
                  <w:bCs/>
                </w:rPr>
                <w:delText>/</w:delText>
              </w:r>
              <w:r w:rsidRPr="002F0D32" w:rsidDel="009B6BB7">
                <w:rPr>
                  <w:bCs/>
                  <w:u w:val="single"/>
                </w:rPr>
                <w:delText>ReportEnd</w:delText>
              </w:r>
              <w:r w:rsidDel="009B6BB7">
                <w:rPr>
                  <w:b/>
                </w:rPr>
                <w:delText xml:space="preserve"> </w:delText>
              </w:r>
              <w:r w:rsidDel="009B6BB7">
                <w:delText xml:space="preserve">and </w:delText>
              </w:r>
              <w:r w:rsidRPr="002F0D32" w:rsidDel="009B6BB7">
                <w:rPr>
                  <w:b/>
                  <w:bCs/>
                </w:rPr>
                <w:delText>MoveInDate</w:delText>
              </w:r>
              <w:r w:rsidDel="009B6BB7">
                <w:delText xml:space="preserve"> is NULL and </w:delText>
              </w:r>
              <w:r w:rsidRPr="00A34315" w:rsidDel="009B6BB7">
                <w:rPr>
                  <w:b/>
                </w:rPr>
                <w:delText>ProjectType</w:delText>
              </w:r>
              <w:r w:rsidDel="009B6BB7">
                <w:delText xml:space="preserve"> = 13 </w:delText>
              </w:r>
            </w:del>
          </w:p>
        </w:tc>
      </w:tr>
    </w:tbl>
    <w:p w14:paraId="49D828F3" w14:textId="77777777" w:rsidR="007F4432" w:rsidRDefault="007F4432" w:rsidP="0088191A">
      <w:pPr>
        <w:pStyle w:val="Heading2"/>
      </w:pPr>
      <w:bookmarkStart w:id="1244" w:name="_Toc37849792"/>
      <w:bookmarkStart w:id="1245" w:name="_Toc38030567"/>
      <w:r>
        <w:lastRenderedPageBreak/>
        <w:t>Get Other Dates Homeless from 3.917A/B Living Situation</w:t>
      </w:r>
      <w:bookmarkEnd w:id="1244"/>
      <w:bookmarkEnd w:id="1245"/>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722600" w:rsidRDefault="00722600"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722600" w:rsidRDefault="00722600"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722600" w:rsidRDefault="00722600"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722600" w:rsidRDefault="00722600"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722600" w:rsidRDefault="00722600" w:rsidP="00224684">
                                <w:pPr>
                                  <w:pStyle w:val="Style3"/>
                                </w:pPr>
                                <w:r>
                                  <w:t>sys_Time</w:t>
                                </w:r>
                              </w:p>
                            </w:txbxContent>
                          </wps:txbx>
                          <wps:bodyPr rot="0" vert="horz" wrap="square" lIns="0" tIns="0" rIns="0" bIns="0" anchor="ctr" anchorCtr="0" upright="1">
                            <a:noAutofit/>
                          </wps:bodyPr>
                        </wps:wsp>
                      </wpg:grpSp>
                    </wpg:wgp>
                  </a:graphicData>
                </a:graphic>
              </wp:inline>
            </w:drawing>
          </mc:Choice>
          <mc:Fallback>
            <w:pict>
              <v:group w14:anchorId="7D82CF3F" id="Group 194" o:spid="_x0000_s1400"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">
                <v:shape id="Flowchart: Internal Storage 63" o:spid="_x0000_s1401"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722600" w:rsidRDefault="00722600" w:rsidP="00224684">
                        <w:pPr>
                          <w:pStyle w:val="Style3"/>
                        </w:pPr>
                        <w:r>
                          <w:t>tlsa_Household</w:t>
                        </w:r>
                      </w:p>
                    </w:txbxContent>
                  </v:textbox>
                </v:shape>
                <v:shape id="AutoShape 110" o:spid="_x0000_s1402"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403"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404"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405"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722600" w:rsidRDefault="00722600" w:rsidP="00224684">
                          <w:pPr>
                            <w:pStyle w:val="Style3"/>
                          </w:pPr>
                          <w:r>
                            <w:t>tlsa_HHID</w:t>
                          </w:r>
                        </w:p>
                      </w:txbxContent>
                    </v:textbox>
                  </v:shape>
                  <v:shape id="AutoShape 390" o:spid="_x0000_s1406"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722600" w:rsidRDefault="00722600" w:rsidP="00224684">
                          <w:pPr>
                            <w:pStyle w:val="Style3"/>
                          </w:pPr>
                          <w:r>
                            <w:t>tlsa_Household</w:t>
                          </w:r>
                        </w:p>
                      </w:txbxContent>
                    </v:textbox>
                  </v:shape>
                  <v:shape id="AutoShape 448" o:spid="_x0000_s1407"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722600" w:rsidRDefault="00722600" w:rsidP="00224684">
                          <w:pPr>
                            <w:pStyle w:val="Style3"/>
                          </w:pPr>
                          <w:r>
                            <w:t>hmis_Enrollment</w:t>
                          </w:r>
                        </w:p>
                      </w:txbxContent>
                    </v:textbox>
                  </v:shape>
                  <v:shape id="Flowchart: Internal Storage 63" o:spid="_x0000_s1408"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722600" w:rsidRDefault="00722600" w:rsidP="00224684">
                          <w:pPr>
                            <w:pStyle w:val="Style3"/>
                          </w:pPr>
                          <w:r>
                            <w:t>sys_Time</w:t>
                          </w:r>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7F4432" w14:paraId="13CF5112" w14:textId="77777777" w:rsidTr="00572228">
        <w:trPr>
          <w:cantSplit/>
          <w:trHeight w:val="216"/>
        </w:trPr>
        <w:tc>
          <w:tcPr>
            <w:tcW w:w="9355" w:type="dxa"/>
          </w:tcPr>
          <w:p w14:paraId="213F488F" w14:textId="77777777" w:rsidR="007F4432" w:rsidRPr="000D5A2E" w:rsidRDefault="007F4432" w:rsidP="00572228">
            <w:pPr>
              <w:pStyle w:val="NoSpacing"/>
            </w:pPr>
            <w:proofErr w:type="spellStart"/>
            <w:r w:rsidRPr="000D5A2E">
              <w:t>LastInactive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proofErr w:type="spellStart"/>
            <w:r>
              <w:rPr>
                <w:b/>
                <w:bCs/>
              </w:rPr>
              <w:t>tlsa_HHID</w:t>
            </w:r>
            <w:proofErr w:type="spellEnd"/>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r w:rsidRPr="000D5A2E">
              <w:t>HoHID</w:t>
            </w:r>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77777777" w:rsidR="007F4432" w:rsidRPr="000D5A2E" w:rsidRDefault="007F4432" w:rsidP="00572228">
            <w:pPr>
              <w:pStyle w:val="NoSpacing"/>
            </w:pPr>
            <w:r w:rsidRPr="000D5A2E">
              <w:t>ProjectType</w:t>
            </w:r>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r>
              <w:t>HoHID</w:t>
            </w:r>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r>
              <w:t>HHType</w:t>
            </w:r>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224684" w14:paraId="738EBC73" w14:textId="77777777" w:rsidTr="00572228">
        <w:trPr>
          <w:cantSplit/>
          <w:trHeight w:val="216"/>
        </w:trPr>
        <w:tc>
          <w:tcPr>
            <w:tcW w:w="9355" w:type="dxa"/>
          </w:tcPr>
          <w:p w14:paraId="7A178679" w14:textId="444CCF49" w:rsidR="00224684" w:rsidRDefault="00224684" w:rsidP="00572228">
            <w:pPr>
              <w:pStyle w:val="NoSpacing"/>
            </w:pPr>
            <w:proofErr w:type="spellStart"/>
            <w:r>
              <w:t>sysStatus</w:t>
            </w:r>
            <w:proofErr w:type="spellEnd"/>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proofErr w:type="spellStart"/>
            <w:r w:rsidRPr="000D5A2E">
              <w:t>LivingSituation</w:t>
            </w:r>
            <w:proofErr w:type="spellEnd"/>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proofErr w:type="spellStart"/>
            <w:r w:rsidRPr="000D5A2E">
              <w:t>LengthOfStay</w:t>
            </w:r>
            <w:proofErr w:type="spellEnd"/>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proofErr w:type="spellStart"/>
            <w:r w:rsidRPr="000D5A2E">
              <w:t>PreviousStreetESSH</w:t>
            </w:r>
            <w:proofErr w:type="spellEnd"/>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 xml:space="preserve">6.1 Get Distinct Households for </w:t>
        </w:r>
        <w:proofErr w:type="spellStart"/>
        <w:r>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lastRenderedPageBreak/>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proofErr w:type="spellStart"/>
      <w:r w:rsidR="00BB5661">
        <w:t>tlsa_HHID</w:t>
      </w:r>
      <w:proofErr w:type="spellEnd"/>
      <w:r w:rsidRPr="003814C3">
        <w:t xml:space="preserve"> where</w:t>
      </w:r>
      <w:r w:rsidR="00FD7FB2">
        <w:t xml:space="preserve"> </w:t>
      </w:r>
      <w:r w:rsidR="00FD7FB2" w:rsidRPr="003814C3">
        <w:rPr>
          <w:b/>
        </w:rPr>
        <w:t>HoHID</w:t>
      </w:r>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r w:rsidR="00FD7FB2" w:rsidRPr="003814C3">
        <w:rPr>
          <w:b/>
        </w:rPr>
        <w:t>HHType</w:t>
      </w:r>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77777777" w:rsidR="007F4432" w:rsidRPr="003814C3" w:rsidRDefault="007F4432" w:rsidP="0030608E">
      <w:pPr>
        <w:pStyle w:val="ListParagraph"/>
        <w:numPr>
          <w:ilvl w:val="6"/>
          <w:numId w:val="67"/>
        </w:numPr>
        <w:ind w:left="1170" w:hanging="450"/>
      </w:pPr>
      <w:proofErr w:type="spellStart"/>
      <w:r w:rsidRPr="003814C3">
        <w:rPr>
          <w:i/>
        </w:rPr>
        <w:t>LivingSituation</w:t>
      </w:r>
      <w:proofErr w:type="spellEnd"/>
      <w:r w:rsidRPr="003814C3">
        <w:t xml:space="preserve"> in (1,18,16) or </w:t>
      </w:r>
      <w:r w:rsidRPr="006970C5">
        <w:t>ProjectType</w:t>
      </w:r>
      <w:r w:rsidRPr="003814C3">
        <w:t xml:space="preserve"> in (1,8); or</w:t>
      </w:r>
    </w:p>
    <w:p w14:paraId="10FE305B"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w:t>
      </w:r>
      <w:r w:rsidRPr="001210E3">
        <w:t>and</w:t>
      </w:r>
      <w:r>
        <w:t xml:space="preserve"> </w:t>
      </w:r>
      <w:proofErr w:type="spellStart"/>
      <w:r w:rsidRPr="003814C3">
        <w:rPr>
          <w:i/>
        </w:rPr>
        <w:t>LengthOfStay</w:t>
      </w:r>
      <w:proofErr w:type="spellEnd"/>
      <w:r w:rsidRPr="003814C3">
        <w:t xml:space="preserve"> in (10, 11) and </w:t>
      </w:r>
      <w:proofErr w:type="spellStart"/>
      <w:r w:rsidRPr="003814C3">
        <w:rPr>
          <w:i/>
        </w:rPr>
        <w:t>PreviousStreetESSH</w:t>
      </w:r>
      <w:proofErr w:type="spellEnd"/>
      <w:r w:rsidRPr="003814C3">
        <w:t xml:space="preserve"> = 1; or</w:t>
      </w:r>
    </w:p>
    <w:p w14:paraId="0291DF0A" w14:textId="777777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(1,8)</w:t>
      </w:r>
      <w:r>
        <w:t xml:space="preserve"> and </w:t>
      </w:r>
      <w:proofErr w:type="spellStart"/>
      <w:r w:rsidRPr="003814C3">
        <w:rPr>
          <w:i/>
        </w:rPr>
        <w:t>LivingSituation</w:t>
      </w:r>
      <w:proofErr w:type="spellEnd"/>
      <w:r w:rsidRPr="003814C3">
        <w:t xml:space="preserve"> in (4,5,6,7,15,</w:t>
      </w:r>
      <w:r>
        <w:t>25</w:t>
      </w:r>
      <w:r w:rsidRPr="003814C3">
        <w:t xml:space="preserve">) and </w:t>
      </w:r>
      <w:proofErr w:type="spellStart"/>
      <w:r w:rsidRPr="006970C5">
        <w:rPr>
          <w:i/>
          <w:iCs/>
        </w:rPr>
        <w:t>LengthOfStay</w:t>
      </w:r>
      <w:proofErr w:type="spellEnd"/>
      <w:r w:rsidRPr="003814C3">
        <w:t xml:space="preserve"> in (2,3) and </w:t>
      </w:r>
      <w:proofErr w:type="spellStart"/>
      <w:r w:rsidRPr="003814C3">
        <w:rPr>
          <w:i/>
        </w:rPr>
        <w:t>PreviousStreetESSH</w:t>
      </w:r>
      <w:proofErr w:type="spellEnd"/>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246" w:name="_Toc37849793"/>
      <w:bookmarkStart w:id="1247" w:name="_Toc38030568"/>
      <w:r>
        <w:t xml:space="preserve">Set System Use Days for </w:t>
      </w:r>
      <w:proofErr w:type="spellStart"/>
      <w:r>
        <w:t>LSAHousehold</w:t>
      </w:r>
      <w:bookmarkEnd w:id="1246"/>
      <w:bookmarkEnd w:id="1247"/>
      <w:proofErr w:type="spellEnd"/>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722600" w:rsidRDefault="00722600" w:rsidP="00224684">
                              <w:pPr>
                                <w:pStyle w:val="Style3"/>
                              </w:pPr>
                              <w:r>
                                <w:t>sys_Time</w:t>
                              </w:r>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722600" w:rsidRDefault="00722600"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409"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">
                <v:shape id="Flowchart: Internal Storage 63" o:spid="_x0000_s1410"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722600" w:rsidRDefault="00722600" w:rsidP="00224684">
                        <w:pPr>
                          <w:pStyle w:val="Style3"/>
                        </w:pPr>
                        <w:r>
                          <w:t>sys_Time</w:t>
                        </w:r>
                      </w:p>
                    </w:txbxContent>
                  </v:textbox>
                </v:shape>
                <v:shape id="AutoShape 390" o:spid="_x0000_s1411"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722600" w:rsidRDefault="00722600" w:rsidP="00224684">
                        <w:pPr>
                          <w:pStyle w:val="Style3"/>
                        </w:pPr>
                        <w:r>
                          <w:t>tlsa_Household</w:t>
                        </w:r>
                      </w:p>
                    </w:txbxContent>
                  </v:textbox>
                </v:shape>
                <v:shape id="AutoShape 120" o:spid="_x0000_s1412"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w:t>
      </w:r>
      <w:proofErr w:type="spellStart"/>
      <w:r>
        <w:rPr>
          <w:b/>
          <w:bCs/>
        </w:rPr>
        <w:t>LSAHousehold</w:t>
      </w:r>
      <w:proofErr w:type="spellEnd"/>
      <w:r>
        <w:rPr>
          <w:b/>
          <w:bCs/>
        </w:rPr>
        <w:t xml:space="preserve">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w:t>
      </w:r>
      <w:proofErr w:type="spellStart"/>
      <w:r>
        <w:t>LSACalculated</w:t>
      </w:r>
      <w:proofErr w:type="spellEnd"/>
      <w:r>
        <w:t xml:space="preserve">;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r w:rsidRPr="00F4354C">
              <w:t>HoHID</w:t>
            </w:r>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r w:rsidRPr="00F4354C">
              <w:t>HHType</w:t>
            </w:r>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lastRenderedPageBreak/>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w:t>
      </w:r>
      <w:proofErr w:type="spellStart"/>
      <w:r>
        <w:t>LSACalculated</w:t>
      </w:r>
      <w:proofErr w:type="spellEnd"/>
      <w:r>
        <w:t>.</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231A7A94" w14:textId="77777777" w:rsidR="007F4432" w:rsidRPr="00B156B9" w:rsidRDefault="007F4432" w:rsidP="0088191A">
      <w:pPr>
        <w:pStyle w:val="Heading4"/>
      </w:pPr>
      <w:proofErr w:type="spellStart"/>
      <w:r w:rsidRPr="00B156B9">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r w:rsidRPr="00FB484D">
        <w:rPr>
          <w:b/>
        </w:rPr>
        <w:t xml:space="preserve">HoHID/HHType </w:t>
      </w:r>
      <w:r>
        <w:t xml:space="preserve">= </w:t>
      </w:r>
      <w:r w:rsidR="00F6042F">
        <w:t>tlsa_Household</w:t>
      </w:r>
      <w:r>
        <w:t xml:space="preserve"> </w:t>
      </w:r>
      <w:r w:rsidRPr="00FB484D">
        <w:rPr>
          <w:b/>
        </w:rPr>
        <w:t>HoHID/HHType.</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r w:rsidRPr="00FB484D">
        <w:rPr>
          <w:b/>
        </w:rPr>
        <w:t xml:space="preserve">HoHID/HHType </w:t>
      </w:r>
      <w:r>
        <w:t xml:space="preserve">= </w:t>
      </w:r>
      <w:r w:rsidR="00F6042F">
        <w:t>tlsa_Household</w:t>
      </w:r>
      <w:r>
        <w:t xml:space="preserve"> </w:t>
      </w:r>
      <w:r w:rsidRPr="00FB484D">
        <w:rPr>
          <w:b/>
        </w:rPr>
        <w:t>HoHID/HHType.</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r w:rsidRPr="00CF2EA7">
        <w:rPr>
          <w:b/>
        </w:rPr>
        <w:t xml:space="preserve">HoHID/HHType </w:t>
      </w:r>
      <w:r>
        <w:t xml:space="preserve">= </w:t>
      </w:r>
      <w:r w:rsidR="00F6042F">
        <w:t>tlsa_Household</w:t>
      </w:r>
      <w:r>
        <w:t xml:space="preserve"> </w:t>
      </w:r>
      <w:r w:rsidRPr="00CF2EA7">
        <w:rPr>
          <w:b/>
        </w:rPr>
        <w:t>HoHID/HHType.</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42C49A48" w14:textId="77777777" w:rsidR="007F4432" w:rsidRPr="00B156B9" w:rsidRDefault="007F4432" w:rsidP="0088191A">
      <w:pPr>
        <w:pStyle w:val="Heading4"/>
      </w:pPr>
      <w:proofErr w:type="spellStart"/>
      <w:r w:rsidRPr="00B156B9">
        <w:lastRenderedPageBreak/>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r w:rsidRPr="007F3537">
        <w:rPr>
          <w:b/>
        </w:rPr>
        <w:t xml:space="preserve">HoHID/HHType </w:t>
      </w:r>
      <w:r>
        <w:t xml:space="preserve">= </w:t>
      </w:r>
      <w:r w:rsidR="00F6042F">
        <w:t>tlsa_Household</w:t>
      </w:r>
      <w:r>
        <w:t xml:space="preserve"> </w:t>
      </w:r>
      <w:r w:rsidRPr="007F3537">
        <w:rPr>
          <w:b/>
        </w:rPr>
        <w:t>HoHID/HHType.</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r w:rsidRPr="00FB484D">
        <w:rPr>
          <w:b/>
        </w:rPr>
        <w:t xml:space="preserve">HoHID/HHType </w:t>
      </w:r>
      <w:r>
        <w:t xml:space="preserve">= </w:t>
      </w:r>
      <w:r w:rsidR="00F6042F">
        <w:t>tlsa_Household</w:t>
      </w:r>
      <w:r>
        <w:t xml:space="preserve"> </w:t>
      </w:r>
      <w:r w:rsidRPr="00FB484D">
        <w:rPr>
          <w:b/>
        </w:rPr>
        <w:t>HoHID/HHType.</w:t>
      </w:r>
    </w:p>
    <w:p w14:paraId="35B26A75" w14:textId="77777777" w:rsidR="007F4432" w:rsidRPr="00B156B9" w:rsidRDefault="007F4432" w:rsidP="0088191A">
      <w:pPr>
        <w:pStyle w:val="Heading4"/>
      </w:pPr>
      <w:r w:rsidRPr="00B156B9">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r w:rsidRPr="003814C3">
        <w:rPr>
          <w:b/>
        </w:rPr>
        <w:t xml:space="preserve">HoHID/HHType </w:t>
      </w:r>
      <w:r w:rsidRPr="003814C3">
        <w:t xml:space="preserve">= </w:t>
      </w:r>
      <w:r w:rsidR="00F6042F">
        <w:t>tlsa_Household</w:t>
      </w:r>
      <w:r w:rsidRPr="003814C3">
        <w:t xml:space="preserve"> </w:t>
      </w:r>
      <w:r w:rsidRPr="003814C3">
        <w:rPr>
          <w:b/>
        </w:rPr>
        <w:t xml:space="preserve">HoHID/HHType; </w:t>
      </w:r>
      <w:r w:rsidRPr="003814C3">
        <w:t>and</w:t>
      </w:r>
    </w:p>
    <w:p w14:paraId="671A652B" w14:textId="305587F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section </w:t>
      </w:r>
      <w:r w:rsidR="00DB4385">
        <w:t>6.12</w:t>
      </w:r>
      <w:r w:rsidRPr="003814C3">
        <w:t>.</w:t>
      </w:r>
    </w:p>
    <w:p w14:paraId="4E25EAB3" w14:textId="6FC24546" w:rsidR="002B5968" w:rsidRDefault="002B5968" w:rsidP="0088191A">
      <w:pPr>
        <w:pStyle w:val="Heading2"/>
      </w:pPr>
      <w:bookmarkStart w:id="1248" w:name="_Toc29188247"/>
      <w:bookmarkStart w:id="1249" w:name="_Toc31197261"/>
      <w:bookmarkStart w:id="1250" w:name="_Toc29188248"/>
      <w:bookmarkStart w:id="1251" w:name="_Toc31197262"/>
      <w:bookmarkStart w:id="1252" w:name="_Toc29188249"/>
      <w:bookmarkStart w:id="1253" w:name="_Toc31197263"/>
      <w:bookmarkStart w:id="1254" w:name="_Toc29188250"/>
      <w:bookmarkStart w:id="1255" w:name="_Toc31197264"/>
      <w:bookmarkStart w:id="1256" w:name="_Get_Enrollments_Relevant_1"/>
      <w:bookmarkStart w:id="1257" w:name="_Toc34145101"/>
      <w:bookmarkStart w:id="1258" w:name="_Toc34145102"/>
      <w:bookmarkStart w:id="1259" w:name="_Toc34145103"/>
      <w:bookmarkStart w:id="1260" w:name="_Toc34145154"/>
      <w:bookmarkStart w:id="1261" w:name="_Toc34145155"/>
      <w:bookmarkStart w:id="1262" w:name="_Toc34145182"/>
      <w:bookmarkStart w:id="1263" w:name="_Toc34145183"/>
      <w:bookmarkStart w:id="1264" w:name="_Toc34145184"/>
      <w:bookmarkStart w:id="1265" w:name="_Toc34145185"/>
      <w:bookmarkStart w:id="1266" w:name="_Toc34145186"/>
      <w:bookmarkStart w:id="1267" w:name="_Toc34145187"/>
      <w:bookmarkStart w:id="1268" w:name="_Toc34145188"/>
      <w:bookmarkStart w:id="1269" w:name="_Toc34145189"/>
      <w:bookmarkStart w:id="1270" w:name="_Toc34145190"/>
      <w:bookmarkStart w:id="1271" w:name="_Toc34145191"/>
      <w:bookmarkStart w:id="1272" w:name="_Toc34145192"/>
      <w:bookmarkStart w:id="1273" w:name="_Toc34145193"/>
      <w:bookmarkStart w:id="1274" w:name="_Toc34145194"/>
      <w:bookmarkStart w:id="1275" w:name="_Toc34145195"/>
      <w:bookmarkStart w:id="1276" w:name="_Toc34145196"/>
      <w:bookmarkStart w:id="1277" w:name="_Toc34145197"/>
      <w:bookmarkStart w:id="1278" w:name="_Toc34145198"/>
      <w:bookmarkStart w:id="1279" w:name="_Toc34145199"/>
      <w:bookmarkStart w:id="1280" w:name="_Toc34145200"/>
      <w:bookmarkStart w:id="1281" w:name="_Toc34145201"/>
      <w:bookmarkStart w:id="1282" w:name="_Toc34145202"/>
      <w:bookmarkStart w:id="1283" w:name="_Toc34145203"/>
      <w:bookmarkStart w:id="1284" w:name="_Toc34145204"/>
      <w:bookmarkStart w:id="1285" w:name="_Toc34145205"/>
      <w:bookmarkStart w:id="1286" w:name="_Toc34145206"/>
      <w:bookmarkStart w:id="1287" w:name="_Toc34145207"/>
      <w:bookmarkStart w:id="1288" w:name="_Toc34145208"/>
      <w:bookmarkStart w:id="1289" w:name="_Toc34145209"/>
      <w:bookmarkStart w:id="1290" w:name="_Toc34145210"/>
      <w:bookmarkStart w:id="1291" w:name="_Toc34145211"/>
      <w:bookmarkStart w:id="1292" w:name="_Toc34145212"/>
      <w:bookmarkStart w:id="1293" w:name="_Toc34145213"/>
      <w:bookmarkStart w:id="1294" w:name="_Toc34145214"/>
      <w:bookmarkStart w:id="1295" w:name="_Toc34145215"/>
      <w:bookmarkStart w:id="1296" w:name="_Toc34145252"/>
      <w:bookmarkStart w:id="1297" w:name="_Toc34145253"/>
      <w:bookmarkStart w:id="1298" w:name="_Toc34145254"/>
      <w:bookmarkStart w:id="1299" w:name="_Toc34145255"/>
      <w:bookmarkStart w:id="1300" w:name="_Toc29188252"/>
      <w:bookmarkStart w:id="1301" w:name="_Toc31197266"/>
      <w:bookmarkStart w:id="1302" w:name="_Get_Last_Inactive"/>
      <w:bookmarkStart w:id="1303" w:name="_Toc34145256"/>
      <w:bookmarkStart w:id="1304" w:name="_Toc34145257"/>
      <w:bookmarkStart w:id="1305" w:name="_Toc34145258"/>
      <w:bookmarkStart w:id="1306" w:name="_Toc34145283"/>
      <w:bookmarkStart w:id="1307" w:name="_Toc34145288"/>
      <w:bookmarkStart w:id="1308" w:name="_Toc34145289"/>
      <w:bookmarkStart w:id="1309" w:name="_Toc34145290"/>
      <w:bookmarkStart w:id="1310" w:name="_Toc34145291"/>
      <w:bookmarkStart w:id="1311" w:name="_Toc34145292"/>
      <w:bookmarkStart w:id="1312" w:name="_Toc34145293"/>
      <w:bookmarkStart w:id="1313" w:name="_Toc34145294"/>
      <w:bookmarkStart w:id="1314" w:name="_Toc525229485"/>
      <w:bookmarkStart w:id="1315" w:name="_Toc34145295"/>
      <w:bookmarkStart w:id="1316" w:name="_Toc34145296"/>
      <w:bookmarkStart w:id="1317" w:name="_Toc34145297"/>
      <w:bookmarkStart w:id="1318" w:name="_Toc34145326"/>
      <w:bookmarkStart w:id="1319" w:name="_Toc34145327"/>
      <w:bookmarkStart w:id="1320" w:name="_Toc34145338"/>
      <w:bookmarkStart w:id="1321" w:name="_Toc34145339"/>
      <w:bookmarkStart w:id="1322" w:name="_Toc34145340"/>
      <w:bookmarkStart w:id="1323" w:name="_Toc34145341"/>
      <w:bookmarkStart w:id="1324" w:name="_Toc34145342"/>
      <w:bookmarkStart w:id="1325" w:name="_Toc34145343"/>
      <w:bookmarkStart w:id="1326" w:name="_Toc34145344"/>
      <w:bookmarkStart w:id="1327" w:name="_Toc34145360"/>
      <w:bookmarkStart w:id="1328" w:name="_Toc34145386"/>
      <w:bookmarkStart w:id="1329" w:name="_Toc34145387"/>
      <w:bookmarkStart w:id="1330" w:name="_Toc34145388"/>
      <w:bookmarkStart w:id="1331" w:name="_Toc34145423"/>
      <w:bookmarkStart w:id="1332" w:name="_Toc34145424"/>
      <w:bookmarkStart w:id="1333" w:name="_Toc34145435"/>
      <w:bookmarkStart w:id="1334" w:name="_Toc34145436"/>
      <w:bookmarkStart w:id="1335" w:name="_Toc34145437"/>
      <w:bookmarkStart w:id="1336" w:name="_Toc34145438"/>
      <w:bookmarkStart w:id="1337" w:name="_Toc34145439"/>
      <w:bookmarkStart w:id="1338" w:name="_Toc34145440"/>
      <w:bookmarkStart w:id="1339" w:name="_Toc34145441"/>
      <w:bookmarkStart w:id="1340" w:name="_Toc34145442"/>
      <w:bookmarkStart w:id="1341" w:name="_Toc34145443"/>
      <w:bookmarkStart w:id="1342" w:name="_Toc34145444"/>
      <w:bookmarkStart w:id="1343" w:name="_Toc34145445"/>
      <w:bookmarkStart w:id="1344" w:name="_Toc34145446"/>
      <w:bookmarkStart w:id="1345" w:name="_Toc34145447"/>
      <w:bookmarkStart w:id="1346" w:name="_Toc34145448"/>
      <w:bookmarkStart w:id="1347" w:name="_Toc34145449"/>
      <w:bookmarkStart w:id="1348" w:name="_Toc34145450"/>
      <w:bookmarkStart w:id="1349" w:name="_Toc34145451"/>
      <w:bookmarkStart w:id="1350" w:name="_Toc34145452"/>
      <w:bookmarkStart w:id="1351" w:name="_Toc34145463"/>
      <w:bookmarkStart w:id="1352" w:name="_Toc34145464"/>
      <w:bookmarkStart w:id="1353" w:name="_Toc34145465"/>
      <w:bookmarkStart w:id="1354" w:name="_Toc34145466"/>
      <w:bookmarkStart w:id="1355" w:name="_Toc34145489"/>
      <w:bookmarkStart w:id="1356" w:name="_Toc34145490"/>
      <w:bookmarkStart w:id="1357" w:name="_Toc34145491"/>
      <w:bookmarkStart w:id="1358" w:name="_Toc34145492"/>
      <w:bookmarkStart w:id="1359" w:name="_Toc34145493"/>
      <w:bookmarkStart w:id="1360" w:name="_Toc34145494"/>
      <w:bookmarkStart w:id="1361" w:name="_Toc34145495"/>
      <w:bookmarkStart w:id="1362" w:name="_Toc34145496"/>
      <w:bookmarkStart w:id="1363" w:name="_Toc34145497"/>
      <w:bookmarkStart w:id="1364" w:name="_Toc34145498"/>
      <w:bookmarkStart w:id="1365" w:name="_Toc34145499"/>
      <w:bookmarkStart w:id="1366" w:name="_Toc34145500"/>
      <w:bookmarkStart w:id="1367" w:name="_Toc34145501"/>
      <w:bookmarkStart w:id="1368" w:name="_Toc34145502"/>
      <w:bookmarkStart w:id="1369" w:name="_Toc34145503"/>
      <w:bookmarkStart w:id="1370" w:name="_Toc34145504"/>
      <w:bookmarkStart w:id="1371" w:name="_Toc34145505"/>
      <w:bookmarkStart w:id="1372" w:name="_Toc34145506"/>
      <w:bookmarkStart w:id="1373" w:name="_Toc34145507"/>
      <w:bookmarkStart w:id="1374" w:name="_Toc34145508"/>
      <w:bookmarkStart w:id="1375" w:name="_Toc34145509"/>
      <w:bookmarkStart w:id="1376" w:name="_Toc34145510"/>
      <w:bookmarkStart w:id="1377" w:name="_Toc34145511"/>
      <w:bookmarkStart w:id="1378" w:name="_Toc34145512"/>
      <w:bookmarkStart w:id="1379" w:name="_Toc34145513"/>
      <w:bookmarkStart w:id="1380" w:name="_Toc34145514"/>
      <w:bookmarkStart w:id="1381" w:name="_Toc34145515"/>
      <w:bookmarkStart w:id="1382" w:name="_Toc34145516"/>
      <w:bookmarkStart w:id="1383" w:name="_Toc34145517"/>
      <w:bookmarkStart w:id="1384" w:name="_Toc34145518"/>
      <w:bookmarkStart w:id="1385" w:name="_Toc34145519"/>
      <w:bookmarkStart w:id="1386" w:name="_Toc525229489"/>
      <w:bookmarkStart w:id="1387" w:name="_Toc525229490"/>
      <w:bookmarkStart w:id="1388" w:name="_Toc525229491"/>
      <w:bookmarkStart w:id="1389" w:name="_Toc525229492"/>
      <w:bookmarkStart w:id="1390" w:name="_Toc525229493"/>
      <w:bookmarkStart w:id="1391" w:name="_Toc525229494"/>
      <w:bookmarkStart w:id="1392" w:name="_Toc525229495"/>
      <w:bookmarkStart w:id="1393" w:name="_Toc525229496"/>
      <w:bookmarkStart w:id="1394" w:name="_Toc525229497"/>
      <w:bookmarkStart w:id="1395" w:name="_Update_ESHStatus_and"/>
      <w:bookmarkStart w:id="1396" w:name="_Update_EST/RRH/PSHStatus"/>
      <w:bookmarkStart w:id="1397" w:name="_Toc37849794"/>
      <w:bookmarkStart w:id="1398" w:name="_Toc38030569"/>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r>
        <w:t>Update EST</w:t>
      </w:r>
      <w:r w:rsidR="000C20AF">
        <w:t>/</w:t>
      </w:r>
      <w:r>
        <w:t>RRH</w:t>
      </w:r>
      <w:r w:rsidR="000C20AF">
        <w:t>/</w:t>
      </w:r>
      <w:proofErr w:type="spellStart"/>
      <w:r w:rsidR="000C20AF">
        <w:t>PSH</w:t>
      </w:r>
      <w:r>
        <w:t>Status</w:t>
      </w:r>
      <w:bookmarkEnd w:id="1397"/>
      <w:bookmarkEnd w:id="1398"/>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722600" w:rsidRDefault="00722600" w:rsidP="007B5290">
                              <w:pPr>
                                <w:pStyle w:val="Style3"/>
                              </w:pPr>
                              <w:r>
                                <w:t>sys_Time</w:t>
                              </w:r>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722600" w:rsidRDefault="00722600"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413"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">
                <v:shape id="Flowchart: Internal Storage 63" o:spid="_x0000_s1414"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722600" w:rsidRDefault="00722600" w:rsidP="007B5290">
                        <w:pPr>
                          <w:pStyle w:val="Style3"/>
                        </w:pPr>
                        <w:r>
                          <w:t>sys_Time</w:t>
                        </w:r>
                      </w:p>
                    </w:txbxContent>
                  </v:textbox>
                </v:shape>
                <v:shape id="AutoShape 390" o:spid="_x0000_s1415"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722600" w:rsidRDefault="00722600" w:rsidP="007B5290">
                        <w:pPr>
                          <w:pStyle w:val="Style3"/>
                        </w:pPr>
                        <w:r>
                          <w:t>tlsa_Household</w:t>
                        </w:r>
                      </w:p>
                    </w:txbxContent>
                  </v:textbox>
                </v:shape>
                <v:shape id="AutoShape 120" o:spid="_x0000_s1416"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r w:rsidRPr="006C6EA4">
        <w:rPr>
          <w:b/>
        </w:rPr>
        <w:t>HoHID</w:t>
      </w:r>
      <w:r w:rsidRPr="006C6EA4">
        <w:t>/</w:t>
      </w:r>
      <w:r w:rsidRPr="006C6EA4">
        <w:rPr>
          <w:b/>
        </w:rPr>
        <w:t>HHType</w:t>
      </w:r>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r w:rsidRPr="000D5A2E">
              <w:t>HoHID</w:t>
            </w:r>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r w:rsidRPr="000D5A2E">
              <w:t>HHType</w:t>
            </w:r>
          </w:p>
        </w:tc>
      </w:tr>
      <w:tr w:rsidR="00F4354C" w14:paraId="3E79531D" w14:textId="77777777" w:rsidTr="00F4354C">
        <w:trPr>
          <w:cantSplit/>
          <w:trHeight w:val="216"/>
        </w:trPr>
        <w:tc>
          <w:tcPr>
            <w:tcW w:w="9355" w:type="dxa"/>
          </w:tcPr>
          <w:p w14:paraId="77453DCD" w14:textId="0D54EB16" w:rsidR="00F4354C" w:rsidRPr="000D5A2E" w:rsidRDefault="00F4354C" w:rsidP="00A97C36">
            <w:pPr>
              <w:pStyle w:val="NoSpacing"/>
            </w:pPr>
            <w:r>
              <w:t>Stat</w:t>
            </w:r>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r w:rsidRPr="005F5762">
              <w:t>HoHID</w:t>
            </w:r>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r w:rsidRPr="005F5762">
              <w:t>HHType</w:t>
            </w:r>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lastRenderedPageBreak/>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r w:rsidRPr="00E45997">
        <w:rPr>
          <w:b/>
        </w:rPr>
        <w:t>HoHID</w:t>
      </w:r>
      <w:r w:rsidRPr="006C6EA4">
        <w:t>/</w:t>
      </w:r>
      <w:r w:rsidRPr="00E45997">
        <w:rPr>
          <w:b/>
        </w:rPr>
        <w:t>HHType</w:t>
      </w:r>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r w:rsidRPr="006C6EA4">
        <w:rPr>
          <w:b/>
        </w:rPr>
        <w:t>HoHID</w:t>
      </w:r>
      <w:r w:rsidRPr="006C6EA4">
        <w:t>/</w:t>
      </w:r>
      <w:r w:rsidRPr="006C6EA4">
        <w:rPr>
          <w:b/>
        </w:rPr>
        <w:t>HHType</w:t>
      </w:r>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399" w:name="_Toc37849795"/>
      <w:bookmarkStart w:id="1400" w:name="_Toc38030570"/>
      <w:r w:rsidRPr="0088191A">
        <w:t>Set EST/RRH/PSHAHAR</w:t>
      </w:r>
      <w:bookmarkEnd w:id="1399"/>
      <w:bookmarkEnd w:id="1400"/>
    </w:p>
    <w:p w14:paraId="007013AE"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66AFADE9" wp14:editId="7CAFAA38">
                <wp:extent cx="3340100" cy="274320"/>
                <wp:effectExtent l="0" t="0" r="1270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0"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6662" w14:textId="77777777" w:rsidR="00722600" w:rsidRDefault="00722600" w:rsidP="007B5290">
                              <w:pPr>
                                <w:pStyle w:val="Style3"/>
                              </w:pPr>
                              <w:r>
                                <w:t>sys_Time</w:t>
                              </w:r>
                            </w:p>
                          </w:txbxContent>
                        </wps:txbx>
                        <wps:bodyPr rot="0" vert="horz" wrap="square" lIns="0" tIns="0" rIns="0" bIns="0" anchor="ctr" anchorCtr="0" upright="1">
                          <a:noAutofit/>
                        </wps:bodyPr>
                      </wps:wsp>
                      <wps:wsp>
                        <wps:cNvPr id="221"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E110EE" w14:textId="77777777" w:rsidR="00722600" w:rsidRDefault="00722600" w:rsidP="007B5290">
                              <w:pPr>
                                <w:pStyle w:val="Style3"/>
                              </w:pPr>
                              <w:r>
                                <w:t>tlsa_Household</w:t>
                              </w:r>
                            </w:p>
                          </w:txbxContent>
                        </wps:txbx>
                        <wps:bodyPr rot="0" vert="horz" wrap="square" lIns="0" tIns="0" rIns="0" bIns="0" anchor="ctr" anchorCtr="0" upright="1">
                          <a:noAutofit/>
                        </wps:bodyPr>
                      </wps:wsp>
                      <wps:wsp>
                        <wps:cNvPr id="222"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6AFADE9" id="Group 219" o:spid="_x0000_s141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">
                <v:shape id="Flowchart: Internal Storage 63" o:spid="_x0000_s141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6C756662" w14:textId="77777777" w:rsidR="00722600" w:rsidRDefault="00722600" w:rsidP="007B5290">
                        <w:pPr>
                          <w:pStyle w:val="Style3"/>
                        </w:pPr>
                        <w:r>
                          <w:t>sys_Time</w:t>
                        </w:r>
                      </w:p>
                    </w:txbxContent>
                  </v:textbox>
                </v:shape>
                <v:shape id="AutoShape 390" o:spid="_x0000_s141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" fillcolor="#ebd7e1" strokecolor="#c285a3" strokeweight=".5pt">
                  <v:shadow color="black" opacity="0" offset="0,0"/>
                  <v:textbox inset="0,0,0,0">
                    <w:txbxContent>
                      <w:p w14:paraId="79E110EE" w14:textId="77777777" w:rsidR="00722600" w:rsidRDefault="00722600" w:rsidP="007B5290">
                        <w:pPr>
                          <w:pStyle w:val="Style3"/>
                        </w:pPr>
                        <w:r>
                          <w:t>tlsa_Household</w:t>
                        </w:r>
                      </w:p>
                    </w:txbxContent>
                  </v:textbox>
                </v:shape>
                <v:shape id="AutoShape 120" o:spid="_x0000_s142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" strokecolor="black [0]" strokeweight=".5pt">
                  <v:stroke endarrow="block"/>
                  <v:shadow color="black [0]"/>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5C7CEBFA" w14:textId="77777777" w:rsidR="00457814" w:rsidRPr="006A3016" w:rsidRDefault="00457814">
      <w:pPr>
        <w:pStyle w:val="Heading4"/>
      </w:pPr>
      <w:r w:rsidRPr="0088191A">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219B8FAA" w14:textId="77777777" w:rsidTr="00DE4A2E">
        <w:trPr>
          <w:cantSplit/>
          <w:trHeight w:val="216"/>
        </w:trPr>
        <w:tc>
          <w:tcPr>
            <w:tcW w:w="9355" w:type="dxa"/>
            <w:shd w:val="clear" w:color="auto" w:fill="FDE9D9" w:themeFill="accent6" w:themeFillTint="33"/>
            <w:tcMar>
              <w:top w:w="0" w:type="dxa"/>
              <w:left w:w="108" w:type="dxa"/>
              <w:bottom w:w="0" w:type="dxa"/>
              <w:right w:w="108" w:type="dxa"/>
            </w:tcMar>
            <w:hideMark/>
          </w:tcPr>
          <w:p w14:paraId="3F75B488" w14:textId="77777777" w:rsidR="00457814" w:rsidRDefault="00457814">
            <w:pPr>
              <w:pStyle w:val="NoSpacing"/>
              <w:rPr>
                <w:rFonts w:ascii="Calibri" w:eastAsiaTheme="minorHAnsi" w:hAnsi="Calibri" w:cs="Calibri"/>
              </w:rPr>
            </w:pPr>
            <w:proofErr w:type="spellStart"/>
            <w:r>
              <w:rPr>
                <w:rFonts w:ascii="Calibri" w:hAnsi="Calibri" w:cs="Calibri"/>
                <w:b/>
                <w:bCs/>
              </w:rPr>
              <w:t>sys_Time</w:t>
            </w:r>
            <w:proofErr w:type="spellEnd"/>
          </w:p>
        </w:tc>
      </w:tr>
      <w:tr w:rsidR="00457814" w14:paraId="0F610F16" w14:textId="77777777" w:rsidTr="00DE4A2E">
        <w:trPr>
          <w:cantSplit/>
          <w:trHeight w:val="216"/>
        </w:trPr>
        <w:tc>
          <w:tcPr>
            <w:tcW w:w="9355" w:type="dxa"/>
            <w:tcMar>
              <w:top w:w="0" w:type="dxa"/>
              <w:left w:w="108" w:type="dxa"/>
              <w:bottom w:w="0" w:type="dxa"/>
              <w:right w:w="108" w:type="dxa"/>
            </w:tcMar>
            <w:hideMark/>
          </w:tcPr>
          <w:p w14:paraId="67E32075" w14:textId="77777777" w:rsidR="00457814" w:rsidRDefault="00457814">
            <w:pPr>
              <w:pStyle w:val="NoSpacing"/>
              <w:rPr>
                <w:rFonts w:ascii="Calibri" w:hAnsi="Calibri" w:cs="Calibri"/>
              </w:rPr>
            </w:pPr>
            <w:r>
              <w:rPr>
                <w:rFonts w:ascii="Calibri" w:hAnsi="Calibri" w:cs="Calibri"/>
              </w:rPr>
              <w:t>HoHID</w:t>
            </w:r>
          </w:p>
        </w:tc>
      </w:tr>
      <w:tr w:rsidR="00457814" w14:paraId="3A24AD62" w14:textId="77777777" w:rsidTr="00DE4A2E">
        <w:trPr>
          <w:cantSplit/>
          <w:trHeight w:val="216"/>
        </w:trPr>
        <w:tc>
          <w:tcPr>
            <w:tcW w:w="9355" w:type="dxa"/>
            <w:tcMar>
              <w:top w:w="0" w:type="dxa"/>
              <w:left w:w="108" w:type="dxa"/>
              <w:bottom w:w="0" w:type="dxa"/>
              <w:right w:w="108" w:type="dxa"/>
            </w:tcMar>
            <w:hideMark/>
          </w:tcPr>
          <w:p w14:paraId="198C65A8" w14:textId="77777777" w:rsidR="00457814" w:rsidRDefault="00457814">
            <w:pPr>
              <w:pStyle w:val="NoSpacing"/>
              <w:rPr>
                <w:rFonts w:ascii="Calibri" w:hAnsi="Calibri" w:cs="Calibri"/>
              </w:rPr>
            </w:pPr>
            <w:r>
              <w:rPr>
                <w:rFonts w:ascii="Calibri" w:hAnsi="Calibri" w:cs="Calibri"/>
              </w:rPr>
              <w:t>HHType</w:t>
            </w:r>
          </w:p>
        </w:tc>
      </w:tr>
      <w:tr w:rsidR="00457814" w14:paraId="5447A545" w14:textId="77777777" w:rsidTr="00DE4A2E">
        <w:trPr>
          <w:cantSplit/>
          <w:trHeight w:val="216"/>
        </w:trPr>
        <w:tc>
          <w:tcPr>
            <w:tcW w:w="9355" w:type="dxa"/>
            <w:tcMar>
              <w:top w:w="0" w:type="dxa"/>
              <w:left w:w="108" w:type="dxa"/>
              <w:bottom w:w="0" w:type="dxa"/>
              <w:right w:w="108" w:type="dxa"/>
            </w:tcMar>
            <w:hideMark/>
          </w:tcPr>
          <w:p w14:paraId="2C1C49CA" w14:textId="77777777" w:rsidR="00457814" w:rsidRDefault="00457814">
            <w:pPr>
              <w:pStyle w:val="NoSpacing"/>
              <w:rPr>
                <w:rFonts w:ascii="Calibri" w:hAnsi="Calibri" w:cs="Calibri"/>
              </w:rPr>
            </w:pPr>
            <w:proofErr w:type="spellStart"/>
            <w:r>
              <w:rPr>
                <w:rFonts w:ascii="Calibri" w:hAnsi="Calibri" w:cs="Calibri"/>
              </w:rPr>
              <w:t>sysStatus</w:t>
            </w:r>
            <w:proofErr w:type="spellEnd"/>
          </w:p>
        </w:tc>
      </w:tr>
      <w:tr w:rsidR="00457814" w14:paraId="11B35D1A" w14:textId="77777777" w:rsidTr="00DE4A2E">
        <w:trPr>
          <w:cantSplit/>
          <w:trHeight w:val="216"/>
        </w:trPr>
        <w:tc>
          <w:tcPr>
            <w:tcW w:w="9355" w:type="dxa"/>
            <w:tcMar>
              <w:top w:w="0" w:type="dxa"/>
              <w:left w:w="108" w:type="dxa"/>
              <w:bottom w:w="0" w:type="dxa"/>
              <w:right w:w="108" w:type="dxa"/>
            </w:tcMar>
            <w:hideMark/>
          </w:tcPr>
          <w:p w14:paraId="5B9C2E91" w14:textId="77777777" w:rsidR="00457814" w:rsidRDefault="00457814">
            <w:pPr>
              <w:pStyle w:val="NoSpacing"/>
              <w:rPr>
                <w:rFonts w:ascii="Calibri" w:hAnsi="Calibri" w:cs="Calibri"/>
              </w:rPr>
            </w:pPr>
            <w:proofErr w:type="spellStart"/>
            <w:r>
              <w:rPr>
                <w:rFonts w:ascii="Calibri" w:hAnsi="Calibri" w:cs="Calibri"/>
              </w:rPr>
              <w:t>sysDate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48BC3EEF" w:rsidR="00457814" w:rsidRDefault="009E7D18">
            <w:pPr>
              <w:pStyle w:val="NoSpacing"/>
              <w:rPr>
                <w:rFonts w:ascii="Calibri" w:hAnsi="Calibri" w:cs="Calibri"/>
              </w:rPr>
            </w:pPr>
            <w:r>
              <w:rPr>
                <w:rFonts w:ascii="Calibri" w:hAnsi="Calibri" w:cs="Calibri"/>
                <w:b/>
                <w:bCs/>
              </w:rPr>
              <w:t>AHAREST</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0CB3FAA8" w:rsidR="00457814" w:rsidRDefault="00F82E03">
            <w:pPr>
              <w:pStyle w:val="NoSpacing"/>
              <w:rPr>
                <w:rFonts w:ascii="Calibri" w:hAnsi="Calibri" w:cs="Calibri"/>
                <w:b/>
                <w:bCs/>
              </w:rPr>
            </w:pPr>
            <w:r>
              <w:rPr>
                <w:rFonts w:ascii="Calibri" w:hAnsi="Calibri" w:cs="Calibri"/>
                <w:b/>
                <w:bCs/>
              </w:rPr>
              <w:t>AHARRRH</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6FA3BFB1" w:rsidR="00457814" w:rsidRDefault="00F82E03">
            <w:pPr>
              <w:pStyle w:val="NoSpacing"/>
              <w:rPr>
                <w:rFonts w:ascii="Calibri" w:hAnsi="Calibri" w:cs="Calibri"/>
                <w:b/>
                <w:bCs/>
              </w:rPr>
            </w:pPr>
            <w:r>
              <w:rPr>
                <w:rFonts w:ascii="Calibri" w:hAnsi="Calibri" w:cs="Calibri"/>
                <w:b/>
                <w:bCs/>
              </w:rPr>
              <w:t>AHARPSH</w:t>
            </w:r>
          </w:p>
        </w:tc>
      </w:tr>
    </w:tbl>
    <w:p w14:paraId="06B0EB31" w14:textId="77777777" w:rsidR="00457814" w:rsidRPr="0088191A" w:rsidRDefault="00457814" w:rsidP="006A3016">
      <w:pPr>
        <w:pStyle w:val="Heading3"/>
        <w:rPr>
          <w:rFonts w:cs="Times New Roman"/>
          <w:szCs w:val="22"/>
        </w:rPr>
      </w:pPr>
      <w:r w:rsidRPr="0088191A">
        <w:t>Logic</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4C3B5E5D" w14:textId="77777777" w:rsidR="00457814" w:rsidRDefault="00457814" w:rsidP="00457814">
      <w:r>
        <w:t xml:space="preserve">Set </w:t>
      </w:r>
      <w:r>
        <w:rPr>
          <w:b/>
          <w:bCs/>
        </w:rPr>
        <w:t>ESTAHAR</w:t>
      </w:r>
      <w:r>
        <w:t xml:space="preserve"> = 1 for households with one or more bed nights in the report period:</w:t>
      </w:r>
    </w:p>
    <w:p w14:paraId="1C9FEC08"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in (3,4)</w:t>
      </w:r>
    </w:p>
    <w:p w14:paraId="3E2EA501" w14:textId="77777777" w:rsidR="00457814" w:rsidRDefault="00457814" w:rsidP="00457814">
      <w:r>
        <w:t xml:space="preserve">Set </w:t>
      </w:r>
      <w:r>
        <w:rPr>
          <w:b/>
          <w:bCs/>
        </w:rPr>
        <w:t>RRHAHAR</w:t>
      </w:r>
      <w:r>
        <w:t xml:space="preserve"> = 1 for households with one or more bed nights in the report period:</w:t>
      </w:r>
    </w:p>
    <w:p w14:paraId="1E7CF6C0" w14:textId="77777777" w:rsidR="00457814" w:rsidRDefault="00457814" w:rsidP="0030608E">
      <w:pPr>
        <w:pStyle w:val="ListParagraph"/>
        <w:numPr>
          <w:ilvl w:val="0"/>
          <w:numId w:val="38"/>
        </w:numPr>
      </w:pPr>
      <w:proofErr w:type="spellStart"/>
      <w:r>
        <w:rPr>
          <w:b/>
          <w:bCs/>
        </w:rPr>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2</w:t>
      </w:r>
    </w:p>
    <w:p w14:paraId="3B12DFFE" w14:textId="77777777" w:rsidR="00457814" w:rsidRDefault="00457814" w:rsidP="00457814">
      <w:r>
        <w:t xml:space="preserve">Set </w:t>
      </w:r>
      <w:r>
        <w:rPr>
          <w:b/>
          <w:bCs/>
        </w:rPr>
        <w:t>PSHAHAR</w:t>
      </w:r>
      <w:r>
        <w:t xml:space="preserve"> = 1 for households with one or more bed nights in the report period:</w:t>
      </w:r>
    </w:p>
    <w:p w14:paraId="5E27EE9C" w14:textId="77777777" w:rsidR="00457814" w:rsidRDefault="00457814" w:rsidP="0030608E">
      <w:pPr>
        <w:pStyle w:val="ListParagraph"/>
        <w:numPr>
          <w:ilvl w:val="0"/>
          <w:numId w:val="38"/>
        </w:numPr>
      </w:pPr>
      <w:proofErr w:type="spellStart"/>
      <w:r>
        <w:rPr>
          <w:b/>
          <w:bCs/>
        </w:rPr>
        <w:lastRenderedPageBreak/>
        <w:t>sysDate</w:t>
      </w:r>
      <w:proofErr w:type="spellEnd"/>
      <w:r>
        <w:t xml:space="preserve"> between </w:t>
      </w:r>
      <w:r>
        <w:rPr>
          <w:u w:val="single"/>
        </w:rPr>
        <w:t>ReportStart</w:t>
      </w:r>
      <w:r>
        <w:t xml:space="preserve"> and </w:t>
      </w:r>
      <w:r>
        <w:rPr>
          <w:u w:val="single"/>
        </w:rPr>
        <w:t>ReportEnd</w:t>
      </w:r>
      <w:r>
        <w:t xml:space="preserve"> and </w:t>
      </w:r>
      <w:proofErr w:type="spellStart"/>
      <w:r>
        <w:rPr>
          <w:b/>
          <w:bCs/>
        </w:rPr>
        <w:t>sysStatus</w:t>
      </w:r>
      <w:proofErr w:type="spellEnd"/>
      <w:r>
        <w:t xml:space="preserve"> 1</w:t>
      </w:r>
    </w:p>
    <w:p w14:paraId="329CA7DE" w14:textId="0BC119A6" w:rsidR="00212115" w:rsidRDefault="00212115" w:rsidP="0088191A">
      <w:pPr>
        <w:pStyle w:val="Heading2"/>
      </w:pPr>
      <w:bookmarkStart w:id="1401" w:name="_Toc37849796"/>
      <w:bookmarkStart w:id="1402" w:name="_Toc38030571"/>
      <w:r>
        <w:t xml:space="preserve">Set </w:t>
      </w:r>
      <w:proofErr w:type="spellStart"/>
      <w:r>
        <w:t>SystemPath</w:t>
      </w:r>
      <w:proofErr w:type="spellEnd"/>
      <w:r>
        <w:t xml:space="preserve"> for </w:t>
      </w:r>
      <w:proofErr w:type="spellStart"/>
      <w:r>
        <w:t>LSAHousehold</w:t>
      </w:r>
      <w:bookmarkEnd w:id="1401"/>
      <w:bookmarkEnd w:id="1402"/>
      <w:proofErr w:type="spellEnd"/>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722600" w:rsidRDefault="00722600"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421"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h&#10;P58jpQMAAOoIAAAOAAAAAAAAAAAAAAAAAC4CAABkcnMvZTJvRG9jLnhtbFBLAQItABQABgAIAAAA&#10;IQCHprX62wAAAAQBAAAPAAAAAAAAAAAAAAAAAP8FAABkcnMvZG93bnJldi54bWxQSwUGAAAAAAQA&#10;BADzAAAABwcAAAAA&#10;">
                <v:shape id="AutoShape 390" o:spid="_x0000_s1422"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722600" w:rsidRDefault="00722600" w:rsidP="009A25EA">
                        <w:pPr>
                          <w:pStyle w:val="Style3"/>
                        </w:pPr>
                        <w:r>
                          <w:t>tlsa_Household</w:t>
                        </w:r>
                      </w:p>
                    </w:txbxContent>
                  </v:textbox>
                </v:shape>
                <v:shape id="AutoShape 131" o:spid="_x0000_s1423"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w:t>
      </w:r>
      <w:proofErr w:type="spellStart"/>
      <w:r>
        <w:t>LSAHousehold</w:t>
      </w:r>
      <w:proofErr w:type="spellEnd"/>
      <w:r>
        <w:t xml:space="preserve"> columns – but having the value in a single column simplifies the processes of populating </w:t>
      </w:r>
      <w:proofErr w:type="spellStart"/>
      <w:r>
        <w:t>LSACalculated</w:t>
      </w:r>
      <w:proofErr w:type="spellEnd"/>
      <w:r>
        <w:t xml:space="preserve">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 xml:space="preserve">6.1 Get Distinct Households for </w:t>
        </w:r>
        <w:proofErr w:type="spellStart"/>
        <w:r w:rsidR="00DB4385">
          <w:rPr>
            <w:rStyle w:val="Hyperlink"/>
          </w:rPr>
          <w:t>LSAHousehold</w:t>
        </w:r>
        <w:proofErr w:type="spellEnd"/>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lastRenderedPageBreak/>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xml:space="preserve">(any </w:t>
            </w:r>
            <w:r w:rsidR="00CB4B51">
              <w:t xml:space="preserve">combination </w:t>
            </w:r>
            <w:r w:rsidRPr="002D2B2B">
              <w:t>not specified above)</w:t>
            </w:r>
          </w:p>
        </w:tc>
      </w:tr>
    </w:tbl>
    <w:p w14:paraId="5EA8FCC4" w14:textId="77777777" w:rsidR="00210481" w:rsidRDefault="00210481" w:rsidP="00210481">
      <w:pPr>
        <w:pStyle w:val="Heading2"/>
      </w:pPr>
      <w:bookmarkStart w:id="1403" w:name="_HMIS_Business_Logic:_3"/>
      <w:bookmarkStart w:id="1404" w:name="_Toc37849797"/>
      <w:bookmarkStart w:id="1405" w:name="_Toc38030572"/>
      <w:bookmarkEnd w:id="1403"/>
      <w:proofErr w:type="spellStart"/>
      <w:r>
        <w:t>LSAHousehold</w:t>
      </w:r>
      <w:bookmarkEnd w:id="1404"/>
      <w:bookmarkEnd w:id="1405"/>
      <w:proofErr w:type="spellEnd"/>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722600" w:rsidRDefault="00722600"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722600" w:rsidRDefault="00722600"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424"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">
                <v:shape id="Flowchart: Internal Storage 63" o:spid="_x0000_s1425"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722600" w:rsidRDefault="00722600" w:rsidP="009A25EA">
                        <w:pPr>
                          <w:pStyle w:val="Style3"/>
                        </w:pPr>
                        <w:r>
                          <w:t>tlsa_Household</w:t>
                        </w:r>
                      </w:p>
                    </w:txbxContent>
                  </v:textbox>
                </v:shape>
                <v:shape id="AutoShape 390" o:spid="_x0000_s1426"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722600" w:rsidRDefault="00722600" w:rsidP="009A25EA">
                        <w:pPr>
                          <w:pStyle w:val="Style3"/>
                        </w:pPr>
                        <w:r>
                          <w:t>lsa_Household</w:t>
                        </w:r>
                      </w:p>
                    </w:txbxContent>
                  </v:textbox>
                </v:shape>
                <v:shape id="AutoShape 128" o:spid="_x0000_s1427"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proofErr w:type="spellStart"/>
      <w:r>
        <w:t>LSAHousehold</w:t>
      </w:r>
      <w:proofErr w:type="spellEnd"/>
      <w:r>
        <w:t xml:space="preserve"> includes 45 columns</w:t>
      </w:r>
      <w:r w:rsidR="004873DC">
        <w:t xml:space="preserve">. </w:t>
      </w:r>
      <w:proofErr w:type="spellStart"/>
      <w:r>
        <w:rPr>
          <w:b/>
        </w:rPr>
        <w:t>RowTotal</w:t>
      </w:r>
      <w:proofErr w:type="spellEnd"/>
      <w:r>
        <w:t xml:space="preserve"> is a count of distinct combinations of </w:t>
      </w:r>
      <w:r w:rsidRPr="002E318E">
        <w:rPr>
          <w:b/>
        </w:rPr>
        <w:t>HoHID</w:t>
      </w:r>
      <w:r>
        <w:rPr>
          <w:b/>
        </w:rPr>
        <w:t xml:space="preserve"> </w:t>
      </w:r>
      <w:r>
        <w:t xml:space="preserve">and </w:t>
      </w:r>
      <w:r w:rsidRPr="00AB4DA6">
        <w:rPr>
          <w:b/>
        </w:rPr>
        <w:t>HHType</w:t>
      </w:r>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w:t>
      </w:r>
      <w:proofErr w:type="spellStart"/>
      <w:r>
        <w:t>LSACalculated</w:t>
      </w:r>
      <w:proofErr w:type="spellEnd"/>
      <w:r>
        <w:t xml:space="preserve">: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and 180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t>730</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w:t>
      </w:r>
      <w:proofErr w:type="spellStart"/>
      <w:r>
        <w:t>LSAHousehold</w:t>
      </w:r>
      <w:proofErr w:type="spellEnd"/>
      <w:r>
        <w:t xml:space="preserve">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lastRenderedPageBreak/>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HHType</w:t>
            </w:r>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w:t>
            </w:r>
            <w:proofErr w:type="spellEnd"/>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w:t>
            </w:r>
            <w:proofErr w:type="spellEnd"/>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w:t>
            </w:r>
            <w:proofErr w:type="spellEnd"/>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w:t>
            </w:r>
            <w:proofErr w:type="spellEnd"/>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HoHRace</w:t>
            </w:r>
            <w:proofErr w:type="spellEnd"/>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HoHEthnicity</w:t>
            </w:r>
            <w:proofErr w:type="spellEnd"/>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w:t>
            </w:r>
            <w:proofErr w:type="spellEnd"/>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w:t>
            </w:r>
            <w:proofErr w:type="spellEnd"/>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ESTLivingSit</w:t>
            </w:r>
            <w:proofErr w:type="spellEnd"/>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210481" w:rsidRPr="006C76FE" w14:paraId="7953FCF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8FBE7B5" w14:textId="77777777" w:rsidR="00210481" w:rsidRPr="006C76FE" w:rsidRDefault="00210481" w:rsidP="007B5290">
            <w:pPr>
              <w:pStyle w:val="NoSpacing"/>
            </w:pPr>
            <w:r w:rsidRPr="00067F76">
              <w:t>44</w:t>
            </w:r>
          </w:p>
        </w:tc>
        <w:tc>
          <w:tcPr>
            <w:tcW w:w="4863" w:type="dxa"/>
          </w:tcPr>
          <w:p w14:paraId="32F4EDCF"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ReportID</w:t>
            </w:r>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lastRenderedPageBreak/>
        <w:br w:type="page"/>
      </w:r>
    </w:p>
    <w:p w14:paraId="2F03EB9F" w14:textId="39282586" w:rsidR="00E158FC" w:rsidRPr="00C52062" w:rsidRDefault="00E158FC" w:rsidP="00E158FC">
      <w:pPr>
        <w:pStyle w:val="Heading1"/>
      </w:pPr>
      <w:bookmarkStart w:id="1406" w:name="_HMIS_Business_Logic:_5"/>
      <w:bookmarkStart w:id="1407" w:name="_Toc37849798"/>
      <w:bookmarkStart w:id="1408" w:name="_Toc38030573"/>
      <w:bookmarkEnd w:id="1406"/>
      <w:r w:rsidRPr="00C52062">
        <w:lastRenderedPageBreak/>
        <w:t>HMIS Business Logic</w:t>
      </w:r>
      <w:r>
        <w:t>:</w:t>
      </w:r>
      <w:r w:rsidR="005A642F">
        <w:t xml:space="preserve"> </w:t>
      </w:r>
      <w:r>
        <w:t>LSAExit</w:t>
      </w:r>
      <w:bookmarkEnd w:id="1407"/>
      <w:bookmarkEnd w:id="1408"/>
    </w:p>
    <w:p w14:paraId="73967B66" w14:textId="71A17AB4" w:rsidR="007B5290" w:rsidRDefault="007B5290" w:rsidP="007B5290">
      <w:bookmarkStart w:id="1409" w:name="_Toc34145524"/>
      <w:bookmarkStart w:id="1410" w:name="_Toc34145525"/>
      <w:bookmarkStart w:id="1411" w:name="_Toc34145526"/>
      <w:bookmarkStart w:id="1412" w:name="_Toc34145527"/>
      <w:bookmarkEnd w:id="1409"/>
      <w:bookmarkEnd w:id="1410"/>
      <w:bookmarkEnd w:id="1411"/>
      <w:bookmarkEnd w:id="1412"/>
      <w:r>
        <w:t xml:space="preserve">Each distinct combination of </w:t>
      </w:r>
      <w:r w:rsidRPr="00AB4DA6">
        <w:rPr>
          <w:b/>
        </w:rPr>
        <w:t>Cohort</w:t>
      </w:r>
      <w:r>
        <w:t xml:space="preserve">, the </w:t>
      </w:r>
      <w:r w:rsidRPr="004F156C">
        <w:rPr>
          <w:i/>
        </w:rPr>
        <w:t>PersonalID</w:t>
      </w:r>
      <w:r>
        <w:t xml:space="preserve"> for the head of household (</w:t>
      </w:r>
      <w:r w:rsidRPr="002E318E">
        <w:rPr>
          <w:b/>
        </w:rPr>
        <w:t>HoHID</w:t>
      </w:r>
      <w:r>
        <w:t>), and household type (</w:t>
      </w:r>
      <w:r w:rsidRPr="00AB4DA6">
        <w:rPr>
          <w:b/>
        </w:rPr>
        <w:t>HHType</w:t>
      </w:r>
      <w:r>
        <w:t>) associated with one or more qualifying exits in the cohort period represents a single household/cohort member for LSAExit</w:t>
      </w:r>
      <w:r w:rsidR="004873DC">
        <w:t xml:space="preserve">. </w:t>
      </w:r>
    </w:p>
    <w:p w14:paraId="6F08E6CC" w14:textId="5B156800" w:rsidR="007B5290" w:rsidRDefault="007B5290" w:rsidP="007B5290">
      <w:r>
        <w:t>As with the active cohort, a household is identified based on each unique combination of HoHID/HHType</w:t>
      </w:r>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413" w:name="_Identify_Qualifying_Exits"/>
      <w:bookmarkStart w:id="1414" w:name="_Toc37849799"/>
      <w:bookmarkStart w:id="1415" w:name="_Toc38030574"/>
      <w:bookmarkEnd w:id="1413"/>
      <w:r>
        <w:t xml:space="preserve">Identify </w:t>
      </w:r>
      <w:r w:rsidR="0031059A">
        <w:t>Qualifying</w:t>
      </w:r>
      <w:r w:rsidR="00D96057">
        <w:t xml:space="preserve"> Exits</w:t>
      </w:r>
      <w:r w:rsidR="002C5DCB">
        <w:t xml:space="preserve"> </w:t>
      </w:r>
      <w:r w:rsidR="00DB35F0">
        <w:t>in Exit Cohort Periods</w:t>
      </w:r>
      <w:bookmarkEnd w:id="1414"/>
      <w:bookmarkEnd w:id="1415"/>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722600" w:rsidRDefault="00722600"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722600" w:rsidRDefault="00722600"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722600" w:rsidRDefault="00722600"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722600" w:rsidRDefault="00722600"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722600" w:rsidRDefault="00722600" w:rsidP="00DD264B">
                                <w:pPr>
                                  <w:pStyle w:val="Style3"/>
                                </w:pPr>
                                <w:r>
                                  <w:t>tlsa_CohortDates</w:t>
                                </w:r>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722600" w:rsidRDefault="00722600"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428"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">
                <v:shape id="AutoShape 78" o:spid="_x0000_s1429"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30"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722600" w:rsidRDefault="00722600" w:rsidP="00DD264B">
                        <w:pPr>
                          <w:pStyle w:val="Style3"/>
                        </w:pPr>
                        <w:r>
                          <w:t>tlsa_HHID</w:t>
                        </w:r>
                      </w:p>
                    </w:txbxContent>
                  </v:textbox>
                </v:shape>
                <v:group id="Group 125" o:spid="_x0000_s1431"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32"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33"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34"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722600" w:rsidRDefault="00722600" w:rsidP="00C93E26">
                          <w:pPr>
                            <w:pStyle w:val="Style3"/>
                          </w:pPr>
                          <w:r>
                            <w:t>hmis_EnrollmentCoC</w:t>
                          </w:r>
                        </w:p>
                      </w:txbxContent>
                    </v:textbox>
                  </v:shape>
                  <v:shape id="AutoShape 10" o:spid="_x0000_s1435"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722600" w:rsidRDefault="00722600" w:rsidP="00C93E26">
                          <w:pPr>
                            <w:pStyle w:val="Style3"/>
                          </w:pPr>
                          <w:r>
                            <w:t>tlsa_HHID</w:t>
                          </w:r>
                        </w:p>
                      </w:txbxContent>
                    </v:textbox>
                  </v:shape>
                  <v:shape id="AutoShape 13" o:spid="_x0000_s1436"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722600" w:rsidRDefault="00722600" w:rsidP="00C93E26">
                          <w:pPr>
                            <w:pStyle w:val="Style3"/>
                          </w:pPr>
                          <w:r>
                            <w:t>lsa_Project</w:t>
                          </w:r>
                        </w:p>
                      </w:txbxContent>
                    </v:textbox>
                  </v:shape>
                </v:group>
                <v:group id="Group 131" o:spid="_x0000_s1437"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38"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722600" w:rsidRDefault="00722600" w:rsidP="00DD264B">
                          <w:pPr>
                            <w:pStyle w:val="Style3"/>
                          </w:pPr>
                          <w:r>
                            <w:t>tlsa_CohortDates</w:t>
                          </w:r>
                        </w:p>
                      </w:txbxContent>
                    </v:textbox>
                  </v:shape>
                  <v:shape id="AutoShape 13" o:spid="_x0000_s1439"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722600" w:rsidRDefault="00722600" w:rsidP="00C93E26">
                          <w:pPr>
                            <w:pStyle w:val="Style3"/>
                          </w:pPr>
                          <w:r>
                            <w:t>lsa_Report</w:t>
                          </w:r>
                        </w:p>
                      </w:txbxContent>
                    </v:textbox>
                  </v:shape>
                  <v:shape id="Left Bracket 244" o:spid="_x0000_s1440"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41"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w:t>
      </w:r>
      <w:proofErr w:type="spellStart"/>
      <w:r w:rsidR="0031059A">
        <w:t>tlsa_HHID</w:t>
      </w:r>
      <w:proofErr w:type="spellEnd"/>
      <w:r w:rsidR="0031059A">
        <w:t xml:space="preserve">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proofErr w:type="spellStart"/>
            <w:r>
              <w:rPr>
                <w:b/>
                <w:bCs/>
              </w:rPr>
              <w:t>tlsa_HHID</w:t>
            </w:r>
            <w:proofErr w:type="spellEnd"/>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9D1EB3" w14:paraId="5A76C908" w14:textId="77777777" w:rsidTr="00C32D98">
        <w:trPr>
          <w:cantSplit/>
          <w:trHeight w:val="216"/>
        </w:trPr>
        <w:tc>
          <w:tcPr>
            <w:tcW w:w="9355" w:type="dxa"/>
          </w:tcPr>
          <w:p w14:paraId="3DAE1560" w14:textId="1755DC51" w:rsidR="009D1EB3" w:rsidRDefault="009D1EB3" w:rsidP="00A97C36">
            <w:pPr>
              <w:pStyle w:val="NoSpacing"/>
            </w:pPr>
            <w:proofErr w:type="spellStart"/>
            <w:r>
              <w:t>ExitDest</w:t>
            </w:r>
            <w:proofErr w:type="spellEnd"/>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r w:rsidRPr="00C032F4">
              <w:rPr>
                <w:b/>
                <w:bCs/>
              </w:rPr>
              <w:t>hmis_</w:t>
            </w:r>
            <w:r>
              <w:rPr>
                <w:b/>
                <w:bCs/>
              </w:rPr>
              <w:t>EnrollmentCoC</w:t>
            </w:r>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r>
              <w:t>InformationDate</w:t>
            </w:r>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r>
              <w:t>CoCCode</w:t>
            </w:r>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w:t>
      </w:r>
      <w:proofErr w:type="spellStart"/>
      <w:r>
        <w:t>tlsa_HHID</w:t>
      </w:r>
      <w:proofErr w:type="spellEnd"/>
      <w:r>
        <w:t xml:space="preserve">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for each unique combination of H</w:t>
      </w:r>
      <w:r w:rsidR="00C32D98">
        <w:t xml:space="preserve">oHID,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proofErr w:type="spellStart"/>
            <w:r>
              <w:rPr>
                <w:rFonts w:cstheme="minorHAnsi"/>
                <w:b/>
                <w:color w:val="FFFFFF" w:themeColor="background1"/>
              </w:rPr>
              <w:t>tlsa_HHID</w:t>
            </w:r>
            <w:proofErr w:type="spellEnd"/>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0032CFBD" w:rsidR="0031059A" w:rsidRDefault="0031059A" w:rsidP="0031059A">
      <w:r>
        <w:t xml:space="preserve">Any given record in </w:t>
      </w:r>
      <w:proofErr w:type="spellStart"/>
      <w:r>
        <w:t>tlsa_HHID</w:t>
      </w:r>
      <w:proofErr w:type="spellEnd"/>
      <w:r>
        <w:t xml:space="preserve"> represents a </w:t>
      </w:r>
      <w:r w:rsidR="001C3F78">
        <w:t>qualifying</w:t>
      </w:r>
      <w:r>
        <w:t xml:space="preserve"> exit </w:t>
      </w:r>
      <w:r w:rsidR="001C3F78">
        <w:t>(</w:t>
      </w:r>
      <w:proofErr w:type="spellStart"/>
      <w:r w:rsidR="001C3F78">
        <w:t>qx</w:t>
      </w:r>
      <w:proofErr w:type="spellEnd"/>
      <w:r w:rsidR="001C3F78">
        <w:t xml:space="preserve">) </w:t>
      </w:r>
      <w:r>
        <w:t>when:</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r w:rsidRPr="000B3A9E">
        <w:rPr>
          <w:u w:val="single"/>
        </w:rPr>
        <w:t>ReportCoC</w:t>
      </w:r>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 xml:space="preserve">There is no other record in </w:t>
      </w:r>
      <w:proofErr w:type="spellStart"/>
      <w:r>
        <w:t>tlsa_HHID</w:t>
      </w:r>
      <w:proofErr w:type="spellEnd"/>
      <w:r>
        <w:t xml:space="preserve"> where:</w:t>
      </w:r>
    </w:p>
    <w:p w14:paraId="79CA5BAF" w14:textId="5738E75F" w:rsidR="000B3A9E" w:rsidRPr="00414EE3" w:rsidRDefault="000B3A9E" w:rsidP="0030608E">
      <w:pPr>
        <w:pStyle w:val="ListParagraph"/>
        <w:numPr>
          <w:ilvl w:val="1"/>
          <w:numId w:val="49"/>
        </w:numPr>
      </w:pPr>
      <w:r>
        <w:t>[Other</w:t>
      </w:r>
      <w:proofErr w:type="gramStart"/>
      <w:r>
        <w:t>].</w:t>
      </w:r>
      <w:r w:rsidRPr="000B3A9E">
        <w:rPr>
          <w:b/>
          <w:bCs/>
        </w:rPr>
        <w:t>HoHID</w:t>
      </w:r>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r w:rsidR="001C3F78" w:rsidRPr="00414EE3">
        <w:rPr>
          <w:u w:val="single"/>
        </w:rPr>
        <w:t>ReportCoC</w:t>
      </w:r>
      <w:r w:rsidR="001C3F78">
        <w:t xml:space="preserve"> for the most recent record where </w:t>
      </w:r>
      <w:r w:rsidR="001C3F78" w:rsidRPr="00414EE3">
        <w:rPr>
          <w:i/>
          <w:iCs/>
        </w:rPr>
        <w:t>InformationDate</w:t>
      </w:r>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2582143F"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390FA457" w14:textId="0984E988" w:rsidR="00D06A0D" w:rsidRDefault="00414B48" w:rsidP="00D06A0D">
      <w:pPr>
        <w:pStyle w:val="Heading4"/>
      </w:pPr>
      <w:proofErr w:type="spellStart"/>
      <w:r>
        <w:t>ExitCohort</w:t>
      </w:r>
      <w:proofErr w:type="spellEnd"/>
    </w:p>
    <w:p w14:paraId="4AFFCEF0" w14:textId="2BF0A67E" w:rsidR="00414B48" w:rsidRPr="00414B48" w:rsidRDefault="00476D05" w:rsidP="00414B48">
      <w:proofErr w:type="spellStart"/>
      <w:r w:rsidRPr="00692ABA">
        <w:rPr>
          <w:b/>
          <w:bCs/>
        </w:rPr>
        <w:t>ExitCohort</w:t>
      </w:r>
      <w:proofErr w:type="spellEnd"/>
      <w:r>
        <w:t xml:space="preserve"> is set based on </w:t>
      </w:r>
      <w:proofErr w:type="spellStart"/>
      <w:r>
        <w:t>tlsa_CohortDates</w:t>
      </w:r>
      <w:r w:rsidR="00692ABA">
        <w:t>.</w:t>
      </w:r>
      <w:r w:rsidR="00692ABA" w:rsidRPr="00692ABA">
        <w:rPr>
          <w:b/>
          <w:bCs/>
        </w:rPr>
        <w:t>Cohort</w:t>
      </w:r>
      <w:proofErr w:type="spellEnd"/>
      <w:r w:rsidR="00692ABA">
        <w:t>.</w:t>
      </w:r>
    </w:p>
    <w:p w14:paraId="579A18E1" w14:textId="21E9DBB8" w:rsidR="00BE4030" w:rsidRDefault="0024585E" w:rsidP="0088191A">
      <w:pPr>
        <w:pStyle w:val="Heading2"/>
      </w:pPr>
      <w:bookmarkStart w:id="1416" w:name="_Toc37973285"/>
      <w:bookmarkStart w:id="1417" w:name="_Toc37973840"/>
      <w:bookmarkStart w:id="1418" w:name="_Toc37974391"/>
      <w:bookmarkStart w:id="1419" w:name="_Toc37974943"/>
      <w:bookmarkStart w:id="1420" w:name="_Toc37973841"/>
      <w:bookmarkStart w:id="1421" w:name="_Toc37974392"/>
      <w:bookmarkStart w:id="1422" w:name="_Toc37974944"/>
      <w:bookmarkStart w:id="1423" w:name="_Toc31197276"/>
      <w:bookmarkStart w:id="1424" w:name="_Toc31197277"/>
      <w:bookmarkStart w:id="1425" w:name="_Toc31197278"/>
      <w:bookmarkStart w:id="1426" w:name="_Toc31197279"/>
      <w:bookmarkStart w:id="1427" w:name="_Toc31197280"/>
      <w:bookmarkStart w:id="1428" w:name="_Toc31197281"/>
      <w:bookmarkStart w:id="1429" w:name="_Toc37973417"/>
      <w:bookmarkStart w:id="1430" w:name="_Toc37973970"/>
      <w:bookmarkStart w:id="1431" w:name="_Toc37974521"/>
      <w:bookmarkStart w:id="1432" w:name="_Toc37975073"/>
      <w:bookmarkStart w:id="1433" w:name="_Toc37849800"/>
      <w:bookmarkStart w:id="1434" w:name="_Toc3803057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r>
        <w:t xml:space="preserve">Select </w:t>
      </w:r>
      <w:r w:rsidR="00BE4030">
        <w:t>Reportable Exits</w:t>
      </w:r>
      <w:bookmarkEnd w:id="1433"/>
      <w:bookmarkEnd w:id="1434"/>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722600" w:rsidRDefault="00722600"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722600" w:rsidRDefault="00722600"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42"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">
                <v:shape id="AutoShape 89" o:spid="_x0000_s1443"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722600" w:rsidRDefault="00722600" w:rsidP="00331ADE">
                        <w:pPr>
                          <w:pStyle w:val="Style3"/>
                        </w:pPr>
                        <w:r>
                          <w:t>tlsa_HHID</w:t>
                        </w:r>
                      </w:p>
                    </w:txbxContent>
                  </v:textbox>
                </v:shape>
                <v:shape id="AutoShape 90" o:spid="_x0000_s1444"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722600" w:rsidRDefault="00722600" w:rsidP="00331ADE">
                        <w:pPr>
                          <w:pStyle w:val="Style3"/>
                        </w:pPr>
                        <w:r>
                          <w:t>tlsa_Exit</w:t>
                        </w:r>
                      </w:p>
                    </w:txbxContent>
                  </v:textbox>
                </v:shape>
                <v:shape id="AutoShape 91" o:spid="_x0000_s1445"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r w:rsidR="00BE4030" w:rsidRPr="002E318E">
        <w:rPr>
          <w:b/>
        </w:rPr>
        <w:t>HoHID</w:t>
      </w:r>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lastRenderedPageBreak/>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proofErr w:type="spellStart"/>
            <w:r>
              <w:rPr>
                <w:b/>
                <w:bCs/>
              </w:rPr>
              <w:t>tlsa_HHID</w:t>
            </w:r>
            <w:proofErr w:type="spellEnd"/>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r w:rsidRPr="008F2C7B">
              <w:rPr>
                <w:rFonts w:cstheme="minorHAnsi"/>
                <w:bCs/>
              </w:rPr>
              <w:t>HoHID</w:t>
            </w:r>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77777777" w:rsidR="00BE4030" w:rsidRPr="005D5A21" w:rsidRDefault="00BE4030" w:rsidP="00530C1A">
            <w:pPr>
              <w:pStyle w:val="NoSpacing"/>
              <w:rPr>
                <w:bCs/>
              </w:rPr>
            </w:pPr>
            <w:r w:rsidRPr="008F2C7B">
              <w:rPr>
                <w:rFonts w:cstheme="minorHAnsi"/>
                <w:bCs/>
              </w:rPr>
              <w:t>ProjectType</w:t>
            </w:r>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proofErr w:type="spellStart"/>
            <w:r>
              <w:rPr>
                <w:rFonts w:cstheme="minorHAnsi"/>
                <w:b/>
                <w:color w:val="FFFFFF" w:themeColor="background1"/>
              </w:rPr>
              <w:t>tlsa</w:t>
            </w:r>
            <w:r w:rsidR="00BE4030">
              <w:rPr>
                <w:rFonts w:cstheme="minorHAnsi"/>
                <w:b/>
                <w:color w:val="FFFFFF" w:themeColor="background1"/>
              </w:rPr>
              <w:t>_Exit</w:t>
            </w:r>
            <w:proofErr w:type="spellEnd"/>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r w:rsidRPr="00893A38">
              <w:rPr>
                <w:rFonts w:cstheme="minorHAnsi"/>
                <w:b/>
              </w:rPr>
              <w:t>HoHID</w:t>
            </w:r>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r w:rsidRPr="00930DE5">
              <w:rPr>
                <w:rFonts w:cstheme="minorHAnsi"/>
                <w:b/>
              </w:rPr>
              <w:t>HoHID</w:t>
            </w:r>
            <w:r w:rsidRPr="00213DCD">
              <w:rPr>
                <w:rFonts w:cstheme="minorHAnsi"/>
              </w:rPr>
              <w:t xml:space="preserve">, </w:t>
            </w:r>
            <w:r w:rsidRPr="00930DE5">
              <w:rPr>
                <w:rFonts w:cstheme="minorHAnsi"/>
                <w:b/>
              </w:rPr>
              <w:t>HHType</w:t>
            </w:r>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BE4030" w:rsidRPr="00DD0A4C" w14:paraId="5854237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proofErr w:type="spellStart"/>
            <w:r>
              <w:rPr>
                <w:rFonts w:cstheme="minorHAnsi"/>
                <w:b/>
              </w:rPr>
              <w:t>QualifyingExitHHID</w:t>
            </w:r>
            <w:proofErr w:type="spellEnd"/>
          </w:p>
        </w:tc>
        <w:tc>
          <w:tcPr>
            <w:tcW w:w="7493" w:type="dxa"/>
            <w:noWrap/>
          </w:tcPr>
          <w:p w14:paraId="4AFFF483" w14:textId="41DA06D2" w:rsidR="00BE4030" w:rsidRPr="00EB0196"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rPr>
                <w:rFonts w:cstheme="minorHAnsi"/>
              </w:rPr>
              <w:t xml:space="preserve">From </w:t>
            </w:r>
            <w:proofErr w:type="spellStart"/>
            <w:r w:rsidR="005C36B8">
              <w:rPr>
                <w:rFonts w:cstheme="minorHAnsi"/>
              </w:rPr>
              <w:t>tlsa_HHID</w:t>
            </w:r>
            <w:proofErr w:type="spellEnd"/>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7493" w:type="dxa"/>
            <w:noWrap/>
          </w:tcPr>
          <w:p w14:paraId="33DB439C" w14:textId="77777777"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7493" w:type="dxa"/>
            <w:noWrap/>
          </w:tcPr>
          <w:p w14:paraId="3AA85D7A" w14:textId="77777777" w:rsidR="00BE4030" w:rsidRPr="00ED030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7493" w:type="dxa"/>
            <w:noWrap/>
          </w:tcPr>
          <w:p w14:paraId="389734C2" w14:textId="2DCCA08A" w:rsidR="00BE4030" w:rsidRPr="00DD0A4C" w:rsidRDefault="001326EE"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w:t>
            </w:r>
            <w:proofErr w:type="spellStart"/>
            <w:r w:rsidR="0002610B">
              <w:rPr>
                <w:rFonts w:cstheme="minorHAnsi"/>
                <w:color w:val="000000"/>
              </w:rPr>
              <w:t>tlsa_HHID</w:t>
            </w:r>
            <w:proofErr w:type="spellEnd"/>
            <w:r w:rsidR="0002610B">
              <w:rPr>
                <w:rFonts w:cstheme="minorHAnsi"/>
                <w:color w:val="000000"/>
              </w:rPr>
              <w:t xml:space="preserve">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3FD155" w14:textId="77777777" w:rsidR="00BE4030" w:rsidRPr="008F2C7B" w:rsidRDefault="00BE4030" w:rsidP="00530C1A">
            <w:pPr>
              <w:spacing w:before="0" w:after="0"/>
              <w:rPr>
                <w:rFonts w:cstheme="minorHAnsi"/>
                <w:bCs w:val="0"/>
                <w:color w:val="000000"/>
              </w:rPr>
            </w:pPr>
            <w:proofErr w:type="spellStart"/>
            <w:r w:rsidRPr="008F2C7B">
              <w:rPr>
                <w:rFonts w:cstheme="minorHAnsi"/>
              </w:rPr>
              <w:t>HHVet</w:t>
            </w:r>
            <w:proofErr w:type="spellEnd"/>
          </w:p>
        </w:tc>
        <w:tc>
          <w:tcPr>
            <w:tcW w:w="7493" w:type="dxa"/>
            <w:noWrap/>
          </w:tcPr>
          <w:p w14:paraId="364E4B9A" w14:textId="4E06AC18"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BE4030" w:rsidRPr="00DD0A4C" w14:paraId="3699DCED"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2E6F1C86" w14:textId="77777777" w:rsidR="00BE4030" w:rsidRPr="008F2C7B" w:rsidRDefault="00BE4030" w:rsidP="00530C1A">
            <w:pPr>
              <w:spacing w:before="0" w:after="0"/>
              <w:rPr>
                <w:rFonts w:cstheme="minorHAnsi"/>
                <w:bCs w:val="0"/>
                <w:color w:val="000000"/>
              </w:rPr>
            </w:pPr>
            <w:proofErr w:type="spellStart"/>
            <w:r w:rsidRPr="008F2C7B">
              <w:rPr>
                <w:rFonts w:cstheme="minorHAnsi"/>
              </w:rPr>
              <w:t>HHDisability</w:t>
            </w:r>
            <w:proofErr w:type="spellEnd"/>
          </w:p>
        </w:tc>
        <w:tc>
          <w:tcPr>
            <w:tcW w:w="7493" w:type="dxa"/>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proofErr w:type="spellStart"/>
            <w:r w:rsidRPr="008F2C7B">
              <w:rPr>
                <w:rFonts w:cstheme="minorHAnsi"/>
              </w:rPr>
              <w:t>HHFleeingDV</w:t>
            </w:r>
            <w:proofErr w:type="spellEnd"/>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AFC099B" w14:textId="77777777" w:rsidR="00BE4030" w:rsidRPr="008F2C7B" w:rsidRDefault="00BE4030" w:rsidP="00530C1A">
            <w:pPr>
              <w:spacing w:before="0" w:after="0"/>
              <w:rPr>
                <w:rFonts w:cstheme="minorHAnsi"/>
                <w:bCs w:val="0"/>
                <w:color w:val="000000"/>
              </w:rPr>
            </w:pPr>
            <w:proofErr w:type="spellStart"/>
            <w:r w:rsidRPr="008F2C7B">
              <w:rPr>
                <w:rFonts w:cstheme="minorHAnsi"/>
              </w:rPr>
              <w:t>HoHRace</w:t>
            </w:r>
            <w:proofErr w:type="spellEnd"/>
          </w:p>
        </w:tc>
        <w:tc>
          <w:tcPr>
            <w:tcW w:w="7493" w:type="dxa"/>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proofErr w:type="spellStart"/>
            <w:r w:rsidRPr="008F2C7B">
              <w:rPr>
                <w:rFonts w:cstheme="minorHAnsi"/>
              </w:rPr>
              <w:t>HoHEthnicity</w:t>
            </w:r>
            <w:proofErr w:type="spellEnd"/>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21657C6" w14:textId="77777777" w:rsidR="00BE4030" w:rsidRPr="008F2C7B" w:rsidRDefault="00BE4030" w:rsidP="00530C1A">
            <w:pPr>
              <w:spacing w:before="0" w:after="0"/>
              <w:rPr>
                <w:rFonts w:cstheme="minorHAnsi"/>
                <w:bCs w:val="0"/>
                <w:color w:val="000000"/>
              </w:rPr>
            </w:pPr>
            <w:proofErr w:type="spellStart"/>
            <w:r w:rsidRPr="008F2C7B">
              <w:rPr>
                <w:rFonts w:cstheme="minorHAnsi"/>
              </w:rPr>
              <w:t>HHAdultAge</w:t>
            </w:r>
            <w:proofErr w:type="spellEnd"/>
          </w:p>
        </w:tc>
        <w:tc>
          <w:tcPr>
            <w:tcW w:w="7493" w:type="dxa"/>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proofErr w:type="spellStart"/>
            <w:r w:rsidRPr="008F2C7B">
              <w:rPr>
                <w:rFonts w:cstheme="minorHAnsi"/>
              </w:rPr>
              <w:lastRenderedPageBreak/>
              <w:t>HHParent</w:t>
            </w:r>
            <w:proofErr w:type="spellEnd"/>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t>AC3Plus</w:t>
            </w:r>
          </w:p>
        </w:tc>
        <w:tc>
          <w:tcPr>
            <w:tcW w:w="7493" w:type="dxa"/>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BC630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38E4A53B" w14:textId="236074A9" w:rsidR="00BC6304" w:rsidRPr="00891B12" w:rsidRDefault="00BC6304" w:rsidP="00530C1A">
            <w:pPr>
              <w:spacing w:before="0" w:after="0"/>
              <w:rPr>
                <w:rFonts w:cstheme="minorHAnsi"/>
                <w:b/>
                <w:bCs w:val="0"/>
              </w:rPr>
            </w:pPr>
            <w:r w:rsidRPr="00891B12">
              <w:rPr>
                <w:rFonts w:cstheme="minorHAnsi"/>
                <w:b/>
                <w:bCs w:val="0"/>
              </w:rPr>
              <w:t>ReportID</w:t>
            </w:r>
          </w:p>
        </w:tc>
        <w:tc>
          <w:tcPr>
            <w:tcW w:w="7493" w:type="dxa"/>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From lsa_Report</w:t>
            </w:r>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w:t>
      </w:r>
      <w:proofErr w:type="spellStart"/>
      <w:r>
        <w:t>tlsa_Exit</w:t>
      </w:r>
      <w:proofErr w:type="spellEnd"/>
      <w:r>
        <w:t xml:space="preserve">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HoHID from </w:t>
      </w:r>
      <w:proofErr w:type="spellStart"/>
      <w:r w:rsidR="00C6683A" w:rsidRPr="009E742A">
        <w:rPr>
          <w:bCs/>
        </w:rPr>
        <w:t>tlsa_HHID</w:t>
      </w:r>
      <w:proofErr w:type="spellEnd"/>
      <w:r w:rsidR="00C6683A" w:rsidRPr="009E742A">
        <w:rPr>
          <w:bCs/>
        </w:rPr>
        <w:t xml:space="preserve">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proofErr w:type="spellStart"/>
      <w:r>
        <w:t>QualifyingExitHHID</w:t>
      </w:r>
      <w:proofErr w:type="spellEnd"/>
    </w:p>
    <w:p w14:paraId="2F4E99BA" w14:textId="2191C5AB" w:rsidR="00E9551E" w:rsidRDefault="00C43B14" w:rsidP="00E9551E">
      <w:r>
        <w:t xml:space="preserve">The </w:t>
      </w:r>
      <w:proofErr w:type="spellStart"/>
      <w:r w:rsidRPr="00E42FE2">
        <w:rPr>
          <w:b/>
          <w:bCs/>
        </w:rPr>
        <w:t>QualifyingExitHHID</w:t>
      </w:r>
      <w:proofErr w:type="spellEnd"/>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rPr>
          <w:moveTo w:id="1435" w:author="Molly McEvilley" w:date="2020-08-27T09:53:00Z"/>
        </w:rPr>
      </w:pPr>
      <w:moveToRangeStart w:id="1436" w:author="Molly McEvilley" w:date="2020-08-27T09:53:00Z" w:name="move49414408"/>
      <w:moveTo w:id="1437" w:author="Molly McEvilley" w:date="2020-08-27T09:53:00Z">
        <w:r>
          <w:t>If there is no qualifying exit to an identified temporary destination, the earliest qualifying exit.</w:t>
        </w:r>
      </w:moveTo>
    </w:p>
    <w:moveToRangeEnd w:id="1436"/>
    <w:p w14:paraId="4266E876" w14:textId="60DB0E05" w:rsidR="00344352" w:rsidRDefault="005C0C3C" w:rsidP="005C0C3C">
      <w:pPr>
        <w:rPr>
          <w:ins w:id="1438" w:author="Molly McEvilley" w:date="2020-08-27T10:01:00Z"/>
        </w:rPr>
      </w:pPr>
      <w:proofErr w:type="gramStart"/>
      <w:ins w:id="1439" w:author="Molly McEvilley" w:date="2020-08-27T09:52:00Z">
        <w:r>
          <w:t>In the event that</w:t>
        </w:r>
        <w:proofErr w:type="gramEnd"/>
        <w:r>
          <w:t xml:space="preserve"> there are two or more enrollments with the same exit date</w:t>
        </w:r>
      </w:ins>
      <w:ins w:id="1440" w:author="Molly McEvilley" w:date="2020-08-27T09:59:00Z">
        <w:r w:rsidR="00344352">
          <w:t xml:space="preserve"> </w:t>
        </w:r>
      </w:ins>
      <w:ins w:id="1441" w:author="Molly McEvilley" w:date="2020-08-27T10:02:00Z">
        <w:r w:rsidR="000D1432">
          <w:t>within a given destination category:</w:t>
        </w:r>
      </w:ins>
    </w:p>
    <w:p w14:paraId="76441F72" w14:textId="105EE860" w:rsidR="005C0C3C" w:rsidRDefault="00344352">
      <w:pPr>
        <w:pStyle w:val="ListParagraph"/>
        <w:numPr>
          <w:ilvl w:val="0"/>
          <w:numId w:val="88"/>
        </w:numPr>
        <w:rPr>
          <w:ins w:id="1442" w:author="Molly McEvilley" w:date="2020-08-27T09:52:00Z"/>
        </w:rPr>
        <w:pPrChange w:id="1443" w:author="Molly McEvilley" w:date="2020-08-27T10:01:00Z">
          <w:pPr/>
        </w:pPrChange>
      </w:pPr>
      <w:ins w:id="1444" w:author="Molly McEvilley" w:date="2020-08-27T10:01:00Z">
        <w:r>
          <w:t>S</w:t>
        </w:r>
      </w:ins>
      <w:ins w:id="1445" w:author="Molly McEvilley" w:date="2020-08-27T09:52:00Z">
        <w:r w:rsidR="005C0C3C">
          <w:t xml:space="preserve">elect the one with the lowest </w:t>
        </w:r>
        <w:proofErr w:type="spellStart"/>
        <w:r w:rsidR="005C0C3C" w:rsidRPr="00975B34">
          <w:rPr>
            <w:b/>
            <w:bCs/>
          </w:rPr>
          <w:t>ExitDest</w:t>
        </w:r>
        <w:proofErr w:type="spellEnd"/>
        <w:r w:rsidR="005C0C3C">
          <w:t xml:space="preserve"> value</w:t>
        </w:r>
      </w:ins>
      <w:ins w:id="1446" w:author="Molly McEvilley" w:date="2020-08-27T10:01:00Z">
        <w:r>
          <w:t>; or</w:t>
        </w:r>
      </w:ins>
    </w:p>
    <w:p w14:paraId="2E774716" w14:textId="37AC69B2" w:rsidR="005C0C3C" w:rsidRDefault="005C0C3C">
      <w:pPr>
        <w:pStyle w:val="ListParagraph"/>
        <w:numPr>
          <w:ilvl w:val="0"/>
          <w:numId w:val="88"/>
        </w:numPr>
        <w:rPr>
          <w:ins w:id="1447" w:author="Molly McEvilley" w:date="2020-08-27T09:52:00Z"/>
        </w:rPr>
        <w:pPrChange w:id="1448" w:author="Molly McEvilley" w:date="2020-08-27T10:01:00Z">
          <w:pPr/>
        </w:pPrChange>
      </w:pPr>
      <w:ins w:id="1449" w:author="Molly McEvilley" w:date="2020-08-27T09:52:00Z">
        <w:r>
          <w:t xml:space="preserve">If multiple enrollments have the same exit date and </w:t>
        </w:r>
      </w:ins>
      <w:proofErr w:type="spellStart"/>
      <w:ins w:id="1450" w:author="Molly McEvilley" w:date="2020-08-27T09:59:00Z">
        <w:r w:rsidR="00344352" w:rsidRPr="00344352">
          <w:rPr>
            <w:b/>
            <w:bCs/>
            <w:rPrChange w:id="1451" w:author="Molly McEvilley" w:date="2020-08-27T10:01:00Z">
              <w:rPr/>
            </w:rPrChange>
          </w:rPr>
          <w:t>ExitDest</w:t>
        </w:r>
        <w:proofErr w:type="spellEnd"/>
        <w:r w:rsidR="00344352">
          <w:t xml:space="preserve"> value,</w:t>
        </w:r>
      </w:ins>
      <w:ins w:id="1452" w:author="Molly McEvilley" w:date="2020-08-27T09:52:00Z">
        <w:r>
          <w:t xml:space="preserve"> select the one with the </w:t>
        </w:r>
      </w:ins>
      <w:ins w:id="1453" w:author="Molly McEvilley" w:date="2020-08-27T10:09:00Z">
        <w:r w:rsidR="00B1201D">
          <w:t>earliest</w:t>
        </w:r>
      </w:ins>
      <w:ins w:id="1454" w:author="Molly McEvilley" w:date="2020-08-27T09:52:00Z">
        <w:r>
          <w:t xml:space="preserve"> entry date</w:t>
        </w:r>
      </w:ins>
      <w:ins w:id="1455" w:author="Molly McEvilley" w:date="2020-08-27T10:01:00Z">
        <w:r w:rsidR="00344352">
          <w:t>; or</w:t>
        </w:r>
      </w:ins>
    </w:p>
    <w:p w14:paraId="30EED569" w14:textId="33E1E2E3" w:rsidR="005C0C3C" w:rsidRDefault="005C0C3C">
      <w:pPr>
        <w:pStyle w:val="ListParagraph"/>
        <w:numPr>
          <w:ilvl w:val="0"/>
          <w:numId w:val="88"/>
        </w:numPr>
        <w:rPr>
          <w:ins w:id="1456" w:author="Molly McEvilley" w:date="2020-08-27T09:52:00Z"/>
        </w:rPr>
        <w:pPrChange w:id="1457" w:author="Molly McEvilley" w:date="2020-08-27T10:01:00Z">
          <w:pPr/>
        </w:pPrChange>
      </w:pPr>
      <w:ins w:id="1458" w:author="Molly McEvilley" w:date="2020-08-27T09:52:00Z">
        <w:r>
          <w:t xml:space="preserve">If multiple enrollments have the same exit date, </w:t>
        </w:r>
      </w:ins>
      <w:proofErr w:type="spellStart"/>
      <w:ins w:id="1459" w:author="Molly McEvilley" w:date="2020-08-27T10:00:00Z">
        <w:r w:rsidR="00344352" w:rsidRPr="00344352">
          <w:rPr>
            <w:b/>
            <w:bCs/>
            <w:rPrChange w:id="1460" w:author="Molly McEvilley" w:date="2020-08-27T10:01:00Z">
              <w:rPr/>
            </w:rPrChange>
          </w:rPr>
          <w:t>ExitDest</w:t>
        </w:r>
        <w:proofErr w:type="spellEnd"/>
        <w:r w:rsidR="00344352">
          <w:t xml:space="preserve"> value</w:t>
        </w:r>
      </w:ins>
      <w:ins w:id="1461" w:author="Molly McEvilley" w:date="2020-08-27T09:52:00Z">
        <w:r>
          <w:t xml:space="preserve">, and entry date, select the one with the highest </w:t>
        </w:r>
        <w:r w:rsidRPr="00975B34">
          <w:rPr>
            <w:b/>
            <w:bCs/>
          </w:rPr>
          <w:t>EnrollmentID</w:t>
        </w:r>
        <w:r>
          <w:t>.</w:t>
        </w:r>
      </w:ins>
    </w:p>
    <w:p w14:paraId="49735D25" w14:textId="2C63C8DC" w:rsidR="00684076" w:rsidDel="00344352" w:rsidRDefault="00795D27">
      <w:pPr>
        <w:rPr>
          <w:del w:id="1462" w:author="Molly McEvilley" w:date="2020-08-27T10:00:00Z"/>
        </w:rPr>
        <w:pPrChange w:id="1463" w:author="Molly McEvilley" w:date="2020-08-27T09:30:00Z">
          <w:pPr>
            <w:pStyle w:val="ListParagraph"/>
            <w:numPr>
              <w:numId w:val="51"/>
            </w:numPr>
          </w:pPr>
        </w:pPrChange>
      </w:pPr>
      <w:moveFromRangeStart w:id="1464" w:author="Molly McEvilley" w:date="2020-08-27T09:53:00Z" w:name="move49414408"/>
      <w:moveFrom w:id="1465" w:author="Molly McEvilley" w:date="2020-08-27T09:53:00Z">
        <w:del w:id="1466" w:author="Molly McEvilley" w:date="2020-08-27T10:00:00Z">
          <w:r w:rsidDel="00344352">
            <w:delText>If there is no qualifying exit to an identified temporary destination, the earliest qualifying exit.</w:delText>
          </w:r>
        </w:del>
      </w:moveFrom>
      <w:moveFromRangeEnd w:id="1464"/>
    </w:p>
    <w:p w14:paraId="306D06AC" w14:textId="77777777" w:rsidR="00BE4030" w:rsidRPr="00AB2970" w:rsidRDefault="00BE4030" w:rsidP="0088191A">
      <w:pPr>
        <w:pStyle w:val="Heading4"/>
      </w:pPr>
      <w:proofErr w:type="spellStart"/>
      <w:r w:rsidRPr="00AB2970">
        <w:t>ExitFrom</w:t>
      </w:r>
      <w:proofErr w:type="spellEnd"/>
    </w:p>
    <w:p w14:paraId="61A5B4EC" w14:textId="70F559C6" w:rsidR="00BE4030" w:rsidRDefault="00BE4030" w:rsidP="00BE4030">
      <w:r>
        <w:t xml:space="preserve">Crosswalk </w:t>
      </w:r>
      <w:proofErr w:type="spellStart"/>
      <w:r w:rsidR="009B1D18">
        <w:t>tlsa_HHID.</w:t>
      </w:r>
      <w:r w:rsidRPr="00EB0196">
        <w:rPr>
          <w:b/>
        </w:rPr>
        <w:t>ProjectType</w:t>
      </w:r>
      <w:proofErr w:type="spellEnd"/>
      <w:r>
        <w:t xml:space="preserve"> and </w:t>
      </w:r>
      <w:proofErr w:type="spellStart"/>
      <w:r w:rsidR="00571805">
        <w:t>tlsa_HHID</w:t>
      </w:r>
      <w:proofErr w:type="spellEnd"/>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0F81F73F" w:rsidR="00BE4030" w:rsidRPr="0063265E" w:rsidRDefault="00BE4030" w:rsidP="00530C1A">
            <w:pPr>
              <w:pStyle w:val="NoSpacing"/>
            </w:pPr>
            <w:r w:rsidRPr="00415288">
              <w:t>ProjectType</w:t>
            </w:r>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77777777" w:rsidR="00BE4030" w:rsidRPr="000669E9" w:rsidRDefault="00BE4030" w:rsidP="00530C1A">
            <w:pPr>
              <w:pStyle w:val="NoSpacing"/>
            </w:pPr>
            <w:r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lastRenderedPageBreak/>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467" w:name="_Toc34145531"/>
      <w:bookmarkStart w:id="1468" w:name="_Toc34145532"/>
      <w:bookmarkStart w:id="1469" w:name="_Toc34145533"/>
      <w:bookmarkStart w:id="1470" w:name="_Toc34145534"/>
      <w:bookmarkStart w:id="1471" w:name="_Toc34145555"/>
      <w:bookmarkStart w:id="1472" w:name="_Toc34145628"/>
      <w:bookmarkStart w:id="1473" w:name="_Toc34145629"/>
      <w:bookmarkStart w:id="1474" w:name="_Toc34145630"/>
      <w:bookmarkStart w:id="1475" w:name="_Toc34145631"/>
      <w:bookmarkStart w:id="1476" w:name="_Toc34145632"/>
      <w:bookmarkStart w:id="1477" w:name="_Toc34145633"/>
      <w:bookmarkStart w:id="1478" w:name="_Toc34145674"/>
      <w:bookmarkStart w:id="1479" w:name="_Toc37849801"/>
      <w:bookmarkStart w:id="1480" w:name="_Toc38030576"/>
      <w:bookmarkEnd w:id="1467"/>
      <w:bookmarkEnd w:id="1468"/>
      <w:bookmarkEnd w:id="1469"/>
      <w:bookmarkEnd w:id="1470"/>
      <w:bookmarkEnd w:id="1471"/>
      <w:bookmarkEnd w:id="1472"/>
      <w:bookmarkEnd w:id="1473"/>
      <w:bookmarkEnd w:id="1474"/>
      <w:bookmarkEnd w:id="1475"/>
      <w:bookmarkEnd w:id="1476"/>
      <w:bookmarkEnd w:id="1477"/>
      <w:bookmarkEnd w:id="1478"/>
      <w:r>
        <w:t xml:space="preserve">Set </w:t>
      </w:r>
      <w:proofErr w:type="spellStart"/>
      <w:r w:rsidR="0018056C" w:rsidRPr="00655B0F">
        <w:t>ReturnTime</w:t>
      </w:r>
      <w:proofErr w:type="spellEnd"/>
      <w:r>
        <w:t xml:space="preserve"> for Exit Cohort Households</w:t>
      </w:r>
      <w:bookmarkEnd w:id="1479"/>
      <w:bookmarkEnd w:id="1480"/>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722600" w:rsidRDefault="00722600"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722600" w:rsidRDefault="00722600"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722600" w:rsidRDefault="00722600"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46"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">
                <v:shape id="AutoShape 95" o:spid="_x0000_s1447"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48"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722600" w:rsidRDefault="00722600" w:rsidP="00DA20FA">
                        <w:pPr>
                          <w:pStyle w:val="Style3"/>
                        </w:pPr>
                        <w:r>
                          <w:t>tlsa_Exit</w:t>
                        </w:r>
                      </w:p>
                    </w:txbxContent>
                  </v:textbox>
                </v:shape>
                <v:group id="Group 97" o:spid="_x0000_s1449"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50"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51"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52"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722600" w:rsidRDefault="00722600" w:rsidP="00AB5A3E">
                          <w:pPr>
                            <w:pStyle w:val="Style3"/>
                          </w:pPr>
                          <w:r>
                            <w:t>tlsa_HHID</w:t>
                          </w:r>
                        </w:p>
                      </w:txbxContent>
                    </v:textbox>
                  </v:shape>
                  <v:shape id="AutoShape 13" o:spid="_x0000_s1453"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722600" w:rsidRDefault="00722600"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proofErr w:type="spellStart"/>
            <w:r>
              <w:rPr>
                <w:b/>
                <w:bCs/>
              </w:rPr>
              <w:t>tlsa</w:t>
            </w:r>
            <w:r w:rsidR="00EA4BAD" w:rsidRPr="00323F4A">
              <w:rPr>
                <w:b/>
                <w:bCs/>
              </w:rPr>
              <w:t>_</w:t>
            </w:r>
            <w:r>
              <w:rPr>
                <w:b/>
                <w:bCs/>
              </w:rPr>
              <w:t>HHID</w:t>
            </w:r>
            <w:proofErr w:type="spellEnd"/>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r w:rsidRPr="002F0D32">
              <w:rPr>
                <w:rFonts w:cstheme="minorHAnsi"/>
                <w:bCs/>
              </w:rPr>
              <w:t>HoHID</w:t>
            </w:r>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r w:rsidRPr="00C032F4">
              <w:rPr>
                <w:b/>
                <w:bCs/>
              </w:rPr>
              <w:t>hmis_EnrollmentCoC</w:t>
            </w:r>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r w:rsidRPr="00C032F4">
              <w:t>InformationDate</w:t>
            </w:r>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r w:rsidRPr="00C032F4">
              <w:t>CoCCode</w:t>
            </w:r>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proofErr w:type="spellStart"/>
            <w:r>
              <w:rPr>
                <w:b/>
                <w:bCs/>
              </w:rPr>
              <w:t>tlsa</w:t>
            </w:r>
            <w:r w:rsidRPr="00323F4A">
              <w:rPr>
                <w:b/>
                <w:bCs/>
              </w:rPr>
              <w:t>_</w:t>
            </w:r>
            <w:r w:rsidR="0065728A">
              <w:rPr>
                <w:b/>
                <w:bCs/>
              </w:rPr>
              <w:t>Exit</w:t>
            </w:r>
            <w:proofErr w:type="spellEnd"/>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r>
              <w:rPr>
                <w:rFonts w:cstheme="minorHAnsi"/>
                <w:bCs/>
              </w:rPr>
              <w:t>HHTy</w:t>
            </w:r>
            <w:r w:rsidR="0065728A">
              <w:rPr>
                <w:rFonts w:cstheme="minorHAnsi"/>
                <w:bCs/>
              </w:rPr>
              <w:t>pe</w:t>
            </w:r>
          </w:p>
        </w:tc>
      </w:tr>
      <w:tr w:rsidR="008A78FD" w:rsidRPr="00323F4A" w14:paraId="47F5F05B" w14:textId="77777777" w:rsidTr="00A16272">
        <w:trPr>
          <w:cantSplit/>
          <w:trHeight w:val="216"/>
        </w:trPr>
        <w:tc>
          <w:tcPr>
            <w:tcW w:w="9625" w:type="dxa"/>
            <w:shd w:val="clear" w:color="auto" w:fill="auto"/>
          </w:tcPr>
          <w:p w14:paraId="061753C9" w14:textId="2FD52015" w:rsidR="008A78FD" w:rsidRPr="002F0D32" w:rsidRDefault="0065728A" w:rsidP="00A16272">
            <w:pPr>
              <w:pStyle w:val="NoSpacing"/>
              <w:rPr>
                <w:bCs/>
              </w:rPr>
            </w:pPr>
            <w:r>
              <w:rPr>
                <w:rFonts w:cstheme="minorHAnsi"/>
                <w:bCs/>
              </w:rPr>
              <w:t>Cohort</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EA4BAD">
              <w:rPr>
                <w:rFonts w:cstheme="minorHAnsi"/>
                <w:b/>
                <w:color w:val="FFFFFF" w:themeColor="background1"/>
              </w:rPr>
              <w:t>_Exit</w:t>
            </w:r>
            <w:proofErr w:type="spellEnd"/>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proofErr w:type="spellStart"/>
      <w:r w:rsidR="0027084D" w:rsidRPr="0027084D">
        <w:t>tlsa_HHID</w:t>
      </w:r>
      <w:proofErr w:type="spellEnd"/>
      <w:r w:rsidR="0027084D" w:rsidRPr="0027084D">
        <w:t xml:space="preserve">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r w:rsidR="00707A31">
        <w:rPr>
          <w:b/>
          <w:bCs/>
        </w:rPr>
        <w:t>HoHID</w:t>
      </w:r>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proofErr w:type="spellStart"/>
      <w:r w:rsidRPr="002F0D32">
        <w:t>EnrollmentCoC</w:t>
      </w:r>
      <w:proofErr w:type="spellEnd"/>
      <w:r>
        <w:t xml:space="preserve"> record </w:t>
      </w:r>
      <w:r w:rsidR="00F0772D">
        <w:t xml:space="preserve">for the return enrollment </w:t>
      </w:r>
      <w:r>
        <w:t xml:space="preserve">where </w:t>
      </w:r>
      <w:r w:rsidRPr="003D6740">
        <w:rPr>
          <w:i/>
          <w:iCs/>
        </w:rPr>
        <w:t>InformationDate</w:t>
      </w:r>
      <w:r>
        <w:t xml:space="preserve"> </w:t>
      </w:r>
      <w:r w:rsidR="00CB1FE3">
        <w:t xml:space="preserve">= </w:t>
      </w:r>
      <w:r w:rsidR="00CB1FE3" w:rsidRPr="00EB0196">
        <w:rPr>
          <w:b/>
        </w:rPr>
        <w:t>EntryDate</w:t>
      </w:r>
      <w:r w:rsidR="00CB1FE3">
        <w:t xml:space="preserve"> </w:t>
      </w:r>
      <w:r>
        <w:t xml:space="preserve">and </w:t>
      </w:r>
      <w:r w:rsidRPr="003D6740">
        <w:rPr>
          <w:i/>
          <w:iCs/>
        </w:rPr>
        <w:t>CoCCode</w:t>
      </w:r>
      <w:r>
        <w:t xml:space="preserve"> = </w:t>
      </w:r>
      <w:r w:rsidRPr="003D6740">
        <w:rPr>
          <w:u w:val="single"/>
        </w:rPr>
        <w:t xml:space="preserve">ReportCoC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proofErr w:type="spellStart"/>
      <w:r w:rsidR="002F4215" w:rsidRPr="004970B9">
        <w:rPr>
          <w:b/>
          <w:bCs/>
        </w:rPr>
        <w:t>QualifyingExitHHID</w:t>
      </w:r>
      <w:proofErr w:type="spellEnd"/>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proofErr w:type="spellStart"/>
      <w:r w:rsidR="00F824D6">
        <w:t>tlsa</w:t>
      </w:r>
      <w:r w:rsidR="00E760D6">
        <w:t>_Exit</w:t>
      </w:r>
      <w:proofErr w:type="spellEnd"/>
      <w:r w:rsidR="00E760D6">
        <w:t xml:space="preserve"> to the actual number of days to return and NOT the associated upload value; the actual number of days are needed to generate averages for </w:t>
      </w:r>
      <w:proofErr w:type="spellStart"/>
      <w:r w:rsidR="00E760D6">
        <w:t>LSACalculated</w:t>
      </w:r>
      <w:proofErr w:type="spellEnd"/>
      <w:r w:rsidR="00E760D6">
        <w:t>.</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722600" w:rsidRDefault="00722600"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722600" w:rsidRDefault="00722600"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722600" w:rsidRDefault="00722600" w:rsidP="00444D39">
                            <w:r>
                              <w:t xml:space="preserve">The logic associated with </w:t>
                            </w:r>
                            <w:r w:rsidRPr="00B76619">
                              <w:rPr>
                                <w:b/>
                              </w:rPr>
                              <w:t>ReturnTime</w:t>
                            </w:r>
                            <w:r>
                              <w:t xml:space="preserve"> is different, however:</w:t>
                            </w:r>
                          </w:p>
                          <w:p w14:paraId="51F98EF2" w14:textId="0D4C329E" w:rsidR="00722600" w:rsidRPr="007D2093" w:rsidRDefault="00722600"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722600" w:rsidRDefault="00722600"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54"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GN2ViIpAgAATwQAAA4AAAAAAAAAAAAAAAAALgIAAGRycy9lMm9E&#10;b2MueG1sUEsBAi0AFAAGAAgAAAAhAFwJDV/cAAAABQEAAA8AAAAAAAAAAAAAAAAAgwQAAGRycy9k&#10;b3ducmV2LnhtbFBLBQYAAAAABAAEAPMAAACMBQAAAAA=&#10;">
                <v:textbox style="mso-fit-shape-to-text:t">
                  <w:txbxContent>
                    <w:p w14:paraId="0E39259E" w14:textId="62BAD42D" w:rsidR="00722600" w:rsidRDefault="00722600"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r w:rsidRPr="00F123D6">
                        <w:rPr>
                          <w:b/>
                          <w:bCs/>
                          <w:iCs/>
                        </w:rPr>
                        <w:t>ReturnTime</w:t>
                      </w:r>
                      <w:r>
                        <w:rPr>
                          <w:iCs/>
                        </w:rPr>
                        <w:t xml:space="preserve">. </w:t>
                      </w:r>
                    </w:p>
                    <w:p w14:paraId="55D689DE" w14:textId="793BAC01" w:rsidR="00722600" w:rsidRDefault="00722600"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722600" w:rsidRDefault="00722600" w:rsidP="00444D39">
                      <w:r>
                        <w:t xml:space="preserve">The logic associated with </w:t>
                      </w:r>
                      <w:r w:rsidRPr="00B76619">
                        <w:rPr>
                          <w:b/>
                        </w:rPr>
                        <w:t>ReturnTime</w:t>
                      </w:r>
                      <w:r>
                        <w:t xml:space="preserve"> is different, however:</w:t>
                      </w:r>
                    </w:p>
                    <w:p w14:paraId="51F98EF2" w14:textId="0D4C329E" w:rsidR="00722600" w:rsidRPr="007D2093" w:rsidRDefault="00722600" w:rsidP="00046859">
                      <w:pPr>
                        <w:pStyle w:val="ListParagraph"/>
                        <w:numPr>
                          <w:ilvl w:val="0"/>
                          <w:numId w:val="8"/>
                        </w:numPr>
                        <w:rPr>
                          <w:b/>
                        </w:rPr>
                      </w:pPr>
                      <w:r>
                        <w:t xml:space="preserve">In tlsa_Household, </w:t>
                      </w:r>
                      <w:r w:rsidRPr="00B76619">
                        <w:rPr>
                          <w:b/>
                        </w:rPr>
                        <w:t>ReturnTime</w:t>
                      </w:r>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722600" w:rsidRDefault="00722600" w:rsidP="00046859">
                      <w:pPr>
                        <w:pStyle w:val="ListParagraph"/>
                        <w:numPr>
                          <w:ilvl w:val="0"/>
                          <w:numId w:val="8"/>
                        </w:numPr>
                      </w:pPr>
                      <w:r>
                        <w:t xml:space="preserve">In tlsa_Exit, </w:t>
                      </w:r>
                      <w:r w:rsidRPr="00444D39">
                        <w:rPr>
                          <w:b/>
                        </w:rPr>
                        <w:t>ReturnTime</w:t>
                      </w:r>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02FC2E05" w14:textId="2D3FF595" w:rsidR="0003147B" w:rsidRPr="00C52062" w:rsidRDefault="0003147B" w:rsidP="0088191A">
      <w:pPr>
        <w:pStyle w:val="Heading2"/>
      </w:pPr>
      <w:bookmarkStart w:id="1481" w:name="_Toc511182504"/>
      <w:bookmarkStart w:id="1482" w:name="_Set_Population_Identifiers"/>
      <w:bookmarkStart w:id="1483" w:name="_Toc37849802"/>
      <w:bookmarkStart w:id="1484" w:name="_Toc38030577"/>
      <w:bookmarkEnd w:id="1481"/>
      <w:bookmarkEnd w:id="1482"/>
      <w:r>
        <w:t>Set Population Identifiers for Exit Cohort Households</w:t>
      </w:r>
      <w:bookmarkEnd w:id="1483"/>
      <w:bookmarkEnd w:id="1484"/>
    </w:p>
    <w:p w14:paraId="05CA306D" w14:textId="77777777" w:rsidR="00BE7B45" w:rsidRDefault="00876CD5" w:rsidP="00BE7B45">
      <w:pPr>
        <w:jc w:val="center"/>
      </w:pPr>
      <w:r>
        <w:rPr>
          <w:rFonts w:ascii="Times New Roman" w:hAnsi="Times New Roman" w:cs="Times New Roman"/>
          <w:noProof/>
          <w:sz w:val="24"/>
          <w:szCs w:val="24"/>
        </w:rPr>
        <mc:AlternateContent>
          <mc:Choice Requires="wpg">
            <w:drawing>
              <wp:inline distT="0" distB="0" distL="0" distR="0" wp14:anchorId="4F400FF6" wp14:editId="2FC0C7C5">
                <wp:extent cx="3309620" cy="1645920"/>
                <wp:effectExtent l="0" t="0" r="24130" b="11430"/>
                <wp:docPr id="74486042" name="Group 744860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09620" cy="1645920"/>
                          <a:chOff x="1122057" y="1119021"/>
                          <a:chExt cx="33098" cy="16459"/>
                        </a:xfrm>
                      </wpg:grpSpPr>
                      <wps:wsp>
                        <wps:cNvPr id="74486043" name="AutoShape 104"/>
                        <wps:cNvCnPr>
                          <a:cxnSpLocks noChangeShapeType="1"/>
                          <a:stCxn id="74486046" idx="1"/>
                          <a:endCxn id="74486044" idx="1"/>
                        </wps:cNvCnPr>
                        <wps:spPr bwMode="auto">
                          <a:xfrm>
                            <a:off x="1137329" y="112725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44" name="AutoShape 105"/>
                        <wps:cNvSpPr>
                          <a:spLocks noChangeArrowheads="1"/>
                        </wps:cNvSpPr>
                        <wps:spPr bwMode="auto">
                          <a:xfrm>
                            <a:off x="1143269" y="1125879"/>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B135BE" w14:textId="77777777" w:rsidR="00722600" w:rsidRDefault="00722600" w:rsidP="00BE7B45">
                              <w:pPr>
                                <w:pStyle w:val="Style3"/>
                              </w:pPr>
                              <w:r>
                                <w:t>tlsa_Exit</w:t>
                              </w:r>
                            </w:p>
                          </w:txbxContent>
                        </wps:txbx>
                        <wps:bodyPr rot="0" vert="horz" wrap="square" lIns="0" tIns="0" rIns="0" bIns="0" anchor="ctr" anchorCtr="0" upright="1">
                          <a:noAutofit/>
                        </wps:bodyPr>
                      </wps:wsp>
                      <wpg:grpSp>
                        <wpg:cNvPr id="74486045" name="Group 106"/>
                        <wpg:cNvGrpSpPr>
                          <a:grpSpLocks/>
                        </wpg:cNvGrpSpPr>
                        <wpg:grpSpPr bwMode="auto">
                          <a:xfrm>
                            <a:off x="1122057" y="1119021"/>
                            <a:ext cx="15272" cy="16459"/>
                            <a:chOff x="1122057" y="1119021"/>
                            <a:chExt cx="15272" cy="16459"/>
                          </a:xfrm>
                        </wpg:grpSpPr>
                        <wps:wsp>
                          <wps:cNvPr id="74486046" name="Left Bracket 244"/>
                          <wps:cNvSpPr>
                            <a:spLocks/>
                          </wps:cNvSpPr>
                          <wps:spPr bwMode="auto">
                            <a:xfrm flipH="1" flipV="1">
                              <a:off x="1134903"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7" name="Left Bracket 245"/>
                          <wps:cNvSpPr>
                            <a:spLocks/>
                          </wps:cNvSpPr>
                          <wps:spPr bwMode="auto">
                            <a:xfrm flipV="1">
                              <a:off x="1122057" y="1119021"/>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48" name="AutoShape 10"/>
                          <wps:cNvSpPr>
                            <a:spLocks noChangeArrowheads="1"/>
                          </wps:cNvSpPr>
                          <wps:spPr bwMode="auto">
                            <a:xfrm>
                              <a:off x="1123261" y="1119942"/>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67B103" w14:textId="77777777" w:rsidR="00722600" w:rsidRDefault="00722600" w:rsidP="00876CD5">
                                <w:pPr>
                                  <w:pStyle w:val="Style3"/>
                                </w:pPr>
                                <w:r>
                                  <w:t>tlsa_HHID</w:t>
                                </w:r>
                              </w:p>
                            </w:txbxContent>
                          </wps:txbx>
                          <wps:bodyPr rot="0" vert="horz" wrap="square" lIns="0" tIns="0" rIns="0" bIns="0" anchor="ctr" anchorCtr="0" upright="1">
                            <a:noAutofit/>
                          </wps:bodyPr>
                        </wps:wsp>
                        <wps:wsp>
                          <wps:cNvPr id="74486049" name="AutoShape 13"/>
                          <wps:cNvSpPr>
                            <a:spLocks noChangeArrowheads="1"/>
                          </wps:cNvSpPr>
                          <wps:spPr bwMode="auto">
                            <a:xfrm>
                              <a:off x="1123261" y="112712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733B5DD" w14:textId="77777777" w:rsidR="00722600" w:rsidRDefault="00722600" w:rsidP="00876CD5">
                                <w:pPr>
                                  <w:pStyle w:val="Style3"/>
                                </w:pPr>
                                <w:r>
                                  <w:t>hmis_Client</w:t>
                                </w:r>
                              </w:p>
                            </w:txbxContent>
                          </wps:txbx>
                          <wps:bodyPr rot="0" vert="horz" wrap="square" lIns="0" tIns="0" rIns="0" bIns="0" anchor="ctr" anchorCtr="0" upright="1">
                            <a:noAutofit/>
                          </wps:bodyPr>
                        </wps:wsp>
                        <wps:wsp>
                          <wps:cNvPr id="74486050" name="AutoShape 10"/>
                          <wps:cNvSpPr>
                            <a:spLocks noChangeArrowheads="1"/>
                          </wps:cNvSpPr>
                          <wps:spPr bwMode="auto">
                            <a:xfrm>
                              <a:off x="1123261" y="11235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E933AA" w14:textId="77777777" w:rsidR="00722600" w:rsidRDefault="00722600" w:rsidP="00876CD5">
                                <w:pPr>
                                  <w:pStyle w:val="Style3"/>
                                </w:pPr>
                                <w:r>
                                  <w:t>tlsa_Enrollment</w:t>
                                </w:r>
                              </w:p>
                            </w:txbxContent>
                          </wps:txbx>
                          <wps:bodyPr rot="0" vert="horz" wrap="square" lIns="0" tIns="0" rIns="0" bIns="0" anchor="ctr" anchorCtr="0" upright="1">
                            <a:noAutofit/>
                          </wps:bodyPr>
                        </wps:wsp>
                        <wps:wsp>
                          <wps:cNvPr id="74486051" name="AutoShape 13"/>
                          <wps:cNvSpPr>
                            <a:spLocks noChangeArrowheads="1"/>
                          </wps:cNvSpPr>
                          <wps:spPr bwMode="auto">
                            <a:xfrm>
                              <a:off x="1123261" y="1131349"/>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6D04E9" w14:textId="77777777" w:rsidR="00722600" w:rsidRDefault="00722600" w:rsidP="00876CD5">
                                <w:pPr>
                                  <w:pStyle w:val="Style3"/>
                                </w:pPr>
                                <w:r>
                                  <w:t>hmis_HealthAndDV</w:t>
                                </w:r>
                              </w:p>
                            </w:txbxContent>
                          </wps:txbx>
                          <wps:bodyPr rot="0" vert="horz" wrap="square" lIns="0" tIns="0" rIns="0" bIns="0" anchor="ctr" anchorCtr="0" upright="1">
                            <a:noAutofit/>
                          </wps:bodyPr>
                        </wps:wsp>
                      </wpg:grpSp>
                    </wpg:wgp>
                  </a:graphicData>
                </a:graphic>
              </wp:inline>
            </w:drawing>
          </mc:Choice>
          <mc:Fallback>
            <w:pict>
              <v:group w14:anchorId="4F400FF6" id="Group 74486042" o:spid="_x0000_s1455" style="width:260.6pt;height:129.6pt;mso-position-horizontal-relative:char;mso-position-vertical-relative:line" coordorigin="11220,11190" coordsize="330,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">
                <v:shape id="AutoShape 104" o:spid="_x0000_s1456" type="#_x0000_t32" style="position:absolute;left:11373;top:11272;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4fr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" strokecolor="black [0]" strokeweight=".5pt">
                  <v:stroke endarrow="block"/>
                  <v:shadow color="black [0]"/>
                </v:shape>
                <v:shape id="AutoShape 105" o:spid="_x0000_s1457" type="#_x0000_t113" style="position:absolute;left:11432;top:11258;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" fillcolor="#ebd7e1" strokecolor="#c285a3" strokeweight=".5pt">
                  <v:shadow color="black" opacity="0" offset="0,0"/>
                  <v:textbox inset="0,0,0,0">
                    <w:txbxContent>
                      <w:p w14:paraId="67B135BE" w14:textId="77777777" w:rsidR="00722600" w:rsidRDefault="00722600" w:rsidP="00BE7B45">
                        <w:pPr>
                          <w:pStyle w:val="Style3"/>
                        </w:pPr>
                        <w:r>
                          <w:t>tlsa_Exit</w:t>
                        </w:r>
                      </w:p>
                    </w:txbxContent>
                  </v:textbox>
                </v:shape>
                <v:group id="Group 106" o:spid="_x0000_s1458" style="position:absolute;left:11220;top:11190;width:153;height:164" coordorigin="11220,11190"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">
                  <v:shape id="Left Bracket 244" o:spid="_x0000_s1459" type="#_x0000_t85" style="position:absolute;left:11349;top:11190;width:24;height:16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" fillcolor="#5b9bd5" strokecolor="black [0]" strokeweight=".5pt">
                    <v:shadow color="black [0]"/>
                    <v:textbox inset="2.88pt,2.88pt,2.88pt,2.88pt"/>
                  </v:shape>
                  <v:shape id="Left Bracket 245" o:spid="_x0000_s1460" type="#_x0000_t85" style="position:absolute;left:11220;top:11190;width:24;height:16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" fillcolor="#5b9bd5" strokecolor="black [0]" strokeweight=".5pt">
                    <v:shadow color="black [0]"/>
                    <v:textbox inset="2.88pt,2.88pt,2.88pt,2.88pt"/>
                  </v:shape>
                  <v:shape id="AutoShape 10" o:spid="_x0000_s1461" type="#_x0000_t113" style="position:absolute;left:11232;top:111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" fillcolor="#ebd7e1" strokecolor="#c285a3" strokeweight=".5pt">
                    <v:shadow color="black" opacity="0" offset="0,0"/>
                    <v:textbox inset="0,0,0,0">
                      <w:txbxContent>
                        <w:p w14:paraId="1467B103" w14:textId="77777777" w:rsidR="00722600" w:rsidRDefault="00722600" w:rsidP="00876CD5">
                          <w:pPr>
                            <w:pStyle w:val="Style3"/>
                          </w:pPr>
                          <w:r>
                            <w:t>tlsa_HHID</w:t>
                          </w:r>
                        </w:p>
                      </w:txbxContent>
                    </v:textbox>
                  </v:shape>
                  <v:shape id="AutoShape 13" o:spid="_x0000_s1462" type="#_x0000_t132" style="position:absolute;left:11232;top:1127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" fillcolor="#dfebf7" strokecolor="#5b9bd5" strokeweight=".5pt">
                    <v:shadow color="black" opacity="0" offset="0,0"/>
                    <v:textbox inset="0,0,0,0">
                      <w:txbxContent>
                        <w:p w14:paraId="0733B5DD" w14:textId="77777777" w:rsidR="00722600" w:rsidRDefault="00722600" w:rsidP="00876CD5">
                          <w:pPr>
                            <w:pStyle w:val="Style3"/>
                          </w:pPr>
                          <w:r>
                            <w:t>hmis_Client</w:t>
                          </w:r>
                        </w:p>
                      </w:txbxContent>
                    </v:textbox>
                  </v:shape>
                  <v:shape id="AutoShape 10" o:spid="_x0000_s1463" type="#_x0000_t113" style="position:absolute;left:11232;top:112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" fillcolor="#ebd7e1" strokecolor="#c285a3" strokeweight=".5pt">
                    <v:shadow color="black" opacity="0" offset="0,0"/>
                    <v:textbox inset="0,0,0,0">
                      <w:txbxContent>
                        <w:p w14:paraId="29E933AA" w14:textId="77777777" w:rsidR="00722600" w:rsidRDefault="00722600" w:rsidP="00876CD5">
                          <w:pPr>
                            <w:pStyle w:val="Style3"/>
                          </w:pPr>
                          <w:r>
                            <w:t>tlsa_Enrollment</w:t>
                          </w:r>
                        </w:p>
                      </w:txbxContent>
                    </v:textbox>
                  </v:shape>
                  <v:shape id="AutoShape 13" o:spid="_x0000_s1464" type="#_x0000_t132" style="position:absolute;left:11232;top:11313;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" fillcolor="#dfebf7" strokecolor="#5b9bd5" strokeweight=".5pt">
                    <v:shadow color="black" opacity="0" offset="0,0"/>
                    <v:textbox inset="0,0,0,0">
                      <w:txbxContent>
                        <w:p w14:paraId="466D04E9" w14:textId="77777777" w:rsidR="00722600" w:rsidRDefault="00722600" w:rsidP="00876CD5">
                          <w:pPr>
                            <w:pStyle w:val="Style3"/>
                          </w:pPr>
                          <w:r>
                            <w:t>hmis_HealthAndDV</w:t>
                          </w:r>
                        </w:p>
                      </w:txbxContent>
                    </v:textbox>
                  </v:shape>
                </v:group>
                <w10:anchorlock/>
              </v:group>
            </w:pict>
          </mc:Fallback>
        </mc:AlternateContent>
      </w:r>
    </w:p>
    <w:p w14:paraId="2D7021C6" w14:textId="22437CF3" w:rsidR="006B374C" w:rsidRDefault="006B374C" w:rsidP="006B374C">
      <w:r>
        <w:t>As with the active cohort, population identifiers for exit cohort households are based on the characteristics of all household members</w:t>
      </w:r>
      <w:r w:rsidR="004873DC">
        <w:t xml:space="preserve">. </w:t>
      </w:r>
    </w:p>
    <w:p w14:paraId="41CC66E5" w14:textId="77777777" w:rsidR="006B374C" w:rsidRDefault="006B374C" w:rsidP="006B374C">
      <w:r>
        <w:t>The underlying logic associated with setting population identifiers for exit cohort households is the same as that for active cohort households with the following exceptions:</w:t>
      </w:r>
    </w:p>
    <w:p w14:paraId="59944159" w14:textId="77777777" w:rsidR="006B374C" w:rsidRDefault="006B374C" w:rsidP="0030608E">
      <w:pPr>
        <w:pStyle w:val="ListParagraph"/>
        <w:numPr>
          <w:ilvl w:val="0"/>
          <w:numId w:val="13"/>
        </w:numPr>
      </w:pPr>
      <w:r>
        <w:t xml:space="preserve">Only data from the enrollment associated with the </w:t>
      </w:r>
      <w:r w:rsidRPr="007D2093">
        <w:rPr>
          <w:i/>
        </w:rPr>
        <w:t>HouseholdID</w:t>
      </w:r>
      <w:r>
        <w:t xml:space="preserve"> of the qualifying exit is used (as opposed to all enrollments active in the report period).</w:t>
      </w:r>
    </w:p>
    <w:p w14:paraId="279BCB3A" w14:textId="77777777" w:rsidR="006B374C" w:rsidRDefault="006B374C" w:rsidP="0030608E">
      <w:pPr>
        <w:pStyle w:val="ListParagraph"/>
        <w:numPr>
          <w:ilvl w:val="0"/>
          <w:numId w:val="13"/>
        </w:numPr>
      </w:pPr>
      <w:r>
        <w:t>There is no exit cohort reporting for the Chronically Homeless Households population, so it is not necessary to determine CH status.</w:t>
      </w:r>
    </w:p>
    <w:p w14:paraId="1ED02605" w14:textId="77777777" w:rsidR="006B374C" w:rsidRDefault="006B374C" w:rsidP="006B374C">
      <w:r>
        <w:t>In practice, because there is no person-level reporting for exit cohorts, the population identifiers can be set for the household without the intermediate step of setting detailed values for each person.</w:t>
      </w:r>
    </w:p>
    <w:p w14:paraId="1F7E362F" w14:textId="6F981373" w:rsidR="0003147B" w:rsidRDefault="0003147B" w:rsidP="0088191A">
      <w:pPr>
        <w:pStyle w:val="Heading3"/>
      </w:pPr>
      <w:r w:rsidRPr="00282ABE">
        <w:lastRenderedPageBreak/>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930A57" w:rsidRPr="00323F4A" w14:paraId="5C1A113A" w14:textId="77777777" w:rsidTr="008F2C7B">
        <w:trPr>
          <w:cantSplit/>
          <w:trHeight w:val="216"/>
        </w:trPr>
        <w:tc>
          <w:tcPr>
            <w:tcW w:w="9355" w:type="dxa"/>
            <w:shd w:val="clear" w:color="auto" w:fill="FDE9D9" w:themeFill="accent6" w:themeFillTint="33"/>
          </w:tcPr>
          <w:p w14:paraId="19C956F7" w14:textId="500CAE78" w:rsidR="00930A57" w:rsidRPr="00B06FDF" w:rsidRDefault="00087642" w:rsidP="00584131">
            <w:pPr>
              <w:pStyle w:val="NoSpacing"/>
              <w:rPr>
                <w:b/>
                <w:bCs/>
              </w:rPr>
            </w:pPr>
            <w:proofErr w:type="spellStart"/>
            <w:r>
              <w:rPr>
                <w:b/>
                <w:bCs/>
              </w:rPr>
              <w:t>tlsa_HHID</w:t>
            </w:r>
            <w:proofErr w:type="spellEnd"/>
          </w:p>
        </w:tc>
      </w:tr>
      <w:tr w:rsidR="00930A57" w:rsidRPr="00323F4A" w14:paraId="66A7E798" w14:textId="77777777" w:rsidTr="00EB0196">
        <w:trPr>
          <w:trHeight w:val="216"/>
        </w:trPr>
        <w:tc>
          <w:tcPr>
            <w:tcW w:w="9355" w:type="dxa"/>
          </w:tcPr>
          <w:p w14:paraId="6F13D38E" w14:textId="118E2450" w:rsidR="00930A57" w:rsidRPr="002F0D32" w:rsidRDefault="00087642" w:rsidP="00584131">
            <w:pPr>
              <w:pStyle w:val="NoSpacing"/>
              <w:rPr>
                <w:bCs/>
              </w:rPr>
            </w:pPr>
            <w:r w:rsidRPr="00C032F4">
              <w:t>HouseholdID</w:t>
            </w:r>
          </w:p>
        </w:tc>
      </w:tr>
      <w:tr w:rsidR="00930A57" w:rsidRPr="00C032F4" w14:paraId="682009B8" w14:textId="77777777" w:rsidTr="00EB0196">
        <w:trPr>
          <w:cantSplit/>
          <w:trHeight w:val="216"/>
        </w:trPr>
        <w:tc>
          <w:tcPr>
            <w:tcW w:w="9355" w:type="dxa"/>
            <w:shd w:val="clear" w:color="auto" w:fill="FDE9D9" w:themeFill="accent6" w:themeFillTint="33"/>
          </w:tcPr>
          <w:p w14:paraId="5AE6ED07" w14:textId="1513C810" w:rsidR="00930A57" w:rsidRPr="00C032F4" w:rsidRDefault="00F824D6" w:rsidP="00584131">
            <w:pPr>
              <w:pStyle w:val="NoSpacing"/>
              <w:rPr>
                <w:b/>
                <w:bCs/>
              </w:rPr>
            </w:pPr>
            <w:proofErr w:type="spellStart"/>
            <w:r>
              <w:rPr>
                <w:b/>
                <w:bCs/>
              </w:rPr>
              <w:t>tlsa</w:t>
            </w:r>
            <w:r w:rsidR="00930A57" w:rsidRPr="00C032F4">
              <w:rPr>
                <w:b/>
                <w:bCs/>
              </w:rPr>
              <w:t>_Enrollment</w:t>
            </w:r>
            <w:proofErr w:type="spellEnd"/>
          </w:p>
        </w:tc>
      </w:tr>
      <w:tr w:rsidR="00930A57" w:rsidRPr="00C032F4" w14:paraId="1C927FBC" w14:textId="77777777" w:rsidTr="008F2C7B">
        <w:trPr>
          <w:trHeight w:val="216"/>
        </w:trPr>
        <w:tc>
          <w:tcPr>
            <w:tcW w:w="9355" w:type="dxa"/>
          </w:tcPr>
          <w:p w14:paraId="3021D26D" w14:textId="77777777" w:rsidR="00930A57" w:rsidRPr="00C032F4" w:rsidRDefault="00930A57" w:rsidP="00584131">
            <w:pPr>
              <w:pStyle w:val="NoSpacing"/>
            </w:pPr>
            <w:r w:rsidRPr="00C032F4">
              <w:t>EnrollmentID</w:t>
            </w:r>
          </w:p>
        </w:tc>
      </w:tr>
      <w:tr w:rsidR="00930A57" w:rsidRPr="00C032F4" w14:paraId="622854A0" w14:textId="77777777" w:rsidTr="008F2C7B">
        <w:trPr>
          <w:trHeight w:val="216"/>
        </w:trPr>
        <w:tc>
          <w:tcPr>
            <w:tcW w:w="9355" w:type="dxa"/>
          </w:tcPr>
          <w:p w14:paraId="3B3B047F" w14:textId="77777777" w:rsidR="00930A57" w:rsidRPr="00C032F4" w:rsidRDefault="00930A57" w:rsidP="00584131">
            <w:pPr>
              <w:pStyle w:val="NoSpacing"/>
            </w:pPr>
            <w:r w:rsidRPr="00C032F4">
              <w:t>PersonalID</w:t>
            </w:r>
          </w:p>
        </w:tc>
      </w:tr>
      <w:tr w:rsidR="00930A57" w:rsidRPr="00C032F4" w14:paraId="32CAF14F" w14:textId="77777777" w:rsidTr="008F2C7B">
        <w:trPr>
          <w:trHeight w:val="216"/>
        </w:trPr>
        <w:tc>
          <w:tcPr>
            <w:tcW w:w="9355" w:type="dxa"/>
          </w:tcPr>
          <w:p w14:paraId="1DD295D6" w14:textId="77777777" w:rsidR="00930A57" w:rsidRPr="00C032F4" w:rsidRDefault="00930A57" w:rsidP="00584131">
            <w:pPr>
              <w:pStyle w:val="NoSpacing"/>
            </w:pPr>
            <w:r w:rsidRPr="00C032F4">
              <w:t>HouseholdID</w:t>
            </w:r>
          </w:p>
        </w:tc>
      </w:tr>
      <w:tr w:rsidR="00930A57" w:rsidRPr="00C032F4" w14:paraId="1F97DEAA" w14:textId="77777777" w:rsidTr="008F2C7B">
        <w:trPr>
          <w:trHeight w:val="216"/>
        </w:trPr>
        <w:tc>
          <w:tcPr>
            <w:tcW w:w="9355" w:type="dxa"/>
          </w:tcPr>
          <w:p w14:paraId="2E9830E0" w14:textId="77777777" w:rsidR="00930A57" w:rsidRPr="00C032F4" w:rsidRDefault="00930A57" w:rsidP="00584131">
            <w:pPr>
              <w:pStyle w:val="NoSpacing"/>
            </w:pPr>
            <w:r w:rsidRPr="00C032F4">
              <w:t>EntryDate</w:t>
            </w:r>
          </w:p>
        </w:tc>
      </w:tr>
      <w:tr w:rsidR="00930A57" w:rsidRPr="00C032F4" w14:paraId="32974D07" w14:textId="77777777" w:rsidTr="008F2C7B">
        <w:trPr>
          <w:trHeight w:val="216"/>
        </w:trPr>
        <w:tc>
          <w:tcPr>
            <w:tcW w:w="9355" w:type="dxa"/>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8F2C7B">
        <w:trPr>
          <w:trHeight w:val="216"/>
        </w:trPr>
        <w:tc>
          <w:tcPr>
            <w:tcW w:w="9355" w:type="dxa"/>
          </w:tcPr>
          <w:p w14:paraId="37CE3A9C" w14:textId="69ED9870" w:rsidR="003412EA" w:rsidRPr="00C032F4" w:rsidRDefault="003412EA" w:rsidP="00584131">
            <w:pPr>
              <w:pStyle w:val="NoSpacing"/>
            </w:pPr>
            <w:proofErr w:type="spellStart"/>
            <w:r>
              <w:t>DisablingConditions</w:t>
            </w:r>
            <w:proofErr w:type="spellEnd"/>
          </w:p>
        </w:tc>
      </w:tr>
      <w:tr w:rsidR="008D17C8" w:rsidRPr="00C032F4" w14:paraId="45523A22" w14:textId="77777777" w:rsidTr="008F2C7B">
        <w:trPr>
          <w:trHeight w:val="216"/>
        </w:trPr>
        <w:tc>
          <w:tcPr>
            <w:tcW w:w="9355" w:type="dxa"/>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8F2C7B">
        <w:trPr>
          <w:trHeight w:val="216"/>
        </w:trPr>
        <w:tc>
          <w:tcPr>
            <w:tcW w:w="9355" w:type="dxa"/>
          </w:tcPr>
          <w:p w14:paraId="72EC7FBE" w14:textId="262A20B6" w:rsidR="008D17C8" w:rsidRDefault="008D17C8" w:rsidP="00584131">
            <w:pPr>
              <w:pStyle w:val="NoSpacing"/>
            </w:pPr>
            <w:r>
              <w:t>Exit1Age</w:t>
            </w:r>
          </w:p>
        </w:tc>
      </w:tr>
      <w:tr w:rsidR="008D17C8" w:rsidRPr="00C032F4" w14:paraId="3DA52C40" w14:textId="77777777" w:rsidTr="008F2C7B">
        <w:trPr>
          <w:trHeight w:val="216"/>
        </w:trPr>
        <w:tc>
          <w:tcPr>
            <w:tcW w:w="9355" w:type="dxa"/>
          </w:tcPr>
          <w:p w14:paraId="2A9F55A4" w14:textId="78F08E9D" w:rsidR="008D17C8" w:rsidRDefault="008D17C8" w:rsidP="00584131">
            <w:pPr>
              <w:pStyle w:val="NoSpacing"/>
            </w:pPr>
            <w:r>
              <w:t>Exit2Age</w:t>
            </w:r>
          </w:p>
        </w:tc>
      </w:tr>
      <w:tr w:rsidR="00930A57" w:rsidRPr="00C032F4" w14:paraId="0FA3037B" w14:textId="77777777" w:rsidTr="008F2C7B">
        <w:trPr>
          <w:trHeight w:val="197"/>
        </w:trPr>
        <w:tc>
          <w:tcPr>
            <w:tcW w:w="9355" w:type="dxa"/>
            <w:shd w:val="clear" w:color="auto" w:fill="EEECE1" w:themeFill="background2"/>
          </w:tcPr>
          <w:p w14:paraId="5C6E5440" w14:textId="2002EA07" w:rsidR="00930A57" w:rsidRPr="00C032F4" w:rsidRDefault="00930A57" w:rsidP="00584131">
            <w:pPr>
              <w:pStyle w:val="NoSpacing"/>
              <w:rPr>
                <w:b/>
                <w:bCs/>
              </w:rPr>
            </w:pPr>
            <w:r w:rsidRPr="00C032F4">
              <w:rPr>
                <w:b/>
                <w:bCs/>
              </w:rPr>
              <w:t>hmis_</w:t>
            </w:r>
            <w:r w:rsidR="008C0998">
              <w:rPr>
                <w:b/>
                <w:bCs/>
              </w:rPr>
              <w:t>Client</w:t>
            </w:r>
          </w:p>
        </w:tc>
      </w:tr>
      <w:tr w:rsidR="003412EA" w:rsidRPr="00C032F4" w14:paraId="6D0EE8B9" w14:textId="77777777" w:rsidTr="008F2C7B">
        <w:trPr>
          <w:trHeight w:val="216"/>
        </w:trPr>
        <w:tc>
          <w:tcPr>
            <w:tcW w:w="9355" w:type="dxa"/>
          </w:tcPr>
          <w:p w14:paraId="1E423599" w14:textId="04E093FD" w:rsidR="003412EA" w:rsidRPr="00B678E4" w:rsidRDefault="003412EA" w:rsidP="003412EA">
            <w:pPr>
              <w:pStyle w:val="NoSpacing"/>
              <w:rPr>
                <w:i/>
                <w:iCs/>
              </w:rPr>
            </w:pPr>
            <w:r w:rsidRPr="00FD1AE1">
              <w:t>PersonalID</w:t>
            </w:r>
          </w:p>
        </w:tc>
      </w:tr>
      <w:tr w:rsidR="003412EA" w:rsidRPr="00C032F4" w14:paraId="5553FB12" w14:textId="77777777" w:rsidTr="008F2C7B">
        <w:trPr>
          <w:trHeight w:val="216"/>
        </w:trPr>
        <w:tc>
          <w:tcPr>
            <w:tcW w:w="9355" w:type="dxa"/>
          </w:tcPr>
          <w:p w14:paraId="753D8CEB" w14:textId="4C652A1F" w:rsidR="003412EA" w:rsidRPr="00B678E4" w:rsidRDefault="003412EA" w:rsidP="003412EA">
            <w:pPr>
              <w:pStyle w:val="NoSpacing"/>
              <w:rPr>
                <w:i/>
                <w:iCs/>
              </w:rPr>
            </w:pPr>
            <w:r w:rsidRPr="00FD1AE1">
              <w:t>Race</w:t>
            </w:r>
          </w:p>
        </w:tc>
      </w:tr>
      <w:tr w:rsidR="003412EA" w:rsidRPr="00C032F4" w14:paraId="17010A3C" w14:textId="77777777" w:rsidTr="008F2C7B">
        <w:trPr>
          <w:trHeight w:val="216"/>
        </w:trPr>
        <w:tc>
          <w:tcPr>
            <w:tcW w:w="9355" w:type="dxa"/>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8F2C7B">
        <w:trPr>
          <w:trHeight w:val="216"/>
        </w:trPr>
        <w:tc>
          <w:tcPr>
            <w:tcW w:w="9355" w:type="dxa"/>
          </w:tcPr>
          <w:p w14:paraId="7655A4B1" w14:textId="0AD292D4" w:rsidR="003412EA" w:rsidRPr="00B678E4" w:rsidRDefault="003412EA" w:rsidP="003412EA">
            <w:pPr>
              <w:pStyle w:val="NoSpacing"/>
              <w:rPr>
                <w:i/>
                <w:iCs/>
              </w:rPr>
            </w:pPr>
            <w:proofErr w:type="spellStart"/>
            <w:r w:rsidRPr="00FD1AE1">
              <w:t>VeteranStatus</w:t>
            </w:r>
            <w:proofErr w:type="spellEnd"/>
          </w:p>
        </w:tc>
      </w:tr>
      <w:tr w:rsidR="00A36BDA" w:rsidRPr="00C032F4" w14:paraId="43CF67A8" w14:textId="77777777" w:rsidTr="008F2C7B">
        <w:trPr>
          <w:trHeight w:val="216"/>
        </w:trPr>
        <w:tc>
          <w:tcPr>
            <w:tcW w:w="9355" w:type="dxa"/>
            <w:shd w:val="clear" w:color="auto" w:fill="EEECE1" w:themeFill="background2"/>
          </w:tcPr>
          <w:p w14:paraId="7D3A6205" w14:textId="5E285FF9" w:rsidR="00A36BDA" w:rsidRPr="00FD1AE1" w:rsidRDefault="00A36BDA" w:rsidP="00A36BDA">
            <w:pPr>
              <w:pStyle w:val="NoSpacing"/>
            </w:pPr>
            <w:r w:rsidRPr="00FD1AE1">
              <w:rPr>
                <w:b/>
                <w:bCs/>
              </w:rPr>
              <w:t>hmis_HealthAndDV</w:t>
            </w:r>
          </w:p>
        </w:tc>
      </w:tr>
      <w:tr w:rsidR="00A36BDA" w:rsidRPr="00C032F4" w14:paraId="4A89FF9B" w14:textId="77777777" w:rsidTr="008F2C7B">
        <w:trPr>
          <w:trHeight w:val="216"/>
        </w:trPr>
        <w:tc>
          <w:tcPr>
            <w:tcW w:w="9355" w:type="dxa"/>
          </w:tcPr>
          <w:p w14:paraId="6A89FBB3" w14:textId="4DF6C1C0" w:rsidR="00A36BDA" w:rsidRPr="00FD1AE1" w:rsidRDefault="00A36BDA" w:rsidP="00A36BDA">
            <w:pPr>
              <w:pStyle w:val="NoSpacing"/>
            </w:pPr>
            <w:r w:rsidRPr="00FD1AE1">
              <w:t>EnrollmentID</w:t>
            </w:r>
          </w:p>
        </w:tc>
      </w:tr>
      <w:tr w:rsidR="00A36BDA" w:rsidRPr="00C032F4" w14:paraId="081F21A1" w14:textId="77777777" w:rsidTr="008F2C7B">
        <w:trPr>
          <w:trHeight w:val="216"/>
        </w:trPr>
        <w:tc>
          <w:tcPr>
            <w:tcW w:w="9355" w:type="dxa"/>
          </w:tcPr>
          <w:p w14:paraId="33456421" w14:textId="0E73CAFB" w:rsidR="00A36BDA" w:rsidRPr="00FD1AE1" w:rsidRDefault="00A36BDA" w:rsidP="00A36BDA">
            <w:pPr>
              <w:pStyle w:val="NoSpacing"/>
            </w:pPr>
            <w:proofErr w:type="spellStart"/>
            <w:r w:rsidRPr="00FD1AE1">
              <w:t>DomesticViolenceVictim</w:t>
            </w:r>
            <w:proofErr w:type="spellEnd"/>
          </w:p>
        </w:tc>
      </w:tr>
      <w:tr w:rsidR="00A36BDA" w:rsidRPr="00C032F4" w14:paraId="21FB9366" w14:textId="77777777" w:rsidTr="008F2C7B">
        <w:trPr>
          <w:trHeight w:val="216"/>
        </w:trPr>
        <w:tc>
          <w:tcPr>
            <w:tcW w:w="9355" w:type="dxa"/>
          </w:tcPr>
          <w:p w14:paraId="7FB01AA8" w14:textId="0B3EA5B3" w:rsidR="00A36BDA" w:rsidRPr="00FD1AE1" w:rsidRDefault="00A36BDA" w:rsidP="00A36BDA">
            <w:pPr>
              <w:pStyle w:val="NoSpacing"/>
            </w:pPr>
            <w:proofErr w:type="spellStart"/>
            <w:r w:rsidRPr="00FD1AE1">
              <w:t>CurrentlyFleeing</w:t>
            </w:r>
            <w:proofErr w:type="spellEnd"/>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proofErr w:type="spellStart"/>
            <w:r>
              <w:rPr>
                <w:rFonts w:cstheme="minorHAnsi"/>
                <w:b/>
                <w:color w:val="FFFFFF" w:themeColor="background1"/>
              </w:rPr>
              <w:t>tlsa</w:t>
            </w:r>
            <w:r w:rsidR="00930A57">
              <w:rPr>
                <w:rFonts w:cstheme="minorHAnsi"/>
                <w:b/>
                <w:color w:val="FFFFFF" w:themeColor="background1"/>
              </w:rPr>
              <w:t>_Exit</w:t>
            </w:r>
            <w:proofErr w:type="spellEnd"/>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proofErr w:type="spellStart"/>
            <w:r w:rsidRPr="005F4836">
              <w:rPr>
                <w:b/>
              </w:rPr>
              <w:t>HHVet</w:t>
            </w:r>
            <w:proofErr w:type="spellEnd"/>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proofErr w:type="spellStart"/>
            <w:r w:rsidRPr="005F4836">
              <w:rPr>
                <w:b/>
              </w:rPr>
              <w:t>HHDisability</w:t>
            </w:r>
            <w:proofErr w:type="spellEnd"/>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proofErr w:type="spellStart"/>
            <w:r w:rsidRPr="005F4836">
              <w:rPr>
                <w:b/>
              </w:rPr>
              <w:t>HHFleeingDV</w:t>
            </w:r>
            <w:proofErr w:type="spellEnd"/>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proofErr w:type="spellStart"/>
            <w:r w:rsidRPr="005F4836">
              <w:rPr>
                <w:b/>
              </w:rPr>
              <w:t>HHAdultAge</w:t>
            </w:r>
            <w:proofErr w:type="spellEnd"/>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proofErr w:type="spellStart"/>
            <w:r w:rsidRPr="005F4836">
              <w:rPr>
                <w:b/>
              </w:rPr>
              <w:t>HHParent</w:t>
            </w:r>
            <w:proofErr w:type="spellEnd"/>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proofErr w:type="spellStart"/>
      <w:r w:rsidRPr="00AB2970">
        <w:t>HHVet</w:t>
      </w:r>
      <w:proofErr w:type="spellEnd"/>
    </w:p>
    <w:p w14:paraId="042FC777" w14:textId="0797B798"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HHVet</w:t>
      </w:r>
      <w:proofErr w:type="spellEnd"/>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has a </w:t>
      </w:r>
      <w:proofErr w:type="spellStart"/>
      <w:r w:rsidR="00452AA4" w:rsidRPr="00655B0F">
        <w:rPr>
          <w:i/>
        </w:rPr>
        <w:t>Veteran</w:t>
      </w:r>
      <w:r w:rsidR="0018056C" w:rsidRPr="00903C32">
        <w:rPr>
          <w:i/>
        </w:rPr>
        <w:t>Stat</w:t>
      </w:r>
      <w:r w:rsidR="00452AA4" w:rsidRPr="00655B0F">
        <w:rPr>
          <w:i/>
        </w:rPr>
        <w:t>us</w:t>
      </w:r>
      <w:proofErr w:type="spellEnd"/>
      <w:r w:rsidR="00452AA4" w:rsidRPr="00655B0F">
        <w:rPr>
          <w:i/>
        </w:rPr>
        <w:t xml:space="preserve">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AB4DA6" w:rsidRPr="00655B0F">
        <w:rPr>
          <w:b/>
        </w:rPr>
        <w:t>HHVet</w:t>
      </w:r>
      <w:proofErr w:type="spellEnd"/>
      <w:r w:rsidRPr="00A6067F">
        <w:rPr>
          <w:rFonts w:eastAsia="Times New Roman" w:cstheme="minorHAnsi"/>
          <w:szCs w:val="20"/>
        </w:rPr>
        <w:t xml:space="preserve"> = 0.</w:t>
      </w:r>
    </w:p>
    <w:p w14:paraId="3803CC97" w14:textId="583D76D2" w:rsidR="00452AA4" w:rsidRPr="00AB2970" w:rsidRDefault="002E318E" w:rsidP="0088191A">
      <w:pPr>
        <w:pStyle w:val="Heading4"/>
      </w:pPr>
      <w:proofErr w:type="spellStart"/>
      <w:r w:rsidRPr="00AB2970">
        <w:t>HHDisability</w:t>
      </w:r>
      <w:proofErr w:type="spellEnd"/>
    </w:p>
    <w:p w14:paraId="04CC84B7" w14:textId="3D017818"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2E318E" w:rsidRPr="00655B0F">
        <w:rPr>
          <w:b/>
        </w:rPr>
        <w:t>HHDisability</w:t>
      </w:r>
      <w:proofErr w:type="spellEnd"/>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has a </w:t>
      </w:r>
      <w:r w:rsidRPr="00655B0F">
        <w:rPr>
          <w:i/>
        </w:rPr>
        <w:t xml:space="preserve">DisablingCondition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proofErr w:type="spellStart"/>
      <w:r w:rsidR="002E318E" w:rsidRPr="00655B0F">
        <w:rPr>
          <w:b/>
        </w:rPr>
        <w:t>HHDisability</w:t>
      </w:r>
      <w:proofErr w:type="spellEnd"/>
      <w:r w:rsidRPr="00A6067F">
        <w:rPr>
          <w:rFonts w:eastAsia="Times New Roman" w:cstheme="minorHAnsi"/>
          <w:szCs w:val="20"/>
        </w:rPr>
        <w:t>= 0.</w:t>
      </w:r>
    </w:p>
    <w:p w14:paraId="350C1B60" w14:textId="6EE82E3B" w:rsidR="007D2093" w:rsidRPr="00AB2970" w:rsidRDefault="00AB4DA6" w:rsidP="0088191A">
      <w:pPr>
        <w:pStyle w:val="Heading4"/>
      </w:pPr>
      <w:proofErr w:type="spellStart"/>
      <w:r w:rsidRPr="00AB2970">
        <w:lastRenderedPageBreak/>
        <w:t>HHFleeingDV</w:t>
      </w:r>
      <w:proofErr w:type="spellEnd"/>
    </w:p>
    <w:p w14:paraId="2C8302E0" w14:textId="649EA36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HHFleeingDV</w:t>
      </w:r>
      <w:proofErr w:type="spellEnd"/>
      <w:r w:rsidRPr="00A6067F">
        <w:rPr>
          <w:rFonts w:eastAsia="Times New Roman" w:cstheme="minorHAnsi"/>
          <w:szCs w:val="20"/>
        </w:rPr>
        <w:t xml:space="preserve"> = 1 if the HoH or any adult household member has a record </w:t>
      </w:r>
      <w:r w:rsidR="0053522A">
        <w:rPr>
          <w:rFonts w:eastAsia="Times New Roman" w:cstheme="minorHAnsi"/>
          <w:szCs w:val="20"/>
        </w:rPr>
        <w:t xml:space="preserve">associated with the enrollment </w:t>
      </w:r>
      <w:r w:rsidR="00276584">
        <w:rPr>
          <w:rFonts w:eastAsia="Times New Roman" w:cstheme="minorHAnsi"/>
          <w:szCs w:val="20"/>
        </w:rPr>
        <w:t xml:space="preserve">associated with the qualifying exit </w:t>
      </w:r>
      <w:r w:rsidRPr="00A6067F">
        <w:rPr>
          <w:rFonts w:eastAsia="Times New Roman" w:cstheme="minorHAnsi"/>
          <w:szCs w:val="20"/>
        </w:rPr>
        <w:t xml:space="preserve">where </w:t>
      </w:r>
      <w:proofErr w:type="spellStart"/>
      <w:r w:rsidRPr="00655B0F">
        <w:rPr>
          <w:i/>
        </w:rPr>
        <w:t>DomesticViolenceVictim</w:t>
      </w:r>
      <w:proofErr w:type="spellEnd"/>
      <w:r w:rsidRPr="00A6067F">
        <w:rPr>
          <w:rFonts w:eastAsia="Times New Roman" w:cstheme="minorHAnsi"/>
          <w:szCs w:val="20"/>
        </w:rPr>
        <w:t xml:space="preserve"> = 1 and </w:t>
      </w:r>
      <w:proofErr w:type="spellStart"/>
      <w:r w:rsidRPr="00655B0F">
        <w:rPr>
          <w:i/>
        </w:rPr>
        <w:t>CurrentlyFleeing</w:t>
      </w:r>
      <w:proofErr w:type="spellEnd"/>
      <w:r w:rsidRPr="00A6067F">
        <w:rPr>
          <w:rFonts w:eastAsia="Times New Roman" w:cstheme="minorHAnsi"/>
          <w:szCs w:val="20"/>
        </w:rPr>
        <w:t xml:space="preserve"> = 1</w:t>
      </w:r>
      <w:r w:rsidR="004873DC">
        <w:rPr>
          <w:rFonts w:eastAsia="Times New Roman" w:cstheme="minorHAnsi"/>
          <w:szCs w:val="20"/>
        </w:rPr>
        <w:t xml:space="preserve">. </w:t>
      </w:r>
      <w:r w:rsidRPr="00A6067F">
        <w:rPr>
          <w:rFonts w:eastAsia="Times New Roman" w:cstheme="minorHAnsi"/>
          <w:szCs w:val="20"/>
        </w:rPr>
        <w:t xml:space="preserve">Otherwise, set </w:t>
      </w:r>
      <w:proofErr w:type="spellStart"/>
      <w:r w:rsidR="00AB4DA6" w:rsidRPr="00655B0F">
        <w:rPr>
          <w:b/>
        </w:rPr>
        <w:t>HHFleeingDV</w:t>
      </w:r>
      <w:proofErr w:type="spellEnd"/>
      <w:r w:rsidRPr="00A6067F">
        <w:rPr>
          <w:rFonts w:eastAsia="Times New Roman" w:cstheme="minorHAnsi"/>
          <w:szCs w:val="20"/>
        </w:rPr>
        <w:t xml:space="preserve"> = 0 </w:t>
      </w:r>
    </w:p>
    <w:p w14:paraId="39120C6A" w14:textId="2D9D9D36" w:rsidR="007D2093" w:rsidRPr="00AB2970" w:rsidRDefault="0018056C" w:rsidP="0088191A">
      <w:pPr>
        <w:pStyle w:val="Heading4"/>
      </w:pPr>
      <w:proofErr w:type="spellStart"/>
      <w:r w:rsidRPr="00AB2970">
        <w:t>HoHRace</w:t>
      </w:r>
      <w:proofErr w:type="spellEnd"/>
    </w:p>
    <w:p w14:paraId="3F6E2936" w14:textId="68E44A97" w:rsidR="002F1B79" w:rsidRDefault="007D2093">
      <w:r w:rsidRPr="00A6067F">
        <w:rPr>
          <w:rFonts w:eastAsia="Times New Roman" w:cstheme="minorHAnsi"/>
          <w:szCs w:val="20"/>
        </w:rPr>
        <w:t xml:space="preserve">Crosswalk HMIS </w:t>
      </w:r>
      <w:r w:rsidRPr="00655B0F">
        <w:rPr>
          <w:i/>
        </w:rPr>
        <w:t>Race</w:t>
      </w:r>
      <w:r w:rsidRPr="00A6067F">
        <w:rPr>
          <w:rFonts w:eastAsia="Times New Roman" w:cstheme="minorHAnsi"/>
          <w:szCs w:val="20"/>
        </w:rPr>
        <w:t xml:space="preserve"> values for </w:t>
      </w:r>
      <w:r w:rsidR="00B74950" w:rsidRPr="00A6067F">
        <w:rPr>
          <w:rFonts w:eastAsia="Times New Roman" w:cstheme="minorHAnsi"/>
          <w:szCs w:val="20"/>
        </w:rPr>
        <w:t xml:space="preserve">the head of </w:t>
      </w:r>
      <w:r w:rsidRPr="00A6067F">
        <w:rPr>
          <w:rFonts w:eastAsia="Times New Roman" w:cstheme="minorHAnsi"/>
          <w:szCs w:val="20"/>
        </w:rPr>
        <w:t xml:space="preserve">household </w:t>
      </w:r>
      <w:r w:rsidR="00AB4DA6" w:rsidRPr="00A6067F">
        <w:rPr>
          <w:rFonts w:eastAsia="Times New Roman" w:cstheme="minorHAnsi"/>
          <w:szCs w:val="20"/>
        </w:rPr>
        <w:t xml:space="preserve">and set </w:t>
      </w:r>
      <w:proofErr w:type="spellStart"/>
      <w:r w:rsidR="00AB4DA6" w:rsidRPr="00655B0F">
        <w:rPr>
          <w:b/>
        </w:rPr>
        <w:t>HoHRace</w:t>
      </w:r>
      <w:proofErr w:type="spellEnd"/>
      <w:r w:rsidR="00AB4DA6" w:rsidRPr="00A6067F">
        <w:rPr>
          <w:rFonts w:eastAsia="Times New Roman" w:cstheme="minorHAnsi"/>
          <w:szCs w:val="20"/>
        </w:rPr>
        <w:t xml:space="preserve"> to the first LSA value in the table below</w:t>
      </w:r>
      <w:r w:rsidRPr="00A6067F">
        <w:rPr>
          <w:rFonts w:eastAsia="Times New Roman" w:cstheme="minorHAnsi"/>
          <w:szCs w:val="20"/>
        </w:rPr>
        <w:t>:</w:t>
      </w:r>
    </w:p>
    <w:tbl>
      <w:tblPr>
        <w:tblStyle w:val="Style11"/>
        <w:tblW w:w="5099" w:type="pct"/>
        <w:tblLook w:val="0420" w:firstRow="1" w:lastRow="0" w:firstColumn="0" w:lastColumn="0" w:noHBand="0" w:noVBand="1"/>
      </w:tblPr>
      <w:tblGrid>
        <w:gridCol w:w="984"/>
        <w:gridCol w:w="4043"/>
        <w:gridCol w:w="1232"/>
        <w:gridCol w:w="3276"/>
      </w:tblGrid>
      <w:tr w:rsidR="007D2093" w:rsidRPr="00107D01" w14:paraId="0293E77F"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tcW w:w="516" w:type="pct"/>
          </w:tcPr>
          <w:p w14:paraId="4C8B763F" w14:textId="0F295352" w:rsidR="007D2093" w:rsidRPr="008743AE" w:rsidRDefault="007D2093" w:rsidP="00F6016E">
            <w:pPr>
              <w:spacing w:before="0" w:after="0"/>
              <w:rPr>
                <w:rFonts w:cstheme="minorHAnsi"/>
              </w:rPr>
            </w:pPr>
            <w:r w:rsidRPr="008743AE">
              <w:rPr>
                <w:rFonts w:cstheme="minorHAnsi"/>
              </w:rPr>
              <w:t>Priority</w:t>
            </w:r>
          </w:p>
        </w:tc>
        <w:tc>
          <w:tcPr>
            <w:tcW w:w="2120" w:type="pct"/>
          </w:tcPr>
          <w:p w14:paraId="1D443A90" w14:textId="5D12A0A9" w:rsidR="007D2093" w:rsidRPr="008743AE" w:rsidRDefault="007D2093" w:rsidP="00F6016E">
            <w:pPr>
              <w:spacing w:before="0" w:after="0"/>
              <w:rPr>
                <w:rFonts w:cstheme="minorHAnsi"/>
              </w:rPr>
            </w:pPr>
            <w:r w:rsidRPr="008743AE">
              <w:rPr>
                <w:rFonts w:cstheme="minorHAnsi"/>
              </w:rPr>
              <w:t xml:space="preserve">HMIS </w:t>
            </w:r>
            <w:r w:rsidR="00AB4DA6" w:rsidRPr="008743AE">
              <w:rPr>
                <w:rFonts w:cstheme="minorHAnsi"/>
              </w:rPr>
              <w:t>Race Values</w:t>
            </w:r>
          </w:p>
        </w:tc>
        <w:tc>
          <w:tcPr>
            <w:tcW w:w="646" w:type="pct"/>
          </w:tcPr>
          <w:p w14:paraId="5D875A76" w14:textId="77777777" w:rsidR="007D2093" w:rsidRPr="00107D01" w:rsidRDefault="007D2093" w:rsidP="00F6016E">
            <w:pPr>
              <w:spacing w:before="0" w:after="0"/>
              <w:rPr>
                <w:rFonts w:ascii="Open Sans" w:hAnsi="Open Sans" w:cs="Open Sans"/>
                <w:b w:val="0"/>
                <w:bCs w:val="0"/>
              </w:rPr>
            </w:pPr>
            <w:r w:rsidRPr="00655B0F">
              <w:t>LSA</w:t>
            </w:r>
            <w:r w:rsidRPr="00A6067F">
              <w:rPr>
                <w:rFonts w:cstheme="minorHAnsi"/>
                <w:b w:val="0"/>
                <w:bCs w:val="0"/>
              </w:rPr>
              <w:t xml:space="preserve"> </w:t>
            </w:r>
            <w:r w:rsidRPr="00655B0F">
              <w:t>Value</w:t>
            </w:r>
          </w:p>
        </w:tc>
        <w:tc>
          <w:tcPr>
            <w:tcW w:w="1718" w:type="pct"/>
          </w:tcPr>
          <w:p w14:paraId="2CA64AE4" w14:textId="77777777" w:rsidR="007D2093" w:rsidRPr="008743AE" w:rsidRDefault="007D2093" w:rsidP="00F6016E">
            <w:pPr>
              <w:spacing w:before="0" w:after="0"/>
              <w:rPr>
                <w:rFonts w:cstheme="minorHAnsi"/>
              </w:rPr>
            </w:pPr>
            <w:r w:rsidRPr="008743AE">
              <w:rPr>
                <w:rFonts w:cstheme="minorHAnsi"/>
              </w:rPr>
              <w:t>LSA Category</w:t>
            </w:r>
          </w:p>
        </w:tc>
      </w:tr>
      <w:tr w:rsidR="007D2093" w:rsidRPr="00107D01" w14:paraId="743B3F18"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F249E5E" w14:textId="77777777" w:rsidR="007D2093" w:rsidRPr="00577A54" w:rsidRDefault="007D2093" w:rsidP="00F6016E">
            <w:pPr>
              <w:spacing w:before="0" w:after="0"/>
              <w:rPr>
                <w:rFonts w:cstheme="minorHAnsi"/>
              </w:rPr>
            </w:pPr>
            <w:r w:rsidRPr="00577A54">
              <w:rPr>
                <w:rFonts w:cstheme="minorHAnsi"/>
              </w:rPr>
              <w:t>1</w:t>
            </w:r>
          </w:p>
        </w:tc>
        <w:tc>
          <w:tcPr>
            <w:tcW w:w="2120" w:type="pct"/>
          </w:tcPr>
          <w:p w14:paraId="367EDE40" w14:textId="77777777" w:rsidR="007D2093" w:rsidRPr="00107D01" w:rsidRDefault="007D2093" w:rsidP="00F6016E">
            <w:pPr>
              <w:spacing w:before="0" w:after="0"/>
              <w:rPr>
                <w:rFonts w:ascii="Open Sans" w:hAnsi="Open Sans" w:cs="Open Sans"/>
              </w:rPr>
            </w:pPr>
            <w:r w:rsidRPr="00655B0F">
              <w:rPr>
                <w:i/>
              </w:rPr>
              <w:t xml:space="preserve">Client </w:t>
            </w:r>
            <w:proofErr w:type="gramStart"/>
            <w:r w:rsidRPr="00655B0F">
              <w:rPr>
                <w:i/>
              </w:rPr>
              <w:t>doesn’t</w:t>
            </w:r>
            <w:proofErr w:type="gramEnd"/>
            <w:r w:rsidRPr="00655B0F">
              <w:rPr>
                <w:i/>
              </w:rPr>
              <w:t xml:space="preserve"> know</w:t>
            </w:r>
            <w:r w:rsidRPr="00A6067F">
              <w:rPr>
                <w:rFonts w:cstheme="minorHAnsi"/>
              </w:rPr>
              <w:t xml:space="preserve"> (8) or </w:t>
            </w:r>
            <w:r w:rsidRPr="00655B0F">
              <w:rPr>
                <w:i/>
              </w:rPr>
              <w:t>Client refused</w:t>
            </w:r>
            <w:r w:rsidRPr="00A6067F">
              <w:rPr>
                <w:rFonts w:cstheme="minorHAnsi"/>
              </w:rPr>
              <w:t xml:space="preserve"> (9)</w:t>
            </w:r>
          </w:p>
        </w:tc>
        <w:tc>
          <w:tcPr>
            <w:tcW w:w="646" w:type="pct"/>
          </w:tcPr>
          <w:p w14:paraId="3C210688" w14:textId="77777777" w:rsidR="007D2093" w:rsidRPr="00577A54" w:rsidRDefault="007D2093" w:rsidP="00F6016E">
            <w:pPr>
              <w:spacing w:before="0" w:after="0"/>
              <w:rPr>
                <w:rFonts w:cstheme="minorHAnsi"/>
              </w:rPr>
            </w:pPr>
            <w:r w:rsidRPr="00577A54">
              <w:rPr>
                <w:rFonts w:cstheme="minorHAnsi"/>
              </w:rPr>
              <w:t>98</w:t>
            </w:r>
          </w:p>
        </w:tc>
        <w:tc>
          <w:tcPr>
            <w:tcW w:w="1718" w:type="pct"/>
          </w:tcPr>
          <w:p w14:paraId="5A045B9B" w14:textId="77777777" w:rsidR="007D2093" w:rsidRPr="00577A54" w:rsidRDefault="007D2093" w:rsidP="00F6016E">
            <w:pPr>
              <w:spacing w:before="0" w:after="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78C327E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1FF06A3E" w14:textId="77777777" w:rsidR="007D2093" w:rsidRPr="00577A54" w:rsidRDefault="007D2093" w:rsidP="00F6016E">
            <w:pPr>
              <w:spacing w:before="0" w:after="0"/>
              <w:rPr>
                <w:rFonts w:cstheme="minorHAnsi"/>
              </w:rPr>
            </w:pPr>
            <w:r w:rsidRPr="00577A54">
              <w:rPr>
                <w:rFonts w:cstheme="minorHAnsi"/>
              </w:rPr>
              <w:t>2</w:t>
            </w:r>
          </w:p>
        </w:tc>
        <w:tc>
          <w:tcPr>
            <w:tcW w:w="2120" w:type="pct"/>
          </w:tcPr>
          <w:p w14:paraId="5D5056D8" w14:textId="055E26A7" w:rsidR="007D2093" w:rsidRPr="00107D01" w:rsidRDefault="007D2093" w:rsidP="00F6016E">
            <w:pPr>
              <w:spacing w:before="0" w:after="0"/>
              <w:rPr>
                <w:rFonts w:ascii="Open Sans" w:hAnsi="Open Sans" w:cs="Open Sans"/>
              </w:rPr>
            </w:pPr>
            <w:r w:rsidRPr="00655B0F">
              <w:rPr>
                <w:i/>
              </w:rPr>
              <w:t>Data not collected</w:t>
            </w:r>
            <w:r w:rsidRPr="00A6067F">
              <w:rPr>
                <w:rFonts w:cstheme="minorHAnsi"/>
              </w:rPr>
              <w:t xml:space="preserve"> (99) or </w:t>
            </w:r>
            <w:r w:rsidR="00AB4DA6" w:rsidRPr="00A6067F">
              <w:rPr>
                <w:rFonts w:cstheme="minorHAnsi"/>
              </w:rPr>
              <w:t>no race selected</w:t>
            </w:r>
          </w:p>
        </w:tc>
        <w:tc>
          <w:tcPr>
            <w:tcW w:w="646" w:type="pct"/>
          </w:tcPr>
          <w:p w14:paraId="6E20813F" w14:textId="77777777" w:rsidR="007D2093" w:rsidRPr="00577A54" w:rsidRDefault="007D2093" w:rsidP="00F6016E">
            <w:pPr>
              <w:spacing w:before="0" w:after="0"/>
              <w:rPr>
                <w:rFonts w:cstheme="minorHAnsi"/>
              </w:rPr>
            </w:pPr>
            <w:r w:rsidRPr="00577A54">
              <w:rPr>
                <w:rFonts w:cstheme="minorHAnsi"/>
              </w:rPr>
              <w:t>99</w:t>
            </w:r>
          </w:p>
        </w:tc>
        <w:tc>
          <w:tcPr>
            <w:tcW w:w="1718" w:type="pct"/>
          </w:tcPr>
          <w:p w14:paraId="700B337D" w14:textId="77777777" w:rsidR="007D2093" w:rsidRPr="00577A54" w:rsidRDefault="007D2093" w:rsidP="00F6016E">
            <w:pPr>
              <w:spacing w:before="0" w:after="0"/>
              <w:rPr>
                <w:rFonts w:cstheme="minorHAnsi"/>
              </w:rPr>
            </w:pPr>
            <w:r w:rsidRPr="00577A54">
              <w:rPr>
                <w:rFonts w:cstheme="minorHAnsi"/>
              </w:rPr>
              <w:t>Missing/invalid</w:t>
            </w:r>
          </w:p>
        </w:tc>
      </w:tr>
      <w:tr w:rsidR="007D2093" w:rsidRPr="00107D01" w14:paraId="7CC0731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71E000D2" w14:textId="77777777" w:rsidR="007D2093" w:rsidRPr="00577A54" w:rsidRDefault="007D2093" w:rsidP="00F6016E">
            <w:pPr>
              <w:spacing w:before="0" w:after="0"/>
              <w:rPr>
                <w:rFonts w:cstheme="minorHAnsi"/>
              </w:rPr>
            </w:pPr>
            <w:r w:rsidRPr="00577A54">
              <w:rPr>
                <w:rFonts w:cstheme="minorHAnsi"/>
              </w:rPr>
              <w:t>3</w:t>
            </w:r>
          </w:p>
        </w:tc>
        <w:tc>
          <w:tcPr>
            <w:tcW w:w="2120" w:type="pct"/>
          </w:tcPr>
          <w:p w14:paraId="398C6203" w14:textId="1037EE0F" w:rsidR="007D2093" w:rsidRPr="00107D01" w:rsidRDefault="007D2093" w:rsidP="00F6016E">
            <w:pPr>
              <w:spacing w:before="0" w:after="0"/>
              <w:rPr>
                <w:rFonts w:ascii="Open Sans" w:hAnsi="Open Sans" w:cs="Open Sans"/>
              </w:rPr>
            </w:pPr>
            <w:r w:rsidRPr="00A6067F">
              <w:rPr>
                <w:rFonts w:cstheme="minorHAnsi"/>
              </w:rPr>
              <w:t xml:space="preserve">Two or more </w:t>
            </w:r>
            <w:r w:rsidRPr="00655B0F">
              <w:rPr>
                <w:i/>
              </w:rPr>
              <w:t>Race</w:t>
            </w:r>
            <w:r w:rsidRPr="00A6067F">
              <w:rPr>
                <w:rFonts w:cstheme="minorHAnsi"/>
              </w:rPr>
              <w:t xml:space="preserve"> </w:t>
            </w:r>
            <w:r w:rsidR="004908D9" w:rsidRPr="00A6067F">
              <w:rPr>
                <w:rFonts w:cstheme="minorHAnsi"/>
              </w:rPr>
              <w:t xml:space="preserve">values </w:t>
            </w:r>
            <w:r w:rsidRPr="00A6067F">
              <w:rPr>
                <w:rFonts w:cstheme="minorHAnsi"/>
              </w:rPr>
              <w:t>selected</w:t>
            </w:r>
          </w:p>
        </w:tc>
        <w:tc>
          <w:tcPr>
            <w:tcW w:w="646" w:type="pct"/>
          </w:tcPr>
          <w:p w14:paraId="5998F251" w14:textId="77777777" w:rsidR="007D2093" w:rsidRPr="00577A54" w:rsidRDefault="007D2093" w:rsidP="00F6016E">
            <w:pPr>
              <w:spacing w:before="0" w:after="0"/>
              <w:rPr>
                <w:rFonts w:cstheme="minorHAnsi"/>
              </w:rPr>
            </w:pPr>
            <w:r w:rsidRPr="00577A54">
              <w:rPr>
                <w:rFonts w:cstheme="minorHAnsi"/>
              </w:rPr>
              <w:t>6</w:t>
            </w:r>
          </w:p>
        </w:tc>
        <w:tc>
          <w:tcPr>
            <w:tcW w:w="1718" w:type="pct"/>
          </w:tcPr>
          <w:p w14:paraId="5B94F679" w14:textId="77777777" w:rsidR="007D2093" w:rsidRPr="00577A54" w:rsidRDefault="007D2093" w:rsidP="00F6016E">
            <w:pPr>
              <w:spacing w:before="0" w:after="0"/>
              <w:rPr>
                <w:rFonts w:cstheme="minorHAnsi"/>
              </w:rPr>
            </w:pPr>
            <w:r w:rsidRPr="00577A54">
              <w:rPr>
                <w:rFonts w:cstheme="minorHAnsi"/>
              </w:rPr>
              <w:t>Multiple Races</w:t>
            </w:r>
          </w:p>
        </w:tc>
      </w:tr>
      <w:tr w:rsidR="007D2093" w:rsidRPr="00107D01" w14:paraId="7753A747"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7E0D4D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5F527917" w14:textId="77777777"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&lt;&gt; 1 </w:t>
            </w:r>
          </w:p>
        </w:tc>
        <w:tc>
          <w:tcPr>
            <w:tcW w:w="646" w:type="pct"/>
          </w:tcPr>
          <w:p w14:paraId="79FC4131" w14:textId="77777777" w:rsidR="007D2093" w:rsidRPr="00577A54" w:rsidRDefault="007D2093" w:rsidP="00F6016E">
            <w:pPr>
              <w:spacing w:before="0" w:after="0"/>
              <w:rPr>
                <w:rFonts w:cstheme="minorHAnsi"/>
              </w:rPr>
            </w:pPr>
            <w:r w:rsidRPr="00577A54">
              <w:rPr>
                <w:rFonts w:cstheme="minorHAnsi"/>
              </w:rPr>
              <w:t>0</w:t>
            </w:r>
          </w:p>
        </w:tc>
        <w:tc>
          <w:tcPr>
            <w:tcW w:w="1718" w:type="pct"/>
          </w:tcPr>
          <w:p w14:paraId="5D5DECD6" w14:textId="77777777" w:rsidR="007D2093" w:rsidRPr="00577A54" w:rsidRDefault="007D2093" w:rsidP="00F6016E">
            <w:pPr>
              <w:spacing w:before="0" w:after="0"/>
              <w:rPr>
                <w:rFonts w:cstheme="minorHAnsi"/>
              </w:rPr>
            </w:pPr>
            <w:r w:rsidRPr="00577A54">
              <w:rPr>
                <w:rFonts w:cstheme="minorHAnsi"/>
              </w:rPr>
              <w:t>White, non-Hispanic/Latino</w:t>
            </w:r>
          </w:p>
        </w:tc>
      </w:tr>
      <w:tr w:rsidR="007D2093" w:rsidRPr="00107D01" w14:paraId="6625263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5F45515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14D7A74" w14:textId="4CB4785C" w:rsidR="007D2093" w:rsidRPr="00107D01" w:rsidRDefault="007D2093" w:rsidP="00F6016E">
            <w:pPr>
              <w:spacing w:before="0" w:after="0"/>
              <w:rPr>
                <w:rFonts w:ascii="Open Sans" w:hAnsi="Open Sans" w:cs="Open Sans"/>
              </w:rPr>
            </w:pPr>
            <w:r w:rsidRPr="00655B0F">
              <w:rPr>
                <w:i/>
              </w:rPr>
              <w:t>White</w:t>
            </w:r>
            <w:r w:rsidRPr="00A6067F">
              <w:rPr>
                <w:rFonts w:cstheme="minorHAnsi"/>
              </w:rPr>
              <w:t xml:space="preserve"> (5) is the only race selected and Ethnicity = 1 (Hispanic/Latino)</w:t>
            </w:r>
          </w:p>
        </w:tc>
        <w:tc>
          <w:tcPr>
            <w:tcW w:w="646" w:type="pct"/>
          </w:tcPr>
          <w:p w14:paraId="145F6872" w14:textId="77777777" w:rsidR="007D2093" w:rsidRPr="00577A54" w:rsidRDefault="007D2093" w:rsidP="00F6016E">
            <w:pPr>
              <w:spacing w:before="0" w:after="0"/>
              <w:rPr>
                <w:rFonts w:cstheme="minorHAnsi"/>
              </w:rPr>
            </w:pPr>
            <w:r w:rsidRPr="00577A54">
              <w:rPr>
                <w:rFonts w:cstheme="minorHAnsi"/>
              </w:rPr>
              <w:t>1</w:t>
            </w:r>
          </w:p>
        </w:tc>
        <w:tc>
          <w:tcPr>
            <w:tcW w:w="1718" w:type="pct"/>
          </w:tcPr>
          <w:p w14:paraId="2B3688A7" w14:textId="77777777" w:rsidR="007D2093" w:rsidRPr="00577A54" w:rsidRDefault="007D2093" w:rsidP="00F6016E">
            <w:pPr>
              <w:spacing w:before="0" w:after="0"/>
              <w:rPr>
                <w:rFonts w:cstheme="minorHAnsi"/>
              </w:rPr>
            </w:pPr>
            <w:r w:rsidRPr="00577A54">
              <w:rPr>
                <w:rFonts w:cstheme="minorHAnsi"/>
              </w:rPr>
              <w:t>White, Hispanic/Latino</w:t>
            </w:r>
          </w:p>
        </w:tc>
      </w:tr>
      <w:tr w:rsidR="007D2093" w:rsidRPr="00107D01" w14:paraId="786123C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3A386011"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CA3801" w14:textId="77777777" w:rsidR="007D2093" w:rsidRPr="00107D01" w:rsidRDefault="007D2093" w:rsidP="00F6016E">
            <w:pPr>
              <w:spacing w:before="0" w:after="0"/>
              <w:rPr>
                <w:rFonts w:ascii="Open Sans" w:hAnsi="Open Sans" w:cs="Open Sans"/>
                <w:i/>
              </w:rPr>
            </w:pPr>
            <w:r w:rsidRPr="00655B0F">
              <w:rPr>
                <w:i/>
              </w:rPr>
              <w:t>Black or African American</w:t>
            </w:r>
            <w:r w:rsidRPr="00A6067F">
              <w:rPr>
                <w:rFonts w:cstheme="minorHAnsi"/>
              </w:rPr>
              <w:t xml:space="preserve"> (3) is the only race selected</w:t>
            </w:r>
          </w:p>
        </w:tc>
        <w:tc>
          <w:tcPr>
            <w:tcW w:w="646" w:type="pct"/>
          </w:tcPr>
          <w:p w14:paraId="2BD3514F" w14:textId="77777777" w:rsidR="007D2093" w:rsidRPr="00577A54" w:rsidRDefault="007D2093" w:rsidP="00F6016E">
            <w:pPr>
              <w:spacing w:before="0" w:after="0"/>
              <w:rPr>
                <w:rFonts w:cstheme="minorHAnsi"/>
              </w:rPr>
            </w:pPr>
            <w:r w:rsidRPr="00577A54">
              <w:rPr>
                <w:rFonts w:cstheme="minorHAnsi"/>
              </w:rPr>
              <w:t>2</w:t>
            </w:r>
          </w:p>
        </w:tc>
        <w:tc>
          <w:tcPr>
            <w:tcW w:w="1718" w:type="pct"/>
          </w:tcPr>
          <w:p w14:paraId="64E32075" w14:textId="77777777" w:rsidR="007D2093" w:rsidRPr="00577A54" w:rsidRDefault="007D2093" w:rsidP="00F6016E">
            <w:pPr>
              <w:spacing w:before="0" w:after="0"/>
              <w:rPr>
                <w:rFonts w:cstheme="minorHAnsi"/>
              </w:rPr>
            </w:pPr>
            <w:r w:rsidRPr="00577A54">
              <w:rPr>
                <w:rFonts w:cstheme="minorHAnsi"/>
              </w:rPr>
              <w:t xml:space="preserve">Black or African American </w:t>
            </w:r>
          </w:p>
        </w:tc>
      </w:tr>
      <w:tr w:rsidR="007D2093" w:rsidRPr="00107D01" w14:paraId="1EDC50C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41A5C1F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0F0ED735" w14:textId="77777777" w:rsidR="007D2093" w:rsidRPr="00107D01" w:rsidRDefault="007D2093" w:rsidP="00F6016E">
            <w:pPr>
              <w:spacing w:before="0" w:after="0"/>
              <w:rPr>
                <w:rFonts w:ascii="Open Sans" w:hAnsi="Open Sans" w:cs="Open Sans"/>
              </w:rPr>
            </w:pPr>
            <w:r w:rsidRPr="00655B0F">
              <w:rPr>
                <w:i/>
              </w:rPr>
              <w:t>Asian</w:t>
            </w:r>
            <w:r w:rsidRPr="00A6067F">
              <w:rPr>
                <w:rFonts w:cstheme="minorHAnsi"/>
              </w:rPr>
              <w:t xml:space="preserve"> (2) is the only race selected</w:t>
            </w:r>
          </w:p>
        </w:tc>
        <w:tc>
          <w:tcPr>
            <w:tcW w:w="646" w:type="pct"/>
          </w:tcPr>
          <w:p w14:paraId="4762C1C1" w14:textId="77777777" w:rsidR="007D2093" w:rsidRPr="00577A54" w:rsidRDefault="007D2093" w:rsidP="00F6016E">
            <w:pPr>
              <w:spacing w:before="0" w:after="0"/>
              <w:rPr>
                <w:rFonts w:cstheme="minorHAnsi"/>
              </w:rPr>
            </w:pPr>
            <w:r w:rsidRPr="00577A54">
              <w:rPr>
                <w:rFonts w:cstheme="minorHAnsi"/>
              </w:rPr>
              <w:t>3</w:t>
            </w:r>
          </w:p>
        </w:tc>
        <w:tc>
          <w:tcPr>
            <w:tcW w:w="1718" w:type="pct"/>
          </w:tcPr>
          <w:p w14:paraId="32AFD71D" w14:textId="77777777" w:rsidR="007D2093" w:rsidRPr="00577A54" w:rsidRDefault="007D2093" w:rsidP="00F6016E">
            <w:pPr>
              <w:spacing w:before="0" w:after="0"/>
              <w:rPr>
                <w:rFonts w:cstheme="minorHAnsi"/>
              </w:rPr>
            </w:pPr>
            <w:r w:rsidRPr="00577A54">
              <w:rPr>
                <w:rFonts w:cstheme="minorHAnsi"/>
              </w:rPr>
              <w:t xml:space="preserve">Asian </w:t>
            </w:r>
          </w:p>
        </w:tc>
      </w:tr>
      <w:tr w:rsidR="007D2093" w:rsidRPr="00107D01" w14:paraId="695BD9A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tcW w:w="516" w:type="pct"/>
          </w:tcPr>
          <w:p w14:paraId="051287BB"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32EDCA54" w14:textId="77777777" w:rsidR="007D2093" w:rsidRPr="00107D01" w:rsidRDefault="007D2093" w:rsidP="00F6016E">
            <w:pPr>
              <w:spacing w:before="0" w:after="0"/>
              <w:rPr>
                <w:rFonts w:ascii="Open Sans" w:hAnsi="Open Sans" w:cs="Open Sans"/>
              </w:rPr>
            </w:pPr>
            <w:r w:rsidRPr="00655B0F">
              <w:rPr>
                <w:i/>
              </w:rPr>
              <w:t>American Indian or Alaska Native</w:t>
            </w:r>
            <w:r w:rsidRPr="00A6067F">
              <w:rPr>
                <w:rFonts w:cstheme="minorHAnsi"/>
              </w:rPr>
              <w:t xml:space="preserve"> (1) is the only race selected </w:t>
            </w:r>
          </w:p>
        </w:tc>
        <w:tc>
          <w:tcPr>
            <w:tcW w:w="646" w:type="pct"/>
          </w:tcPr>
          <w:p w14:paraId="6777D799" w14:textId="77777777" w:rsidR="007D2093" w:rsidRPr="00577A54" w:rsidRDefault="007D2093" w:rsidP="00F6016E">
            <w:pPr>
              <w:spacing w:before="0" w:after="0"/>
              <w:rPr>
                <w:rFonts w:cstheme="minorHAnsi"/>
              </w:rPr>
            </w:pPr>
            <w:r w:rsidRPr="00577A54">
              <w:rPr>
                <w:rFonts w:cstheme="minorHAnsi"/>
              </w:rPr>
              <w:t>4</w:t>
            </w:r>
          </w:p>
        </w:tc>
        <w:tc>
          <w:tcPr>
            <w:tcW w:w="1718" w:type="pct"/>
          </w:tcPr>
          <w:p w14:paraId="7B96F5AD" w14:textId="77777777" w:rsidR="007D2093" w:rsidRPr="00577A54" w:rsidRDefault="007D2093" w:rsidP="00F6016E">
            <w:pPr>
              <w:spacing w:before="0" w:after="0"/>
              <w:rPr>
                <w:rFonts w:cstheme="minorHAnsi"/>
              </w:rPr>
            </w:pPr>
            <w:r w:rsidRPr="00577A54">
              <w:rPr>
                <w:rFonts w:cstheme="minorHAnsi"/>
              </w:rPr>
              <w:t xml:space="preserve">American Indian or Alaska Native </w:t>
            </w:r>
          </w:p>
        </w:tc>
      </w:tr>
      <w:tr w:rsidR="007D2093" w:rsidRPr="00107D01" w14:paraId="1E18A3D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tcW w:w="516" w:type="pct"/>
          </w:tcPr>
          <w:p w14:paraId="03BA5DA6" w14:textId="77777777" w:rsidR="007D2093" w:rsidRPr="00577A54" w:rsidRDefault="007D2093" w:rsidP="00F6016E">
            <w:pPr>
              <w:spacing w:before="0" w:after="0"/>
              <w:rPr>
                <w:rFonts w:cstheme="minorHAnsi"/>
              </w:rPr>
            </w:pPr>
            <w:r w:rsidRPr="00577A54">
              <w:rPr>
                <w:rFonts w:cstheme="minorHAnsi"/>
              </w:rPr>
              <w:t>4</w:t>
            </w:r>
          </w:p>
        </w:tc>
        <w:tc>
          <w:tcPr>
            <w:tcW w:w="2120" w:type="pct"/>
          </w:tcPr>
          <w:p w14:paraId="1FA76BB2" w14:textId="77777777" w:rsidR="007D2093" w:rsidRPr="00107D01" w:rsidRDefault="007D2093" w:rsidP="00F6016E">
            <w:pPr>
              <w:spacing w:before="0" w:after="0"/>
              <w:rPr>
                <w:rFonts w:ascii="Open Sans" w:hAnsi="Open Sans" w:cs="Open Sans"/>
              </w:rPr>
            </w:pPr>
            <w:r w:rsidRPr="00655B0F">
              <w:rPr>
                <w:i/>
              </w:rPr>
              <w:t>Native Hawaiian or Other Pacific Islander</w:t>
            </w:r>
            <w:r w:rsidRPr="00A6067F">
              <w:rPr>
                <w:rFonts w:cstheme="minorHAnsi"/>
              </w:rPr>
              <w:t xml:space="preserve"> (4) is the only race selected</w:t>
            </w:r>
          </w:p>
        </w:tc>
        <w:tc>
          <w:tcPr>
            <w:tcW w:w="646" w:type="pct"/>
          </w:tcPr>
          <w:p w14:paraId="74DB3C97" w14:textId="77777777" w:rsidR="007D2093" w:rsidRPr="00577A54" w:rsidRDefault="007D2093" w:rsidP="00F6016E">
            <w:pPr>
              <w:spacing w:before="0" w:after="0"/>
              <w:rPr>
                <w:rFonts w:cstheme="minorHAnsi"/>
              </w:rPr>
            </w:pPr>
            <w:r w:rsidRPr="00577A54">
              <w:rPr>
                <w:rFonts w:cstheme="minorHAnsi"/>
              </w:rPr>
              <w:t>5</w:t>
            </w:r>
          </w:p>
        </w:tc>
        <w:tc>
          <w:tcPr>
            <w:tcW w:w="1718" w:type="pct"/>
          </w:tcPr>
          <w:p w14:paraId="19B05E26" w14:textId="77777777" w:rsidR="007D2093" w:rsidRPr="00577A54" w:rsidRDefault="007D2093" w:rsidP="00F6016E">
            <w:pPr>
              <w:spacing w:before="0" w:after="0"/>
              <w:rPr>
                <w:rFonts w:cstheme="minorHAnsi"/>
              </w:rPr>
            </w:pPr>
            <w:r w:rsidRPr="00577A54">
              <w:rPr>
                <w:rFonts w:cstheme="minorHAnsi"/>
              </w:rPr>
              <w:t>Native Hawaiian / Other Pacific Islander</w:t>
            </w:r>
          </w:p>
        </w:tc>
      </w:tr>
    </w:tbl>
    <w:p w14:paraId="3252F069" w14:textId="3F1E60F2" w:rsidR="007D2093" w:rsidRPr="00AB2970" w:rsidRDefault="0018056C" w:rsidP="0088191A">
      <w:pPr>
        <w:pStyle w:val="Heading4"/>
      </w:pPr>
      <w:proofErr w:type="spellStart"/>
      <w:r w:rsidRPr="00AB2970">
        <w:t>HoHEthnicity</w:t>
      </w:r>
      <w:proofErr w:type="spellEnd"/>
    </w:p>
    <w:p w14:paraId="32DDBC8B" w14:textId="77777777" w:rsidR="007D2093" w:rsidRPr="00A6067F" w:rsidRDefault="007D2093" w:rsidP="007D2093">
      <w:pPr>
        <w:rPr>
          <w:rFonts w:eastAsia="Times New Roman" w:cstheme="minorHAnsi"/>
          <w:szCs w:val="20"/>
        </w:rPr>
      </w:pPr>
      <w:r w:rsidRPr="00A6067F">
        <w:rPr>
          <w:rFonts w:eastAsia="Times New Roman" w:cstheme="minorHAnsi"/>
          <w:szCs w:val="20"/>
        </w:rPr>
        <w:t xml:space="preserve">Crosswalk HMIS </w:t>
      </w:r>
      <w:r w:rsidRPr="00655B0F">
        <w:rPr>
          <w:i/>
        </w:rPr>
        <w:t>Ethnicity</w:t>
      </w:r>
      <w:r w:rsidRPr="00A6067F">
        <w:rPr>
          <w:rFonts w:eastAsia="Times New Roman" w:cstheme="minorHAnsi"/>
          <w:szCs w:val="20"/>
        </w:rPr>
        <w:t xml:space="preserve"> values </w:t>
      </w:r>
      <w:r w:rsidR="00B74950" w:rsidRPr="00A6067F">
        <w:rPr>
          <w:rFonts w:eastAsia="Times New Roman" w:cstheme="minorHAnsi"/>
          <w:szCs w:val="20"/>
        </w:rPr>
        <w:t xml:space="preserve">for the head </w:t>
      </w:r>
      <w:r w:rsidRPr="00A6067F">
        <w:rPr>
          <w:rFonts w:eastAsia="Times New Roman" w:cstheme="minorHAnsi"/>
          <w:szCs w:val="20"/>
        </w:rPr>
        <w:t>of household as follows:</w:t>
      </w:r>
    </w:p>
    <w:tbl>
      <w:tblPr>
        <w:tblStyle w:val="Style11"/>
        <w:tblW w:w="9738" w:type="dxa"/>
        <w:tblLook w:val="04A0" w:firstRow="1" w:lastRow="0" w:firstColumn="1" w:lastColumn="0" w:noHBand="0" w:noVBand="1"/>
      </w:tblPr>
      <w:tblGrid>
        <w:gridCol w:w="1728"/>
        <w:gridCol w:w="3420"/>
        <w:gridCol w:w="1710"/>
        <w:gridCol w:w="2880"/>
      </w:tblGrid>
      <w:tr w:rsidR="007D2093" w:rsidRPr="00107D01" w14:paraId="2B4ACB22"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28" w:type="dxa"/>
          </w:tcPr>
          <w:p w14:paraId="7F96F683" w14:textId="77777777" w:rsidR="007D2093" w:rsidRPr="008743AE" w:rsidRDefault="007D2093" w:rsidP="00F6016E">
            <w:pPr>
              <w:spacing w:before="0" w:after="0"/>
              <w:rPr>
                <w:rFonts w:cstheme="minorHAnsi"/>
              </w:rPr>
            </w:pPr>
            <w:r w:rsidRPr="008743AE">
              <w:rPr>
                <w:rFonts w:cstheme="minorHAnsi"/>
              </w:rPr>
              <w:t>HMIS Value</w:t>
            </w:r>
          </w:p>
        </w:tc>
        <w:tc>
          <w:tcPr>
            <w:tcW w:w="3420" w:type="dxa"/>
          </w:tcPr>
          <w:p w14:paraId="5D7BED82"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Category</w:t>
            </w:r>
          </w:p>
        </w:tc>
        <w:tc>
          <w:tcPr>
            <w:tcW w:w="1710" w:type="dxa"/>
          </w:tcPr>
          <w:p w14:paraId="7653800C"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c>
          <w:tcPr>
            <w:tcW w:w="2880" w:type="dxa"/>
          </w:tcPr>
          <w:p w14:paraId="7C6434CE" w14:textId="77777777" w:rsidR="007D2093" w:rsidRPr="008743AE" w:rsidRDefault="007D2093"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LSA Category </w:t>
            </w:r>
          </w:p>
        </w:tc>
      </w:tr>
      <w:tr w:rsidR="007D2093" w:rsidRPr="00107D01" w14:paraId="61EBC24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6F5F9A69" w14:textId="77777777" w:rsidR="007D2093" w:rsidRPr="00577A54" w:rsidRDefault="007D2093" w:rsidP="00F6016E">
            <w:pPr>
              <w:spacing w:before="0" w:after="0"/>
              <w:rPr>
                <w:rFonts w:cstheme="minorHAnsi"/>
              </w:rPr>
            </w:pPr>
            <w:r w:rsidRPr="00577A54">
              <w:rPr>
                <w:rFonts w:cstheme="minorHAnsi"/>
              </w:rPr>
              <w:t>0</w:t>
            </w:r>
          </w:p>
        </w:tc>
        <w:tc>
          <w:tcPr>
            <w:tcW w:w="3420" w:type="dxa"/>
          </w:tcPr>
          <w:p w14:paraId="41B39DCA"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c>
          <w:tcPr>
            <w:tcW w:w="1710" w:type="dxa"/>
          </w:tcPr>
          <w:p w14:paraId="22B91ABD" w14:textId="190E6072" w:rsidR="007D2093" w:rsidRPr="00577A54" w:rsidRDefault="00BE347C"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0</w:t>
            </w:r>
          </w:p>
        </w:tc>
        <w:tc>
          <w:tcPr>
            <w:tcW w:w="2880" w:type="dxa"/>
          </w:tcPr>
          <w:p w14:paraId="32437BA9"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Non-Hispanic/Latino</w:t>
            </w:r>
          </w:p>
        </w:tc>
      </w:tr>
      <w:tr w:rsidR="007D2093" w:rsidRPr="00107D01" w14:paraId="4D047AE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2C8A2838" w14:textId="77777777" w:rsidR="007D2093" w:rsidRPr="00577A54" w:rsidRDefault="007D2093" w:rsidP="00F6016E">
            <w:pPr>
              <w:spacing w:before="0" w:after="0"/>
              <w:rPr>
                <w:rFonts w:cstheme="minorHAnsi"/>
              </w:rPr>
            </w:pPr>
            <w:r w:rsidRPr="00577A54">
              <w:rPr>
                <w:rFonts w:cstheme="minorHAnsi"/>
              </w:rPr>
              <w:t>1</w:t>
            </w:r>
          </w:p>
        </w:tc>
        <w:tc>
          <w:tcPr>
            <w:tcW w:w="3420" w:type="dxa"/>
          </w:tcPr>
          <w:p w14:paraId="4B35A5D0"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c>
          <w:tcPr>
            <w:tcW w:w="1710" w:type="dxa"/>
          </w:tcPr>
          <w:p w14:paraId="6427029D" w14:textId="5796A3DE" w:rsidR="007D2093" w:rsidRPr="00577A54" w:rsidRDefault="00BE347C"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c>
          <w:tcPr>
            <w:tcW w:w="2880" w:type="dxa"/>
          </w:tcPr>
          <w:p w14:paraId="479C2A02"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Hispanic/Latino</w:t>
            </w:r>
          </w:p>
        </w:tc>
      </w:tr>
      <w:tr w:rsidR="007D2093" w:rsidRPr="00107D01" w14:paraId="14AA274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3FEC94AA" w14:textId="77777777" w:rsidR="007D2093" w:rsidRPr="00577A54" w:rsidRDefault="007D2093" w:rsidP="00F6016E">
            <w:pPr>
              <w:spacing w:before="0" w:after="0"/>
              <w:rPr>
                <w:rFonts w:cstheme="minorHAnsi"/>
              </w:rPr>
            </w:pPr>
            <w:r w:rsidRPr="00577A54">
              <w:rPr>
                <w:rFonts w:cstheme="minorHAnsi"/>
              </w:rPr>
              <w:t>8</w:t>
            </w:r>
          </w:p>
        </w:tc>
        <w:tc>
          <w:tcPr>
            <w:tcW w:w="3420" w:type="dxa"/>
          </w:tcPr>
          <w:p w14:paraId="72100AE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w:t>
            </w:r>
          </w:p>
        </w:tc>
        <w:tc>
          <w:tcPr>
            <w:tcW w:w="1710" w:type="dxa"/>
          </w:tcPr>
          <w:p w14:paraId="6C80501C"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98</w:t>
            </w:r>
          </w:p>
        </w:tc>
        <w:tc>
          <w:tcPr>
            <w:tcW w:w="2880" w:type="dxa"/>
          </w:tcPr>
          <w:p w14:paraId="118E218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276B02E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5EB13E02" w14:textId="77777777" w:rsidR="007D2093" w:rsidRPr="00577A54" w:rsidRDefault="007D2093" w:rsidP="00F6016E">
            <w:pPr>
              <w:spacing w:before="0" w:after="0"/>
              <w:rPr>
                <w:rFonts w:cstheme="minorHAnsi"/>
              </w:rPr>
            </w:pPr>
            <w:r w:rsidRPr="00577A54">
              <w:rPr>
                <w:rFonts w:cstheme="minorHAnsi"/>
              </w:rPr>
              <w:t>9</w:t>
            </w:r>
          </w:p>
        </w:tc>
        <w:tc>
          <w:tcPr>
            <w:tcW w:w="3420" w:type="dxa"/>
          </w:tcPr>
          <w:p w14:paraId="50A4B88E"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Client refused</w:t>
            </w:r>
          </w:p>
        </w:tc>
        <w:tc>
          <w:tcPr>
            <w:tcW w:w="1710" w:type="dxa"/>
          </w:tcPr>
          <w:p w14:paraId="5A48F3A7"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98</w:t>
            </w:r>
          </w:p>
        </w:tc>
        <w:tc>
          <w:tcPr>
            <w:tcW w:w="2880" w:type="dxa"/>
          </w:tcPr>
          <w:p w14:paraId="3BB8463A" w14:textId="77777777" w:rsidR="007D2093" w:rsidRPr="00577A54" w:rsidRDefault="007D2093"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Client </w:t>
            </w:r>
            <w:proofErr w:type="gramStart"/>
            <w:r w:rsidRPr="00577A54">
              <w:rPr>
                <w:rFonts w:cstheme="minorHAnsi"/>
              </w:rPr>
              <w:t>doesn’t</w:t>
            </w:r>
            <w:proofErr w:type="gramEnd"/>
            <w:r w:rsidRPr="00577A54">
              <w:rPr>
                <w:rFonts w:cstheme="minorHAnsi"/>
              </w:rPr>
              <w:t xml:space="preserve"> know/refused</w:t>
            </w:r>
          </w:p>
        </w:tc>
      </w:tr>
      <w:tr w:rsidR="007D2093" w:rsidRPr="00107D01" w14:paraId="5EAE434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28" w:type="dxa"/>
          </w:tcPr>
          <w:p w14:paraId="4F5A231E" w14:textId="77777777" w:rsidR="007D2093" w:rsidRPr="00577A54" w:rsidRDefault="007D2093" w:rsidP="00F6016E">
            <w:pPr>
              <w:spacing w:before="0" w:after="0"/>
              <w:rPr>
                <w:rFonts w:cstheme="minorHAnsi"/>
              </w:rPr>
            </w:pPr>
            <w:r w:rsidRPr="00577A54">
              <w:rPr>
                <w:rFonts w:cstheme="minorHAnsi"/>
              </w:rPr>
              <w:t>(any other)</w:t>
            </w:r>
          </w:p>
        </w:tc>
        <w:tc>
          <w:tcPr>
            <w:tcW w:w="3420" w:type="dxa"/>
          </w:tcPr>
          <w:p w14:paraId="50020446" w14:textId="6BE201B5"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Any other, including </w:t>
            </w:r>
            <w:r w:rsidR="00143E83">
              <w:rPr>
                <w:rFonts w:cstheme="minorHAnsi"/>
              </w:rPr>
              <w:t>NULL</w:t>
            </w:r>
          </w:p>
        </w:tc>
        <w:tc>
          <w:tcPr>
            <w:tcW w:w="1710" w:type="dxa"/>
          </w:tcPr>
          <w:p w14:paraId="786ACB1E"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c>
          <w:tcPr>
            <w:tcW w:w="2880" w:type="dxa"/>
          </w:tcPr>
          <w:p w14:paraId="33FF27FF" w14:textId="77777777" w:rsidR="007D2093" w:rsidRPr="00577A54" w:rsidRDefault="007D2093"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Unknown</w:t>
            </w:r>
          </w:p>
        </w:tc>
      </w:tr>
    </w:tbl>
    <w:p w14:paraId="5E577B8A" w14:textId="4CDFD065" w:rsidR="007F6CD2" w:rsidRPr="00AB2970" w:rsidRDefault="00AB4DA6" w:rsidP="0088191A">
      <w:pPr>
        <w:pStyle w:val="Heading4"/>
      </w:pPr>
      <w:proofErr w:type="spellStart"/>
      <w:r w:rsidRPr="00AB2970">
        <w:t>HHAdultAge</w:t>
      </w:r>
      <w:proofErr w:type="spellEnd"/>
    </w:p>
    <w:p w14:paraId="5D2B564A" w14:textId="6F7DC536" w:rsidR="007F6CD2" w:rsidRDefault="007F6CD2" w:rsidP="007F6CD2">
      <w:pPr>
        <w:rPr>
          <w:rFonts w:eastAsia="Times New Roman" w:cstheme="minorHAnsi"/>
          <w:szCs w:val="20"/>
        </w:rPr>
      </w:pPr>
      <w:r w:rsidRPr="00A6067F">
        <w:rPr>
          <w:rFonts w:eastAsia="Times New Roman" w:cstheme="minorHAnsi"/>
          <w:szCs w:val="20"/>
        </w:rPr>
        <w:t xml:space="preserve">Set </w:t>
      </w:r>
      <w:proofErr w:type="spellStart"/>
      <w:r w:rsidR="00AB4DA6" w:rsidRPr="00655B0F">
        <w:rPr>
          <w:b/>
        </w:rPr>
        <w:t>HHAdultAge</w:t>
      </w:r>
      <w:proofErr w:type="spellEnd"/>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244518">
        <w:rPr>
          <w:rFonts w:eastAsia="Times New Roman" w:cstheme="minorHAnsi"/>
          <w:szCs w:val="20"/>
        </w:rPr>
        <w:t xml:space="preserve">as of the later of </w:t>
      </w:r>
      <w:r w:rsidR="00244518" w:rsidRPr="00542B67">
        <w:rPr>
          <w:rFonts w:eastAsia="Times New Roman" w:cstheme="minorHAnsi"/>
          <w:i/>
          <w:szCs w:val="20"/>
        </w:rPr>
        <w:t>EntryDate</w:t>
      </w:r>
      <w:r w:rsidR="00244518">
        <w:rPr>
          <w:rFonts w:eastAsia="Times New Roman" w:cstheme="minorHAnsi"/>
          <w:szCs w:val="20"/>
        </w:rPr>
        <w:t xml:space="preserve"> and </w:t>
      </w:r>
      <w:proofErr w:type="spellStart"/>
      <w:r w:rsidR="00244518" w:rsidRPr="00542B67">
        <w:rPr>
          <w:rFonts w:eastAsia="Times New Roman" w:cstheme="minorHAnsi"/>
          <w:szCs w:val="20"/>
          <w:u w:val="single"/>
        </w:rPr>
        <w:t>CohortStart</w:t>
      </w:r>
      <w:proofErr w:type="spellEnd"/>
      <w:r w:rsidR="00244518">
        <w:rPr>
          <w:rFonts w:eastAsia="Times New Roman" w:cstheme="minorHAnsi"/>
          <w:szCs w:val="20"/>
        </w:rPr>
        <w:t xml:space="preserve"> </w:t>
      </w:r>
      <w:r w:rsidR="0093091E">
        <w:rPr>
          <w:rFonts w:eastAsia="Times New Roman" w:cstheme="minorHAnsi"/>
          <w:szCs w:val="20"/>
        </w:rPr>
        <w:t xml:space="preserve">using 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(all other households)</w:t>
            </w:r>
          </w:p>
        </w:tc>
      </w:tr>
    </w:tbl>
    <w:p w14:paraId="1360E20D" w14:textId="3A07CA6A" w:rsidR="002C3A3B" w:rsidRPr="00AB2970" w:rsidRDefault="00AB4DA6" w:rsidP="0088191A">
      <w:pPr>
        <w:pStyle w:val="Heading4"/>
      </w:pPr>
      <w:proofErr w:type="spellStart"/>
      <w:r w:rsidRPr="00AB2970">
        <w:t>HHParent</w:t>
      </w:r>
      <w:proofErr w:type="spellEnd"/>
    </w:p>
    <w:p w14:paraId="06CCCB71" w14:textId="0E2AC58F"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proofErr w:type="spellStart"/>
      <w:r w:rsidR="00AB4DA6" w:rsidRPr="00577A54">
        <w:rPr>
          <w:rFonts w:eastAsia="Times New Roman" w:cstheme="minorHAnsi"/>
          <w:b/>
          <w:szCs w:val="20"/>
        </w:rPr>
        <w:t>HHParent</w:t>
      </w:r>
      <w:proofErr w:type="spellEnd"/>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34F616B4"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r w:rsidR="00AB4DA6" w:rsidRPr="00655B0F">
        <w:rPr>
          <w:b/>
        </w:rPr>
        <w:t>HHType</w:t>
      </w:r>
      <w:r w:rsidRPr="00A6067F">
        <w:rPr>
          <w:rFonts w:eastAsia="Times New Roman" w:cstheme="minorHAnsi"/>
          <w:szCs w:val="20"/>
        </w:rPr>
        <w:t xml:space="preserve"> = 2 (AC) and there are three or more household members 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485" w:name="_Toc37849803"/>
      <w:bookmarkStart w:id="1486" w:name="_Toc38030578"/>
      <w:r>
        <w:t xml:space="preserve">Set </w:t>
      </w:r>
      <w:r w:rsidR="001C6307">
        <w:t xml:space="preserve">System Engagement </w:t>
      </w:r>
      <w:r w:rsidR="00EB1AA1">
        <w:t>Stat</w:t>
      </w:r>
      <w:r w:rsidR="001C6307">
        <w:t>us</w:t>
      </w:r>
      <w:r w:rsidR="00EB1AA1">
        <w:t xml:space="preserve"> for Exit Cohort Households</w:t>
      </w:r>
      <w:bookmarkEnd w:id="1485"/>
      <w:bookmarkEnd w:id="1486"/>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722600" w:rsidRDefault="00722600"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722600" w:rsidRDefault="00722600"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65"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">
                <v:shape id="AutoShape 17" o:spid="_x0000_s1466"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67"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722600" w:rsidRDefault="00722600" w:rsidP="00D652A7">
                        <w:pPr>
                          <w:pStyle w:val="Style3"/>
                        </w:pPr>
                        <w:r>
                          <w:t>tlsa_Exit</w:t>
                        </w:r>
                      </w:p>
                    </w:txbxContent>
                  </v:textbox>
                </v:shape>
                <v:shape id="AutoShape 10" o:spid="_x0000_s1468"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722600" w:rsidRDefault="00722600"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A22E4D" w:rsidRPr="007327FC" w14:paraId="2B69A5A6" w14:textId="77777777" w:rsidTr="00EB0196">
        <w:trPr>
          <w:cantSplit/>
          <w:trHeight w:val="216"/>
        </w:trPr>
        <w:tc>
          <w:tcPr>
            <w:tcW w:w="9625" w:type="dxa"/>
            <w:shd w:val="clear" w:color="auto" w:fill="FDE9D9" w:themeFill="accent6" w:themeFillTint="33"/>
          </w:tcPr>
          <w:p w14:paraId="54967740" w14:textId="6055FFC9" w:rsidR="00A22E4D" w:rsidRPr="00FD11F6" w:rsidRDefault="00F90AAD" w:rsidP="00584131">
            <w:pPr>
              <w:pStyle w:val="NoSpacing"/>
              <w:rPr>
                <w:b/>
                <w:bCs/>
              </w:rPr>
            </w:pPr>
            <w:proofErr w:type="spellStart"/>
            <w:r>
              <w:rPr>
                <w:b/>
                <w:bCs/>
              </w:rPr>
              <w:t>tlsa</w:t>
            </w:r>
            <w:r w:rsidRPr="00323F4A">
              <w:rPr>
                <w:b/>
                <w:bCs/>
              </w:rPr>
              <w:t>_</w:t>
            </w:r>
            <w:r>
              <w:rPr>
                <w:b/>
                <w:bCs/>
              </w:rPr>
              <w:t>HHID</w:t>
            </w:r>
            <w:proofErr w:type="spellEnd"/>
          </w:p>
        </w:tc>
      </w:tr>
      <w:tr w:rsidR="00A22E4D" w:rsidRPr="00053715" w14:paraId="3C5B1356" w14:textId="77777777" w:rsidTr="00EB0196">
        <w:trPr>
          <w:cantSplit/>
          <w:trHeight w:val="216"/>
        </w:trPr>
        <w:tc>
          <w:tcPr>
            <w:tcW w:w="9625" w:type="dxa"/>
            <w:shd w:val="clear" w:color="auto" w:fill="auto"/>
          </w:tcPr>
          <w:p w14:paraId="0F048B27" w14:textId="77777777" w:rsidR="00A22E4D" w:rsidRPr="00FD11F6" w:rsidRDefault="00A22E4D" w:rsidP="00584131">
            <w:pPr>
              <w:pStyle w:val="NoSpacing"/>
            </w:pPr>
            <w:r w:rsidRPr="00FD11F6">
              <w:t>HoHID</w:t>
            </w:r>
          </w:p>
        </w:tc>
      </w:tr>
      <w:tr w:rsidR="00A22E4D" w:rsidRPr="00053715" w14:paraId="122EB4BF" w14:textId="77777777" w:rsidTr="00EB0196">
        <w:trPr>
          <w:cantSplit/>
          <w:trHeight w:val="216"/>
        </w:trPr>
        <w:tc>
          <w:tcPr>
            <w:tcW w:w="9625" w:type="dxa"/>
            <w:shd w:val="clear" w:color="auto" w:fill="auto"/>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EB0196">
        <w:trPr>
          <w:cantSplit/>
          <w:trHeight w:val="216"/>
        </w:trPr>
        <w:tc>
          <w:tcPr>
            <w:tcW w:w="9625" w:type="dxa"/>
            <w:shd w:val="clear" w:color="auto" w:fill="auto"/>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EB0196">
        <w:trPr>
          <w:cantSplit/>
          <w:trHeight w:val="216"/>
        </w:trPr>
        <w:tc>
          <w:tcPr>
            <w:tcW w:w="9625" w:type="dxa"/>
            <w:shd w:val="clear" w:color="auto" w:fill="auto"/>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EB0196">
        <w:trPr>
          <w:cantSplit/>
          <w:trHeight w:val="216"/>
        </w:trPr>
        <w:tc>
          <w:tcPr>
            <w:tcW w:w="9625" w:type="dxa"/>
            <w:shd w:val="clear" w:color="auto" w:fill="auto"/>
          </w:tcPr>
          <w:p w14:paraId="34035912" w14:textId="77777777" w:rsidR="00A22E4D" w:rsidRPr="00FD11F6" w:rsidRDefault="00A22E4D" w:rsidP="00584131">
            <w:pPr>
              <w:pStyle w:val="NoSpacing"/>
            </w:pPr>
            <w:r w:rsidRPr="00FD11F6">
              <w:t>EntryDate</w:t>
            </w:r>
          </w:p>
        </w:tc>
      </w:tr>
      <w:tr w:rsidR="00A22E4D" w:rsidRPr="00053715" w14:paraId="7A7E5DE0" w14:textId="77777777" w:rsidTr="00EB0196">
        <w:trPr>
          <w:cantSplit/>
          <w:trHeight w:val="216"/>
        </w:trPr>
        <w:tc>
          <w:tcPr>
            <w:tcW w:w="9625" w:type="dxa"/>
            <w:shd w:val="clear" w:color="auto" w:fill="auto"/>
          </w:tcPr>
          <w:p w14:paraId="74945B45" w14:textId="4801B315" w:rsidR="00A22E4D" w:rsidRPr="00FD11F6" w:rsidRDefault="00F90AAD" w:rsidP="00584131">
            <w:pPr>
              <w:pStyle w:val="NoSpacing"/>
            </w:pPr>
            <w:r w:rsidRPr="002F0D32">
              <w:rPr>
                <w:rFonts w:cstheme="minorHAnsi"/>
                <w:bCs/>
              </w:rPr>
              <w:t>ExitDate</w:t>
            </w:r>
          </w:p>
        </w:tc>
      </w:tr>
      <w:tr w:rsidR="00A22E4D" w:rsidRPr="00053715" w:rsidDel="0085315C" w14:paraId="036D4670" w14:textId="1C956694" w:rsidTr="00EB0196">
        <w:trPr>
          <w:trHeight w:val="197"/>
          <w:del w:id="1487" w:author="Molly McEvilley" w:date="2020-09-03T11:38:00Z"/>
        </w:trPr>
        <w:tc>
          <w:tcPr>
            <w:tcW w:w="9625" w:type="dxa"/>
            <w:shd w:val="clear" w:color="auto" w:fill="EEECE1" w:themeFill="background2"/>
          </w:tcPr>
          <w:p w14:paraId="750607FC" w14:textId="37A052CD" w:rsidR="00A22E4D" w:rsidRPr="00EB0196" w:rsidDel="0085315C" w:rsidRDefault="00A22E4D" w:rsidP="00584131">
            <w:pPr>
              <w:pStyle w:val="NoSpacing"/>
              <w:rPr>
                <w:del w:id="1488" w:author="Molly McEvilley" w:date="2020-09-03T11:38:00Z"/>
                <w:b/>
              </w:rPr>
            </w:pPr>
            <w:del w:id="1489" w:author="Molly McEvilley" w:date="2020-09-03T11:38:00Z">
              <w:r w:rsidRPr="00FD11F6" w:rsidDel="0085315C">
                <w:rPr>
                  <w:b/>
                  <w:bCs/>
                </w:rPr>
                <w:delText>hmis_EnrollmentCoC</w:delText>
              </w:r>
            </w:del>
          </w:p>
        </w:tc>
      </w:tr>
      <w:tr w:rsidR="00A22E4D" w:rsidRPr="00053715" w:rsidDel="0085315C" w14:paraId="6A8337C2" w14:textId="2EFD74F1" w:rsidTr="00EB0196">
        <w:trPr>
          <w:trHeight w:val="216"/>
          <w:del w:id="1490" w:author="Molly McEvilley" w:date="2020-09-03T11:38:00Z"/>
        </w:trPr>
        <w:tc>
          <w:tcPr>
            <w:tcW w:w="9625" w:type="dxa"/>
          </w:tcPr>
          <w:p w14:paraId="1233DBC8" w14:textId="7F9FC2B4" w:rsidR="00A22E4D" w:rsidRPr="00FD11F6" w:rsidDel="0085315C" w:rsidRDefault="00A22E4D" w:rsidP="00584131">
            <w:pPr>
              <w:pStyle w:val="NoSpacing"/>
              <w:rPr>
                <w:del w:id="1491" w:author="Molly McEvilley" w:date="2020-09-03T11:38:00Z"/>
              </w:rPr>
            </w:pPr>
            <w:del w:id="1492" w:author="Molly McEvilley" w:date="2020-09-03T11:38:00Z">
              <w:r w:rsidRPr="00FD11F6" w:rsidDel="0085315C">
                <w:delText>EnrollmentID</w:delText>
              </w:r>
            </w:del>
          </w:p>
        </w:tc>
      </w:tr>
      <w:tr w:rsidR="00A22E4D" w:rsidRPr="00053715" w:rsidDel="0085315C" w14:paraId="3F83777D" w14:textId="535B4B1C" w:rsidTr="00EB0196">
        <w:trPr>
          <w:trHeight w:val="216"/>
          <w:del w:id="1493" w:author="Molly McEvilley" w:date="2020-09-03T11:38:00Z"/>
        </w:trPr>
        <w:tc>
          <w:tcPr>
            <w:tcW w:w="9625" w:type="dxa"/>
          </w:tcPr>
          <w:p w14:paraId="46FEFED8" w14:textId="5089D91F" w:rsidR="00A22E4D" w:rsidRPr="00FD11F6" w:rsidDel="0085315C" w:rsidRDefault="00A22E4D" w:rsidP="00584131">
            <w:pPr>
              <w:pStyle w:val="NoSpacing"/>
              <w:rPr>
                <w:del w:id="1494" w:author="Molly McEvilley" w:date="2020-09-03T11:38:00Z"/>
              </w:rPr>
            </w:pPr>
            <w:del w:id="1495" w:author="Molly McEvilley" w:date="2020-09-03T11:38:00Z">
              <w:r w:rsidRPr="00FD11F6" w:rsidDel="0085315C">
                <w:delText>InformationDate</w:delText>
              </w:r>
            </w:del>
          </w:p>
        </w:tc>
      </w:tr>
      <w:tr w:rsidR="00A22E4D" w:rsidRPr="00053715" w:rsidDel="0085315C" w14:paraId="5D3C67D9" w14:textId="4E5297DA" w:rsidTr="00EB0196">
        <w:trPr>
          <w:trHeight w:val="216"/>
          <w:del w:id="1496" w:author="Molly McEvilley" w:date="2020-09-03T11:38:00Z"/>
        </w:trPr>
        <w:tc>
          <w:tcPr>
            <w:tcW w:w="9625" w:type="dxa"/>
          </w:tcPr>
          <w:p w14:paraId="318BDA24" w14:textId="46052469" w:rsidR="00A22E4D" w:rsidRPr="00FD11F6" w:rsidDel="0085315C" w:rsidRDefault="00A22E4D" w:rsidP="00584131">
            <w:pPr>
              <w:pStyle w:val="NoSpacing"/>
              <w:rPr>
                <w:del w:id="1497" w:author="Molly McEvilley" w:date="2020-09-03T11:38:00Z"/>
              </w:rPr>
            </w:pPr>
            <w:del w:id="1498" w:author="Molly McEvilley" w:date="2020-09-03T11:38:00Z">
              <w:r w:rsidRPr="00FD11F6" w:rsidDel="0085315C">
                <w:delText>CoCCode</w:delText>
              </w:r>
            </w:del>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proofErr w:type="spellStart"/>
            <w:r>
              <w:rPr>
                <w:rFonts w:cstheme="minorHAnsi"/>
                <w:b/>
                <w:color w:val="FFFFFF" w:themeColor="background1"/>
              </w:rPr>
              <w:t>tlsa</w:t>
            </w:r>
            <w:r w:rsidRPr="006B4F91">
              <w:rPr>
                <w:b/>
                <w:color w:val="FFFFFF" w:themeColor="background1"/>
              </w:rPr>
              <w:t>_</w:t>
            </w:r>
            <w:r>
              <w:rPr>
                <w:b/>
                <w:color w:val="FFFFFF" w:themeColor="background1"/>
              </w:rPr>
              <w:t>Exit</w:t>
            </w:r>
            <w:proofErr w:type="spellEnd"/>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proofErr w:type="spellStart"/>
      <w:r>
        <w:t>tlsa_HHID</w:t>
      </w:r>
      <w:proofErr w:type="spellEnd"/>
      <w:r>
        <w:t xml:space="preserve">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r>
        <w:rPr>
          <w:b/>
          <w:bCs/>
        </w:rPr>
        <w:t>HoHID</w:t>
      </w:r>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ECDE5F0" w14:textId="30D53C67" w:rsidR="00FC615A" w:rsidRPr="003D6740" w:rsidDel="00822463" w:rsidRDefault="002B7E12" w:rsidP="0030608E">
      <w:pPr>
        <w:pStyle w:val="ListParagraph"/>
        <w:numPr>
          <w:ilvl w:val="0"/>
          <w:numId w:val="37"/>
        </w:numPr>
        <w:rPr>
          <w:del w:id="1499" w:author="Molly McEvilley" w:date="2020-08-20T08:46:00Z"/>
          <w:u w:val="single"/>
        </w:rPr>
      </w:pPr>
      <w:del w:id="1500" w:author="Molly McEvilley" w:date="2020-08-20T08:46:00Z">
        <w:r w:rsidRPr="003D6740" w:rsidDel="00822463">
          <w:rPr>
            <w:i/>
            <w:iCs/>
          </w:rPr>
          <w:delText>CoCCode</w:delText>
        </w:r>
        <w:r w:rsidDel="00822463">
          <w:delText xml:space="preserve"> = </w:delText>
        </w:r>
        <w:r w:rsidRPr="003D6740" w:rsidDel="00822463">
          <w:rPr>
            <w:u w:val="single"/>
          </w:rPr>
          <w:delText xml:space="preserve">ReportCoC </w:delText>
        </w:r>
        <w:r w:rsidR="000A5797" w:rsidDel="00822463">
          <w:delText>for t</w:delText>
        </w:r>
        <w:r w:rsidDel="00822463">
          <w:delText>he most recent</w:delText>
        </w:r>
        <w:r w:rsidR="00FC615A" w:rsidDel="00822463">
          <w:delText xml:space="preserve"> </w:delText>
        </w:r>
        <w:r w:rsidR="00FC615A" w:rsidRPr="002F0D32" w:rsidDel="00822463">
          <w:delText>EnrollmentCoC</w:delText>
        </w:r>
        <w:r w:rsidR="00FC615A" w:rsidDel="00822463">
          <w:delText xml:space="preserve"> record </w:delText>
        </w:r>
        <w:r w:rsidR="00012BFA" w:rsidDel="00822463">
          <w:delText xml:space="preserve">for the </w:delText>
        </w:r>
        <w:r w:rsidDel="00822463">
          <w:delText>previous</w:delText>
        </w:r>
        <w:r w:rsidR="00012BFA" w:rsidDel="00822463">
          <w:delText xml:space="preserve"> enrollment</w:delText>
        </w:r>
        <w:r w:rsidR="00FC615A" w:rsidRPr="00EB0196" w:rsidDel="00822463">
          <w:delText xml:space="preserve"> </w:delText>
        </w:r>
      </w:del>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lastRenderedPageBreak/>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C5768B" w:rsidRDefault="00012BFA" w:rsidP="0030608E">
      <w:pPr>
        <w:pStyle w:val="ListParagraph"/>
        <w:numPr>
          <w:ilvl w:val="1"/>
          <w:numId w:val="37"/>
        </w:numPr>
        <w:rPr>
          <w:ins w:id="1501" w:author="Molly McEvilley" w:date="2020-08-27T09:36:00Z"/>
          <w:rPrChange w:id="1502" w:author="Molly McEvilley" w:date="2020-08-27T09:36:00Z">
            <w:rPr>
              <w:ins w:id="1503" w:author="Molly McEvilley" w:date="2020-08-27T09:36:00Z"/>
              <w:b/>
              <w:bCs/>
            </w:rPr>
          </w:rPrChange>
        </w:r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pPr>
        <w:rPr>
          <w:ins w:id="1504" w:author="Molly McEvilley" w:date="2020-08-27T10:03:00Z"/>
        </w:rPr>
      </w:pPr>
      <w:bookmarkStart w:id="1505" w:name="_Hlk49414362"/>
      <w:proofErr w:type="gramStart"/>
      <w:ins w:id="1506" w:author="Molly McEvilley" w:date="2020-08-27T10:03:00Z">
        <w:r>
          <w:t>In the event that</w:t>
        </w:r>
        <w:proofErr w:type="gramEnd"/>
        <w:r>
          <w:t xml:space="preserve"> there are two or more enrollments with the same (most recent) exit date:</w:t>
        </w:r>
      </w:ins>
    </w:p>
    <w:p w14:paraId="6F0078A6" w14:textId="77777777" w:rsidR="000D1432" w:rsidRDefault="000D1432" w:rsidP="000D1432">
      <w:pPr>
        <w:pStyle w:val="ListParagraph"/>
        <w:numPr>
          <w:ilvl w:val="0"/>
          <w:numId w:val="88"/>
        </w:numPr>
        <w:rPr>
          <w:ins w:id="1507" w:author="Molly McEvilley" w:date="2020-08-27T10:03:00Z"/>
        </w:rPr>
      </w:pPr>
      <w:ins w:id="1508" w:author="Molly McEvilley" w:date="2020-08-27T10:03:00Z">
        <w:r>
          <w:t xml:space="preserve">Select the one with the lowest </w:t>
        </w:r>
        <w:proofErr w:type="spellStart"/>
        <w:r w:rsidRPr="00026A8A">
          <w:rPr>
            <w:b/>
            <w:bCs/>
          </w:rPr>
          <w:t>ExitDest</w:t>
        </w:r>
        <w:proofErr w:type="spellEnd"/>
        <w:r>
          <w:t xml:space="preserve"> value; or</w:t>
        </w:r>
      </w:ins>
    </w:p>
    <w:p w14:paraId="002158BE" w14:textId="77777777" w:rsidR="000D1432" w:rsidRDefault="000D1432" w:rsidP="000D1432">
      <w:pPr>
        <w:pStyle w:val="ListParagraph"/>
        <w:numPr>
          <w:ilvl w:val="0"/>
          <w:numId w:val="88"/>
        </w:numPr>
        <w:rPr>
          <w:ins w:id="1509" w:author="Molly McEvilley" w:date="2020-08-27T10:03:00Z"/>
        </w:rPr>
      </w:pPr>
      <w:ins w:id="1510" w:author="Molly McEvilley" w:date="2020-08-27T10:03:00Z">
        <w:r>
          <w:t xml:space="preserve">If multiple enrollments have the same exit date and </w:t>
        </w:r>
        <w:proofErr w:type="spellStart"/>
        <w:r w:rsidRPr="00026A8A">
          <w:rPr>
            <w:b/>
            <w:bCs/>
          </w:rPr>
          <w:t>ExitDest</w:t>
        </w:r>
        <w:proofErr w:type="spellEnd"/>
        <w:r>
          <w:t xml:space="preserve"> value, select the one with the most recent entry date; or</w:t>
        </w:r>
      </w:ins>
    </w:p>
    <w:p w14:paraId="1A561BCF" w14:textId="77777777" w:rsidR="000D1432" w:rsidRDefault="000D1432" w:rsidP="000D1432">
      <w:pPr>
        <w:pStyle w:val="ListParagraph"/>
        <w:numPr>
          <w:ilvl w:val="0"/>
          <w:numId w:val="88"/>
        </w:numPr>
        <w:rPr>
          <w:ins w:id="1511" w:author="Molly McEvilley" w:date="2020-08-27T10:03:00Z"/>
        </w:rPr>
      </w:pPr>
      <w:ins w:id="1512" w:author="Molly McEvilley" w:date="2020-08-27T10:03:00Z">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ins>
    </w:p>
    <w:bookmarkEnd w:id="1505"/>
    <w:p w14:paraId="148A4976" w14:textId="1DBE06E8" w:rsidR="00C5768B" w:rsidRPr="009E742A" w:rsidDel="005E7D9C" w:rsidRDefault="00C5768B">
      <w:pPr>
        <w:rPr>
          <w:del w:id="1513" w:author="Molly McEvilley" w:date="2020-08-27T09:45:00Z"/>
        </w:rPr>
        <w:pPrChange w:id="1514" w:author="Molly McEvilley" w:date="2020-08-27T09:36:00Z">
          <w:pPr>
            <w:pStyle w:val="ListParagraph"/>
            <w:numPr>
              <w:ilvl w:val="1"/>
              <w:numId w:val="37"/>
            </w:numPr>
            <w:ind w:left="1440"/>
          </w:pPr>
        </w:pPrChange>
      </w:pPr>
    </w:p>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 xml:space="preserve">(There is no </w:t>
            </w:r>
            <w:proofErr w:type="spellStart"/>
            <w:r w:rsidRPr="00106551">
              <w:rPr>
                <w:rFonts w:cstheme="minorHAnsi"/>
              </w:rPr>
              <w:t>tlsa_HHID</w:t>
            </w:r>
            <w:proofErr w:type="spellEnd"/>
            <w:r w:rsidRPr="00106551">
              <w:rPr>
                <w:rFonts w:cstheme="minorHAnsi"/>
              </w:rPr>
              <w:t xml:space="preserve">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(any other)</w:t>
            </w:r>
          </w:p>
        </w:tc>
      </w:tr>
    </w:tbl>
    <w:p w14:paraId="26C87D62" w14:textId="2A2D9255" w:rsidR="00810A93" w:rsidRDefault="00810A93" w:rsidP="008F2C7B">
      <w:pPr>
        <w:pStyle w:val="NoSpacing"/>
      </w:pPr>
      <w:bookmarkStart w:id="1515" w:name="_Set_SystemPath_for"/>
      <w:bookmarkEnd w:id="1515"/>
    </w:p>
    <w:p w14:paraId="041815E9" w14:textId="3310CFE4" w:rsidR="0034252A" w:rsidRPr="00000B20" w:rsidRDefault="0034252A" w:rsidP="0088191A">
      <w:pPr>
        <w:pStyle w:val="Heading2"/>
      </w:pPr>
      <w:bookmarkStart w:id="1516" w:name="_Toc37973422"/>
      <w:bookmarkStart w:id="1517" w:name="_Toc37973975"/>
      <w:bookmarkStart w:id="1518" w:name="_Toc37974526"/>
      <w:bookmarkStart w:id="1519" w:name="_Toc37975078"/>
      <w:bookmarkStart w:id="1520" w:name="_Toc37973500"/>
      <w:bookmarkStart w:id="1521" w:name="_Toc37974053"/>
      <w:bookmarkStart w:id="1522" w:name="_Toc37974604"/>
      <w:bookmarkStart w:id="1523" w:name="_Toc37975156"/>
      <w:bookmarkStart w:id="1524" w:name="_Toc37973564"/>
      <w:bookmarkStart w:id="1525" w:name="_Toc37974117"/>
      <w:bookmarkStart w:id="1526" w:name="_Toc37974668"/>
      <w:bookmarkStart w:id="1527" w:name="_Toc37975157"/>
      <w:bookmarkStart w:id="1528" w:name="_Toc37975196"/>
      <w:bookmarkStart w:id="1529" w:name="_Toc37849805"/>
      <w:bookmarkStart w:id="1530" w:name="_Toc38030579"/>
      <w:bookmarkEnd w:id="1143"/>
      <w:bookmarkEnd w:id="1516"/>
      <w:bookmarkEnd w:id="1517"/>
      <w:bookmarkEnd w:id="1518"/>
      <w:bookmarkEnd w:id="1519"/>
      <w:bookmarkEnd w:id="1520"/>
      <w:bookmarkEnd w:id="1521"/>
      <w:bookmarkEnd w:id="1522"/>
      <w:bookmarkEnd w:id="1523"/>
      <w:bookmarkEnd w:id="1524"/>
      <w:bookmarkEnd w:id="1525"/>
      <w:bookmarkEnd w:id="1526"/>
      <w:bookmarkEnd w:id="1527"/>
      <w:bookmarkEnd w:id="1528"/>
      <w:r w:rsidRPr="00000B20">
        <w:t>Last Inactive Date</w:t>
      </w:r>
      <w:r w:rsidR="00343642" w:rsidRPr="00000B20">
        <w:t xml:space="preserve"> for Exit Cohorts</w:t>
      </w:r>
      <w:bookmarkEnd w:id="1529"/>
      <w:bookmarkEnd w:id="1530"/>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722600" w:rsidRDefault="00722600"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722600" w:rsidRDefault="00722600"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722600" w:rsidRDefault="00722600" w:rsidP="001424B0">
                              <w:pPr>
                                <w:pStyle w:val="Style3"/>
                              </w:pPr>
                              <w:r>
                                <w:t>sys_TimePadded</w:t>
                              </w:r>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722600" w:rsidRDefault="00722600"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722600" w:rsidRDefault="00722600"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69"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M8gey+4EAAAxGQAA&#10;DgAAAAAAAAAAAAAAAAAuAgAAZHJzL2Uyb0RvYy54bWxQSwECLQAUAAYACAAAACEAieDEwd0AAAAF&#10;AQAADwAAAAAAAAAAAAAAAABIBwAAZHJzL2Rvd25yZXYueG1sUEsFBgAAAAAEAAQA8wAAAFIIAAAA&#10;AA==&#10;">
                <v:shape id="AutoShape 448" o:spid="_x0000_s1470"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722600" w:rsidRDefault="00722600" w:rsidP="001424B0">
                        <w:pPr>
                          <w:pStyle w:val="Style3"/>
                        </w:pPr>
                        <w:r>
                          <w:t>tlsa_HHID</w:t>
                        </w:r>
                      </w:p>
                    </w:txbxContent>
                  </v:textbox>
                </v:shape>
                <v:shape id="AutoShape 390" o:spid="_x0000_s1471"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722600" w:rsidRDefault="00722600" w:rsidP="001424B0">
                        <w:pPr>
                          <w:pStyle w:val="Style3"/>
                        </w:pPr>
                        <w:r>
                          <w:t>tlsa_Exit</w:t>
                        </w:r>
                      </w:p>
                    </w:txbxContent>
                  </v:textbox>
                </v:shape>
                <v:shape id="Flowchart: Internal Storage 63" o:spid="_x0000_s1472"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722600" w:rsidRDefault="00722600" w:rsidP="001424B0">
                        <w:pPr>
                          <w:pStyle w:val="Style3"/>
                        </w:pPr>
                        <w:r>
                          <w:t>sys_TimePadded</w:t>
                        </w:r>
                      </w:p>
                    </w:txbxContent>
                  </v:textbox>
                </v:shape>
                <v:shape id="AutoShape 6" o:spid="_x0000_s1473"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74"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722600" w:rsidRDefault="00722600" w:rsidP="001424B0">
                        <w:pPr>
                          <w:pStyle w:val="Style3"/>
                        </w:pPr>
                        <w:r>
                          <w:t>hmis_Services</w:t>
                        </w:r>
                      </w:p>
                    </w:txbxContent>
                  </v:textbox>
                </v:shape>
                <v:shape id="AutoShape 382" o:spid="_x0000_s1475"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76"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722600" w:rsidRDefault="00722600" w:rsidP="001424B0">
                        <w:pPr>
                          <w:pStyle w:val="Style3"/>
                        </w:pPr>
                        <w:r>
                          <w:t>tlsa_Exit</w:t>
                        </w:r>
                      </w:p>
                    </w:txbxContent>
                  </v:textbox>
                </v:shape>
                <v:shape id="AutoShape 10" o:spid="_x0000_s1477"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proofErr w:type="spellStart"/>
            <w:r>
              <w:rPr>
                <w:b/>
                <w:bCs/>
              </w:rPr>
              <w:t>tlsa</w:t>
            </w:r>
            <w:r w:rsidR="0034252A" w:rsidRPr="009F74F4">
              <w:rPr>
                <w:b/>
                <w:bCs/>
              </w:rPr>
              <w:t>_</w:t>
            </w:r>
            <w:r w:rsidR="00343642">
              <w:rPr>
                <w:b/>
                <w:bCs/>
              </w:rPr>
              <w:t>Exit</w:t>
            </w:r>
            <w:proofErr w:type="spellEnd"/>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r w:rsidRPr="00B11BEB">
              <w:t>HoHID</w:t>
            </w:r>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r w:rsidRPr="00B11BEB">
              <w:t>HHType</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proofErr w:type="spellStart"/>
            <w:r>
              <w:rPr>
                <w:b/>
                <w:bCs/>
              </w:rPr>
              <w:lastRenderedPageBreak/>
              <w:t>tlsa_HHID</w:t>
            </w:r>
            <w:proofErr w:type="spellEnd"/>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r w:rsidRPr="00B11BEB">
              <w:t>HoHID</w:t>
            </w:r>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proofErr w:type="spellStart"/>
            <w:r w:rsidRPr="003C4035">
              <w:rPr>
                <w:i/>
              </w:rPr>
              <w:t>BedNightDate</w:t>
            </w:r>
            <w:proofErr w:type="spellEnd"/>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 xml:space="preserve">From </w:t>
            </w:r>
            <w:proofErr w:type="spellStart"/>
            <w:r w:rsidRPr="002531A3">
              <w:t>tlsa_Exit</w:t>
            </w:r>
            <w:proofErr w:type="spellEnd"/>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r>
              <w:rPr>
                <w:b/>
              </w:rPr>
              <w:t>HoHID</w:t>
            </w:r>
          </w:p>
        </w:tc>
        <w:tc>
          <w:tcPr>
            <w:tcW w:w="7560" w:type="dxa"/>
          </w:tcPr>
          <w:p w14:paraId="3132A3AA" w14:textId="378A0984" w:rsidR="002531A3" w:rsidRPr="00DE4A2E" w:rsidRDefault="002531A3" w:rsidP="001A49AD">
            <w:pPr>
              <w:pStyle w:val="NoSpacing"/>
              <w:rPr>
                <w:bCs/>
              </w:rPr>
            </w:pPr>
            <w:r w:rsidRPr="002531A3">
              <w:t xml:space="preserve">From </w:t>
            </w:r>
            <w:proofErr w:type="spellStart"/>
            <w:r w:rsidRPr="002531A3">
              <w:t>tlsa_Exit</w:t>
            </w:r>
            <w:proofErr w:type="spellEnd"/>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r>
              <w:rPr>
                <w:b/>
              </w:rPr>
              <w:t>HHType</w:t>
            </w:r>
          </w:p>
        </w:tc>
        <w:tc>
          <w:tcPr>
            <w:tcW w:w="7560" w:type="dxa"/>
          </w:tcPr>
          <w:p w14:paraId="568666C7" w14:textId="04D5BAC1" w:rsidR="002531A3" w:rsidRPr="00DE4A2E" w:rsidRDefault="002531A3" w:rsidP="001A49AD">
            <w:pPr>
              <w:pStyle w:val="NoSpacing"/>
              <w:rPr>
                <w:bCs/>
              </w:rPr>
            </w:pPr>
            <w:r w:rsidRPr="002531A3">
              <w:t xml:space="preserve">From </w:t>
            </w:r>
            <w:proofErr w:type="spellStart"/>
            <w:r w:rsidRPr="002531A3">
              <w:t>tlsa_Exit</w:t>
            </w:r>
            <w:proofErr w:type="spellEnd"/>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32ACE24F" w:rsidR="00163A19" w:rsidRPr="00DE4A2E" w:rsidRDefault="00163A19" w:rsidP="00EB0196">
            <w:pPr>
              <w:pStyle w:val="ListParagraph"/>
              <w:ind w:left="256" w:hanging="256"/>
            </w:pPr>
            <w:r w:rsidRPr="00DE4A2E">
              <w:t xml:space="preserve">For </w:t>
            </w:r>
            <w:proofErr w:type="spellStart"/>
            <w:r w:rsidRPr="00DE4A2E">
              <w:t>tlsa_HHID</w:t>
            </w:r>
            <w:proofErr w:type="spellEnd"/>
            <w:r w:rsidRPr="00DE4A2E">
              <w:t xml:space="preserve"> </w:t>
            </w:r>
            <w:r w:rsidRPr="007B5290">
              <w:rPr>
                <w:b/>
                <w:bCs/>
              </w:rPr>
              <w:t>EnrollmentID</w:t>
            </w:r>
            <w:r w:rsidRPr="00DE4A2E">
              <w:t xml:space="preserve">s in night-by-night ES, each </w:t>
            </w:r>
            <w:proofErr w:type="spellStart"/>
            <w:r w:rsidRPr="003C4035">
              <w:rPr>
                <w:i/>
                <w:iCs/>
              </w:rPr>
              <w:t>BedNightDate</w:t>
            </w:r>
            <w:proofErr w:type="spellEnd"/>
            <w:r w:rsidRPr="00DE4A2E">
              <w:t xml:space="preserve"> associated with the enrollment between 10/1/2012 and </w:t>
            </w:r>
            <w:proofErr w:type="spellStart"/>
            <w:ins w:id="1531" w:author="Molly McEvilley" w:date="2020-09-17T07:35:00Z">
              <w:r w:rsidR="006637F2" w:rsidRPr="00372FA1">
                <w:rPr>
                  <w:b/>
                  <w:bCs/>
                </w:rPr>
                <w:t>CohortEnd</w:t>
              </w:r>
            </w:ins>
            <w:proofErr w:type="spellEnd"/>
            <w:del w:id="1532" w:author="Molly McEvilley" w:date="2020-09-17T07:35:00Z">
              <w:r w:rsidRPr="00DE4A2E" w:rsidDel="006637F2">
                <w:rPr>
                  <w:u w:val="single"/>
                </w:rPr>
                <w:delText>ReportEnd</w:delText>
              </w:r>
              <w:r w:rsidRPr="00DE4A2E" w:rsidDel="006637F2">
                <w:delText xml:space="preserve"> </w:delText>
              </w:r>
            </w:del>
          </w:p>
          <w:p w14:paraId="7DC16C16" w14:textId="77777777" w:rsidR="00163A19" w:rsidRPr="00DE4A2E" w:rsidRDefault="00163A19" w:rsidP="00EB0196">
            <w:pPr>
              <w:pStyle w:val="ListParagraph"/>
              <w:ind w:left="256" w:hanging="256"/>
            </w:pPr>
            <w:r w:rsidRPr="00DE4A2E">
              <w:t xml:space="preserve">For all other </w:t>
            </w:r>
            <w:proofErr w:type="spellStart"/>
            <w:r w:rsidRPr="00DE4A2E">
              <w:t>tlsa_HHID</w:t>
            </w:r>
            <w:proofErr w:type="spellEnd"/>
            <w:r w:rsidRPr="00DE4A2E">
              <w:t xml:space="preserve">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proofErr w:type="spellStart"/>
            <w:r>
              <w:rPr>
                <w:b/>
              </w:rPr>
              <w:t>EndDate</w:t>
            </w:r>
            <w:proofErr w:type="spellEnd"/>
          </w:p>
        </w:tc>
        <w:tc>
          <w:tcPr>
            <w:tcW w:w="7560" w:type="dxa"/>
          </w:tcPr>
          <w:p w14:paraId="5370BF0F" w14:textId="01C2C9C7" w:rsidR="00163A19" w:rsidRPr="008705FF" w:rsidRDefault="00163A19" w:rsidP="00EB0196">
            <w:pPr>
              <w:pStyle w:val="ListParagraph"/>
              <w:ind w:left="256" w:hanging="256"/>
            </w:pPr>
            <w:r w:rsidRPr="008705FF">
              <w:t xml:space="preserve">For </w:t>
            </w:r>
            <w:proofErr w:type="spellStart"/>
            <w:r w:rsidRPr="008705FF">
              <w:t>tlsa_HHID</w:t>
            </w:r>
            <w:proofErr w:type="spellEnd"/>
            <w:r w:rsidRPr="008705FF">
              <w:t xml:space="preserve"> </w:t>
            </w:r>
            <w:r w:rsidRPr="008705FF">
              <w:rPr>
                <w:b/>
                <w:bCs/>
              </w:rPr>
              <w:t>EnrollmentID</w:t>
            </w:r>
            <w:r w:rsidRPr="008705FF">
              <w:t xml:space="preserve">s in night-by-night ES, </w:t>
            </w:r>
            <w:r>
              <w:t>the earlier of [</w:t>
            </w:r>
            <w:r w:rsidRPr="00DE4A2E">
              <w:rPr>
                <w:b/>
                <w:bCs/>
              </w:rPr>
              <w:t>StartDate</w:t>
            </w:r>
            <w:r>
              <w:t xml:space="preserve"> </w:t>
            </w:r>
            <w:r w:rsidRPr="008705FF">
              <w:rPr>
                <w:bCs/>
              </w:rPr>
              <w:t xml:space="preserve">+ 6 days] or </w:t>
            </w:r>
            <w:proofErr w:type="spellStart"/>
            <w:ins w:id="1533" w:author="Molly McEvilley" w:date="2020-09-17T07:35:00Z">
              <w:r w:rsidR="006637F2" w:rsidRPr="00372FA1">
                <w:rPr>
                  <w:b/>
                  <w:bCs/>
                </w:rPr>
                <w:t>CohortEnd</w:t>
              </w:r>
            </w:ins>
            <w:proofErr w:type="spellEnd"/>
            <w:del w:id="1534" w:author="Molly McEvilley" w:date="2020-09-17T07:35:00Z">
              <w:r w:rsidRPr="008705FF" w:rsidDel="006637F2">
                <w:rPr>
                  <w:bCs/>
                  <w:u w:val="single"/>
                </w:rPr>
                <w:delText>ReportEnd</w:delText>
              </w:r>
            </w:del>
          </w:p>
          <w:p w14:paraId="275E8D39" w14:textId="14A5EB47" w:rsidR="00163A19" w:rsidRPr="00DE4A2E" w:rsidRDefault="00163A19" w:rsidP="00EB0196">
            <w:pPr>
              <w:pStyle w:val="ListParagraph"/>
              <w:ind w:left="256" w:hanging="270"/>
              <w:rPr>
                <w:bCs/>
              </w:rPr>
            </w:pPr>
            <w:r w:rsidRPr="008705FF">
              <w:t xml:space="preserve">For all other </w:t>
            </w:r>
            <w:proofErr w:type="spellStart"/>
            <w:r w:rsidRPr="008705FF">
              <w:t>tlsa_HHID</w:t>
            </w:r>
            <w:proofErr w:type="spellEnd"/>
            <w:r w:rsidRPr="008705FF">
              <w:t xml:space="preserve">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ins w:id="1535" w:author="Molly McEvilley" w:date="2020-09-17T07:35:00Z">
              <w:r w:rsidR="006637F2" w:rsidRPr="00372FA1">
                <w:rPr>
                  <w:b/>
                  <w:bCs/>
                </w:rPr>
                <w:t>CohortEnd</w:t>
              </w:r>
            </w:ins>
            <w:proofErr w:type="spellEnd"/>
            <w:del w:id="1536" w:author="Molly McEvilley" w:date="2020-09-17T07:35:00Z">
              <w:r w:rsidRPr="00DE4A2E" w:rsidDel="006637F2">
                <w:rPr>
                  <w:bCs/>
                  <w:u w:val="single"/>
                </w:rPr>
                <w:delText>ReportEnd</w:delText>
              </w:r>
              <w:r w:rsidDel="006637F2">
                <w:rPr>
                  <w:b/>
                </w:rPr>
                <w:delText xml:space="preserve"> </w:delText>
              </w:r>
            </w:del>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proofErr w:type="spellStart"/>
            <w:r>
              <w:rPr>
                <w:b/>
                <w:bCs/>
                <w:color w:val="FFFFFF" w:themeColor="background1"/>
              </w:rPr>
              <w:t>tlsa</w:t>
            </w:r>
            <w:r w:rsidR="0034252A" w:rsidRPr="00C235E9">
              <w:rPr>
                <w:b/>
                <w:bCs/>
                <w:color w:val="FFFFFF" w:themeColor="background1"/>
              </w:rPr>
              <w:t>_</w:t>
            </w:r>
            <w:r w:rsidR="00DF65B7">
              <w:rPr>
                <w:b/>
                <w:bCs/>
                <w:color w:val="FFFFFF" w:themeColor="background1"/>
              </w:rPr>
              <w:t>Exit</w:t>
            </w:r>
            <w:proofErr w:type="spellEnd"/>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666555EF"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proofErr w:type="spellStart"/>
      <w:r w:rsidR="001A49AD">
        <w:t>tlsa_HHID</w:t>
      </w:r>
      <w:proofErr w:type="spellEnd"/>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r w:rsidR="004E2FBC">
        <w:rPr>
          <w:b/>
          <w:bCs/>
        </w:rPr>
        <w:t xml:space="preserve">HoHID </w:t>
      </w:r>
      <w:r w:rsidR="004E2FBC">
        <w:t xml:space="preserve">and there is a match for household </w:t>
      </w:r>
      <w:proofErr w:type="gramStart"/>
      <w:r w:rsidR="004E2FBC">
        <w:t>type</w:t>
      </w:r>
      <w:r w:rsidR="001C37CF">
        <w:t>:</w:t>
      </w:r>
      <w:r w:rsidR="004873DC">
        <w:t>.</w:t>
      </w:r>
      <w:proofErr w:type="gramEnd"/>
      <w:r w:rsidR="004873DC">
        <w:t xml:space="preserve"> </w:t>
      </w:r>
    </w:p>
    <w:p w14:paraId="59572929"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7FD301D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77777777" w:rsidR="007A7E2F" w:rsidRPr="009E742A" w:rsidRDefault="007A7E2F" w:rsidP="0030608E">
      <w:pPr>
        <w:pStyle w:val="ListParagraph"/>
        <w:numPr>
          <w:ilvl w:val="0"/>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proofErr w:type="spellStart"/>
      <w:r w:rsidR="003C4035" w:rsidRPr="003C4035">
        <w:rPr>
          <w:i/>
        </w:rPr>
        <w:t>BedNightDate</w:t>
      </w:r>
      <w:proofErr w:type="spellEnd"/>
      <w:r w:rsidRPr="0092505D">
        <w:t xml:space="preserve"> and (</w:t>
      </w:r>
      <w:proofErr w:type="spellStart"/>
      <w:r w:rsidR="003C4035" w:rsidRPr="003C4035">
        <w:rPr>
          <w:i/>
        </w:rPr>
        <w:t>BedNightDate</w:t>
      </w:r>
      <w:proofErr w:type="spellEnd"/>
      <w:r w:rsidRPr="0092505D">
        <w:t xml:space="preserve"> + 6 days); and</w:t>
      </w:r>
    </w:p>
    <w:p w14:paraId="4E701953" w14:textId="0461D32F" w:rsidR="0034252A" w:rsidRPr="0092505D" w:rsidRDefault="0034252A" w:rsidP="0030608E">
      <w:pPr>
        <w:pStyle w:val="ListParagraph"/>
        <w:numPr>
          <w:ilvl w:val="0"/>
          <w:numId w:val="14"/>
        </w:numPr>
      </w:pPr>
      <w:r w:rsidRPr="0092505D">
        <w:lastRenderedPageBreak/>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project types other than ES nbn.</w:t>
      </w:r>
    </w:p>
    <w:p w14:paraId="1665C07D" w14:textId="70B8BF76" w:rsidR="004B728F" w:rsidRPr="00000B20" w:rsidRDefault="004B728F" w:rsidP="0088191A">
      <w:pPr>
        <w:pStyle w:val="Heading2"/>
      </w:pPr>
      <w:bookmarkStart w:id="1537" w:name="_Toc37849806"/>
      <w:bookmarkStart w:id="1538" w:name="_Toc38030580"/>
      <w:r w:rsidRPr="00000B20">
        <w:t xml:space="preserve">Set </w:t>
      </w:r>
      <w:proofErr w:type="spellStart"/>
      <w:r w:rsidRPr="00000B20">
        <w:t>SystemPath</w:t>
      </w:r>
      <w:proofErr w:type="spellEnd"/>
      <w:r w:rsidRPr="00000B20">
        <w:t xml:space="preserve"> for LSAExit</w:t>
      </w:r>
      <w:bookmarkEnd w:id="1537"/>
      <w:bookmarkEnd w:id="1538"/>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proofErr w:type="spellStart"/>
            <w:r>
              <w:rPr>
                <w:b/>
                <w:bCs/>
              </w:rPr>
              <w:t>tlsa</w:t>
            </w:r>
            <w:r w:rsidR="001203E2" w:rsidRPr="009F74F4">
              <w:rPr>
                <w:b/>
                <w:bCs/>
              </w:rPr>
              <w:t>_</w:t>
            </w:r>
            <w:r w:rsidR="007D494D">
              <w:rPr>
                <w:b/>
                <w:bCs/>
              </w:rPr>
              <w:t>Exit</w:t>
            </w:r>
            <w:proofErr w:type="spellEnd"/>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r w:rsidRPr="000D5A2E">
              <w:t>HoHID</w:t>
            </w:r>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r w:rsidRPr="000D5A2E">
              <w:t>HHType</w:t>
            </w:r>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proofErr w:type="spellStart"/>
            <w:r>
              <w:rPr>
                <w:b/>
                <w:bCs/>
              </w:rPr>
              <w:t>tlsa_HHID</w:t>
            </w:r>
            <w:proofErr w:type="spellEnd"/>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r w:rsidRPr="000D5A2E">
              <w:t>HoHID</w:t>
            </w:r>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493D39F" w:rsidR="001203E2" w:rsidRPr="00AD7462" w:rsidRDefault="001203E2" w:rsidP="001203E2">
            <w:pPr>
              <w:pStyle w:val="NoSpacing"/>
              <w:rPr>
                <w:b/>
                <w:bCs/>
              </w:rPr>
            </w:pPr>
            <w:r w:rsidRPr="000D5A2E">
              <w:t>ProjectType</w:t>
            </w:r>
          </w:p>
        </w:tc>
      </w:tr>
      <w:tr w:rsidR="001203E2" w:rsidRPr="00323F4A" w14:paraId="7D0E262F" w14:textId="77777777" w:rsidTr="00584131">
        <w:trPr>
          <w:cantSplit/>
          <w:trHeight w:val="216"/>
        </w:trPr>
        <w:tc>
          <w:tcPr>
            <w:tcW w:w="9355" w:type="dxa"/>
          </w:tcPr>
          <w:p w14:paraId="218B6E2B" w14:textId="062A49F7" w:rsidR="001203E2" w:rsidRPr="00AD7462" w:rsidRDefault="001203E2" w:rsidP="001203E2">
            <w:pPr>
              <w:pStyle w:val="NoSpacing"/>
              <w:rPr>
                <w:b/>
                <w:bCs/>
              </w:rPr>
            </w:pPr>
            <w:r w:rsidRPr="000D5A2E">
              <w:t>EntryDate</w:t>
            </w:r>
          </w:p>
        </w:tc>
      </w:tr>
      <w:tr w:rsidR="001203E2" w:rsidRPr="00323F4A" w14:paraId="365E68D7" w14:textId="77777777" w:rsidTr="00584131">
        <w:trPr>
          <w:cantSplit/>
          <w:trHeight w:val="216"/>
        </w:trPr>
        <w:tc>
          <w:tcPr>
            <w:tcW w:w="9355" w:type="dxa"/>
          </w:tcPr>
          <w:p w14:paraId="65458078" w14:textId="1F643BFC" w:rsidR="001203E2" w:rsidRPr="00AD7462" w:rsidRDefault="001203E2" w:rsidP="001203E2">
            <w:pPr>
              <w:pStyle w:val="NoSpacing"/>
              <w:rPr>
                <w:b/>
                <w:bCs/>
              </w:rPr>
            </w:pPr>
            <w:r w:rsidRPr="000D5A2E">
              <w:t xml:space="preserve">ExitDate </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proofErr w:type="spellStart"/>
            <w:r>
              <w:rPr>
                <w:b/>
                <w:bCs/>
                <w:color w:val="FFFFFF" w:themeColor="background1"/>
              </w:rPr>
              <w:t>tlsa</w:t>
            </w:r>
            <w:r w:rsidR="004B728F" w:rsidRPr="002F0D32">
              <w:rPr>
                <w:b/>
                <w:bCs/>
                <w:color w:val="FFFFFF" w:themeColor="background1"/>
              </w:rPr>
              <w:t>_</w:t>
            </w:r>
            <w:r w:rsidR="00214717">
              <w:rPr>
                <w:b/>
                <w:bCs/>
                <w:color w:val="FFFFFF" w:themeColor="background1"/>
              </w:rPr>
              <w:t>Exit</w:t>
            </w:r>
            <w:proofErr w:type="spellEnd"/>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proofErr w:type="spellStart"/>
      <w:r w:rsidR="00F824D6">
        <w:t>tlsa</w:t>
      </w:r>
      <w:r w:rsidR="00B13622">
        <w:t>_Exit</w:t>
      </w:r>
      <w:proofErr w:type="spellEnd"/>
      <w:r w:rsidR="00B13622">
        <w:t xml:space="preserve">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 xml:space="preserve">Any record in </w:t>
      </w:r>
      <w:proofErr w:type="spellStart"/>
      <w:r w:rsidRPr="00562B4E">
        <w:t>tlsa_Exit</w:t>
      </w:r>
      <w:proofErr w:type="spellEnd"/>
      <w:r w:rsidRPr="00562B4E">
        <w:t xml:space="preserve">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064ABB6A" w:rsidR="000E25B6" w:rsidRDefault="00120601" w:rsidP="00485704">
      <w:r w:rsidRPr="00562B4E">
        <w:t xml:space="preserve">For all other records in </w:t>
      </w:r>
      <w:proofErr w:type="spellStart"/>
      <w:r w:rsidRPr="00562B4E">
        <w:t>tlsa_Exit</w:t>
      </w:r>
      <w:proofErr w:type="spellEnd"/>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of </w:t>
      </w:r>
      <w:proofErr w:type="spellStart"/>
      <w:r w:rsidR="003B6240" w:rsidRPr="00485704">
        <w:rPr>
          <w:b/>
        </w:rPr>
        <w:t>ProjectTypes</w:t>
      </w:r>
      <w:proofErr w:type="spellEnd"/>
      <w:r w:rsidR="003B6240">
        <w:t xml:space="preserve"> in </w:t>
      </w:r>
      <w:proofErr w:type="spellStart"/>
      <w:r w:rsidR="000E25B6">
        <w:t>tlsa_HHID</w:t>
      </w:r>
      <w:proofErr w:type="spellEnd"/>
      <w:r w:rsidR="003B6240">
        <w:t xml:space="preserve"> where</w:t>
      </w:r>
      <w:r w:rsidR="000E25B6">
        <w:t>:</w:t>
      </w:r>
    </w:p>
    <w:p w14:paraId="58340798" w14:textId="5E691E3B" w:rsidR="004A2152" w:rsidRPr="004A2152" w:rsidRDefault="004A2152" w:rsidP="0030608E">
      <w:pPr>
        <w:pStyle w:val="ListParagraph"/>
        <w:numPr>
          <w:ilvl w:val="0"/>
          <w:numId w:val="53"/>
        </w:numPr>
      </w:pPr>
      <w:r w:rsidRPr="00B26540">
        <w:rPr>
          <w:b/>
          <w:bCs/>
        </w:rPr>
        <w:t xml:space="preserve">HoHID = </w:t>
      </w:r>
      <w:proofErr w:type="spellStart"/>
      <w:r>
        <w:t>tlsa_Exit.</w:t>
      </w:r>
      <w:r w:rsidRPr="00B26540">
        <w:rPr>
          <w:b/>
          <w:bCs/>
        </w:rPr>
        <w:t>HoHID</w:t>
      </w:r>
      <w:proofErr w:type="spellEnd"/>
      <w:r>
        <w:t>; and</w:t>
      </w:r>
    </w:p>
    <w:p w14:paraId="07CD1160" w14:textId="23D5CE7E" w:rsidR="001B0540" w:rsidRDefault="003B6240" w:rsidP="0030608E">
      <w:pPr>
        <w:pStyle w:val="ListParagraph"/>
        <w:numPr>
          <w:ilvl w:val="0"/>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and</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6227F7D5"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tlsa_</w:t>
            </w:r>
            <w:r w:rsidR="00EE1ADC">
              <w:rPr>
                <w:rFonts w:cstheme="minorHAnsi"/>
              </w:rPr>
              <w:t>HHID</w:t>
            </w:r>
            <w:proofErr w:type="spellEnd"/>
            <w:r w:rsidR="002869D2">
              <w:rPr>
                <w:rFonts w:cstheme="minorHAnsi"/>
              </w:rPr>
              <w:t xml:space="preserve"> ProjectType</w:t>
            </w:r>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lastRenderedPageBreak/>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19C81C3A"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in (1,8)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6367A16C"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77777777"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2 and in (1,8)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40C527F8"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71A96236"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xml:space="preserve">= 13 and in (1,8)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133DAC3"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7B983E0F"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4EF6D55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6689F95E"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6AFD817F"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In (1,8)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39A834A5"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539" w:name="_LSACalculated_Population_Identifier_1"/>
      <w:bookmarkStart w:id="1540" w:name="_Toc31197328"/>
      <w:bookmarkStart w:id="1541" w:name="_Toc31197329"/>
      <w:bookmarkStart w:id="1542" w:name="_Toc31197330"/>
      <w:bookmarkStart w:id="1543" w:name="_Toc31197331"/>
      <w:bookmarkStart w:id="1544" w:name="_Toc31197332"/>
      <w:bookmarkStart w:id="1545" w:name="_Toc31197333"/>
      <w:bookmarkStart w:id="1546" w:name="_Toc31197334"/>
      <w:bookmarkStart w:id="1547" w:name="_Toc31197335"/>
      <w:bookmarkStart w:id="1548" w:name="_Toc31197336"/>
      <w:bookmarkStart w:id="1549" w:name="_Toc511743960"/>
      <w:bookmarkStart w:id="1550" w:name="_Toc511743961"/>
      <w:bookmarkStart w:id="1551" w:name="_Toc511743962"/>
      <w:bookmarkStart w:id="1552" w:name="_Toc511743983"/>
      <w:bookmarkStart w:id="1553" w:name="_Toc511743984"/>
      <w:bookmarkStart w:id="1554" w:name="_Toc511743985"/>
      <w:bookmarkStart w:id="1555" w:name="_Toc511743986"/>
      <w:bookmarkStart w:id="1556" w:name="_Toc511743987"/>
      <w:bookmarkStart w:id="1557" w:name="_Toc511743988"/>
      <w:bookmarkStart w:id="1558" w:name="_Toc511743989"/>
      <w:bookmarkStart w:id="1559" w:name="_Toc511743990"/>
      <w:bookmarkStart w:id="1560" w:name="_Toc511744006"/>
      <w:bookmarkStart w:id="1561" w:name="_Toc511744007"/>
      <w:bookmarkStart w:id="1562" w:name="_Toc511744008"/>
      <w:bookmarkStart w:id="1563" w:name="_Toc511744009"/>
      <w:bookmarkStart w:id="1564" w:name="_Get_LSACalculated_Population"/>
      <w:bookmarkStart w:id="1565" w:name="_LSACalculated_Population_Identifier"/>
      <w:bookmarkStart w:id="1566" w:name="_Toc31197397"/>
      <w:bookmarkStart w:id="1567" w:name="_Toc31197398"/>
      <w:bookmarkStart w:id="1568" w:name="_Toc31197399"/>
      <w:bookmarkStart w:id="1569" w:name="_Toc31197400"/>
      <w:bookmarkStart w:id="1570" w:name="_Toc31197401"/>
      <w:bookmarkStart w:id="1571" w:name="_Toc31197402"/>
      <w:bookmarkStart w:id="1572" w:name="_Toc31197403"/>
      <w:bookmarkStart w:id="1573" w:name="_Toc31197404"/>
      <w:bookmarkStart w:id="1574" w:name="_Toc31197405"/>
      <w:bookmarkStart w:id="1575" w:name="_Toc511744151"/>
      <w:bookmarkStart w:id="1576" w:name="_Toc511744152"/>
      <w:bookmarkStart w:id="1577" w:name="_Toc511744153"/>
      <w:bookmarkStart w:id="1578" w:name="_Toc511744154"/>
      <w:bookmarkStart w:id="1579" w:name="_Toc511744155"/>
      <w:bookmarkStart w:id="1580" w:name="_Toc511744156"/>
      <w:bookmarkStart w:id="1581" w:name="_Toc511744181"/>
      <w:bookmarkStart w:id="1582" w:name="_Toc511744182"/>
      <w:bookmarkStart w:id="1583" w:name="_Toc511744250"/>
      <w:bookmarkStart w:id="1584" w:name="_Toc511744251"/>
      <w:bookmarkStart w:id="1585" w:name="_Toc511744252"/>
      <w:bookmarkStart w:id="1586" w:name="_Toc31197822"/>
      <w:bookmarkStart w:id="1587" w:name="_Toc31197823"/>
      <w:bookmarkStart w:id="1588" w:name="_Toc31197824"/>
      <w:bookmarkStart w:id="1589" w:name="_Toc31197825"/>
      <w:bookmarkStart w:id="1590" w:name="_Toc31197826"/>
      <w:bookmarkStart w:id="1591" w:name="_Toc31197827"/>
      <w:bookmarkStart w:id="1592" w:name="_Toc31197828"/>
      <w:bookmarkStart w:id="1593" w:name="_Toc31197829"/>
      <w:bookmarkStart w:id="1594" w:name="_Toc31197830"/>
      <w:bookmarkStart w:id="1595" w:name="_Toc511744338"/>
      <w:bookmarkStart w:id="1596" w:name="_Toc31198235"/>
      <w:bookmarkStart w:id="1597" w:name="_Toc37849807"/>
      <w:bookmarkStart w:id="1598" w:name="_Toc38030581"/>
      <w:bookmarkStart w:id="1599" w:name="_Toc506721211"/>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r>
        <w:t>LSAExit</w:t>
      </w:r>
      <w:bookmarkEnd w:id="1597"/>
      <w:bookmarkEnd w:id="1598"/>
    </w:p>
    <w:p w14:paraId="3DD97413" w14:textId="325B8264" w:rsidR="002F2FF8" w:rsidRDefault="002F2FF8" w:rsidP="002F2FF8">
      <w:r>
        <w:t>LSAExit includes 17 columns</w:t>
      </w:r>
      <w:r w:rsidR="004873DC">
        <w:t xml:space="preserve">. </w:t>
      </w:r>
      <w:proofErr w:type="spellStart"/>
      <w:r>
        <w:rPr>
          <w:b/>
        </w:rPr>
        <w:t>RowTotal</w:t>
      </w:r>
      <w:proofErr w:type="spellEnd"/>
      <w:r>
        <w:t xml:space="preserve"> is a count of distinct combinations of </w:t>
      </w:r>
      <w:r>
        <w:rPr>
          <w:b/>
        </w:rPr>
        <w:t xml:space="preserve">Cohort, </w:t>
      </w:r>
      <w:r w:rsidRPr="002E318E">
        <w:rPr>
          <w:b/>
        </w:rPr>
        <w:t>HoHID</w:t>
      </w:r>
      <w:r>
        <w:rPr>
          <w:b/>
        </w:rPr>
        <w:t xml:space="preserve"> </w:t>
      </w:r>
      <w:r>
        <w:t xml:space="preserve">and </w:t>
      </w:r>
      <w:r w:rsidRPr="00AB4DA6">
        <w:rPr>
          <w:b/>
        </w:rPr>
        <w:t>HHType</w:t>
      </w:r>
      <w:r>
        <w:rPr>
          <w:b/>
        </w:rPr>
        <w:t xml:space="preserve"> </w:t>
      </w:r>
      <w:r>
        <w:t xml:space="preserve">from </w:t>
      </w:r>
      <w:proofErr w:type="spellStart"/>
      <w:r w:rsidR="00F824D6">
        <w:t>tlsa</w:t>
      </w:r>
      <w:r>
        <w:t>_Exit</w:t>
      </w:r>
      <w:proofErr w:type="spellEnd"/>
      <w:r>
        <w:t>, grouped by the values in all other columns.</w:t>
      </w:r>
    </w:p>
    <w:p w14:paraId="5A46CCB4" w14:textId="7BA61243" w:rsidR="002F2FF8" w:rsidRDefault="002F2FF8" w:rsidP="002F2FF8">
      <w:r>
        <w:t xml:space="preserve">In </w:t>
      </w:r>
      <w:proofErr w:type="spellStart"/>
      <w:r w:rsidR="00F824D6">
        <w:t>tlsa</w:t>
      </w:r>
      <w:r>
        <w:t>_Exit</w:t>
      </w:r>
      <w:proofErr w:type="spellEnd"/>
      <w:r>
        <w:t xml:space="preserve">, </w:t>
      </w:r>
      <w:proofErr w:type="spellStart"/>
      <w:r>
        <w:rPr>
          <w:b/>
        </w:rPr>
        <w:t>ReturnTime</w:t>
      </w:r>
      <w:proofErr w:type="spellEnd"/>
      <w:r>
        <w:rPr>
          <w:b/>
        </w:rPr>
        <w:t xml:space="preserve"> </w:t>
      </w:r>
      <w:r>
        <w:t xml:space="preserve">is populated with actual counts of days because they are needed to generate averages for </w:t>
      </w:r>
      <w:proofErr w:type="spellStart"/>
      <w:r>
        <w:t>LSACalculated</w:t>
      </w:r>
      <w:proofErr w:type="spellEnd"/>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HHType</w:t>
            </w:r>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lastRenderedPageBreak/>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HHVet</w:t>
            </w:r>
            <w:proofErr w:type="spellEnd"/>
          </w:p>
        </w:tc>
      </w:tr>
      <w:tr w:rsidR="002F2FF8" w:rsidRPr="00664C75" w14:paraId="6ED610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77777777" w:rsidR="002F2FF8" w:rsidRPr="00664C75" w:rsidRDefault="002F2FF8" w:rsidP="00BC0469">
            <w:pPr>
              <w:pStyle w:val="NoSpacing"/>
            </w:pPr>
            <w:r w:rsidRPr="00664C75">
              <w:t>9</w:t>
            </w:r>
          </w:p>
        </w:tc>
        <w:tc>
          <w:tcPr>
            <w:tcW w:w="4675" w:type="dxa"/>
          </w:tcPr>
          <w:p w14:paraId="49C39273"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HHDisability</w:t>
            </w:r>
            <w:proofErr w:type="spellEnd"/>
          </w:p>
        </w:tc>
      </w:tr>
      <w:tr w:rsidR="002F2FF8" w:rsidRPr="00664C75" w14:paraId="3343418A"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77777777" w:rsidR="002F2FF8" w:rsidRPr="00664C75" w:rsidRDefault="002F2FF8" w:rsidP="00BC0469">
            <w:pPr>
              <w:pStyle w:val="NoSpacing"/>
            </w:pPr>
            <w:r w:rsidRPr="00664C75">
              <w:t>10</w:t>
            </w:r>
          </w:p>
        </w:tc>
        <w:tc>
          <w:tcPr>
            <w:tcW w:w="4675" w:type="dxa"/>
          </w:tcPr>
          <w:p w14:paraId="53B71F94"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HHFleeingDV</w:t>
            </w:r>
            <w:proofErr w:type="spellEnd"/>
          </w:p>
        </w:tc>
      </w:tr>
      <w:tr w:rsidR="002F2FF8" w:rsidRPr="00664C75" w14:paraId="1B75E01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777777" w:rsidR="002F2FF8" w:rsidRPr="00664C75" w:rsidRDefault="002F2FF8" w:rsidP="00BC0469">
            <w:pPr>
              <w:pStyle w:val="NoSpacing"/>
            </w:pPr>
            <w:r w:rsidRPr="00664C75">
              <w:t>11</w:t>
            </w:r>
          </w:p>
        </w:tc>
        <w:tc>
          <w:tcPr>
            <w:tcW w:w="4675" w:type="dxa"/>
          </w:tcPr>
          <w:p w14:paraId="551B82CD"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HoHRace</w:t>
            </w:r>
            <w:proofErr w:type="spellEnd"/>
          </w:p>
        </w:tc>
      </w:tr>
      <w:tr w:rsidR="002F2FF8" w:rsidRPr="00664C75" w14:paraId="73BB6EB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77777777" w:rsidR="002F2FF8" w:rsidRPr="00664C75" w:rsidRDefault="002F2FF8" w:rsidP="00BC0469">
            <w:pPr>
              <w:pStyle w:val="NoSpacing"/>
            </w:pPr>
            <w:r w:rsidRPr="00664C75">
              <w:t>12</w:t>
            </w:r>
          </w:p>
        </w:tc>
        <w:tc>
          <w:tcPr>
            <w:tcW w:w="4675" w:type="dxa"/>
          </w:tcPr>
          <w:p w14:paraId="15763AD3"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HoHEthnicity</w:t>
            </w:r>
            <w:proofErr w:type="spellEnd"/>
          </w:p>
        </w:tc>
      </w:tr>
      <w:tr w:rsidR="002F2FF8" w:rsidRPr="00664C75" w14:paraId="634E04C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77777777" w:rsidR="002F2FF8" w:rsidRPr="00664C75" w:rsidRDefault="002F2FF8" w:rsidP="00BC0469">
            <w:pPr>
              <w:pStyle w:val="NoSpacing"/>
            </w:pPr>
            <w:r w:rsidRPr="00664C75">
              <w:t>13</w:t>
            </w:r>
          </w:p>
        </w:tc>
        <w:tc>
          <w:tcPr>
            <w:tcW w:w="4675" w:type="dxa"/>
          </w:tcPr>
          <w:p w14:paraId="2349DA72"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HHAdultAge</w:t>
            </w:r>
            <w:proofErr w:type="spellEnd"/>
          </w:p>
        </w:tc>
      </w:tr>
      <w:tr w:rsidR="002F2FF8" w:rsidRPr="00664C75" w14:paraId="5FFA9CD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77777777" w:rsidR="002F2FF8" w:rsidRPr="00664C75" w:rsidRDefault="002F2FF8" w:rsidP="00BC0469">
            <w:pPr>
              <w:pStyle w:val="NoSpacing"/>
            </w:pPr>
            <w:r w:rsidRPr="00664C75">
              <w:t>14</w:t>
            </w:r>
          </w:p>
        </w:tc>
        <w:tc>
          <w:tcPr>
            <w:tcW w:w="4675" w:type="dxa"/>
          </w:tcPr>
          <w:p w14:paraId="60B37775"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HHParent</w:t>
            </w:r>
            <w:proofErr w:type="spellEnd"/>
          </w:p>
        </w:tc>
      </w:tr>
      <w:tr w:rsidR="002F2FF8" w:rsidRPr="00664C75" w14:paraId="3970DCE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77777777" w:rsidR="002F2FF8" w:rsidRPr="00664C75" w:rsidRDefault="002F2FF8" w:rsidP="00BC0469">
            <w:pPr>
              <w:pStyle w:val="NoSpacing"/>
            </w:pPr>
            <w:r w:rsidRPr="00664C75">
              <w:t>15</w:t>
            </w:r>
          </w:p>
        </w:tc>
        <w:tc>
          <w:tcPr>
            <w:tcW w:w="4675" w:type="dxa"/>
          </w:tcPr>
          <w:p w14:paraId="507F29BB"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AC3Plus</w:t>
            </w:r>
          </w:p>
        </w:tc>
      </w:tr>
      <w:tr w:rsidR="002F2FF8" w:rsidRPr="00664C75" w14:paraId="2C4AA4C2"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77777777" w:rsidR="002F2FF8" w:rsidRPr="00664C75" w:rsidRDefault="002F2FF8" w:rsidP="00BC0469">
            <w:pPr>
              <w:pStyle w:val="NoSpacing"/>
            </w:pPr>
            <w:r w:rsidRPr="00664C75">
              <w:t>16</w:t>
            </w:r>
          </w:p>
        </w:tc>
        <w:tc>
          <w:tcPr>
            <w:tcW w:w="4675" w:type="dxa"/>
          </w:tcPr>
          <w:p w14:paraId="12F06B22"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77777777" w:rsidR="002F2FF8" w:rsidRPr="00664C75" w:rsidRDefault="002F2FF8" w:rsidP="00BC0469">
            <w:pPr>
              <w:pStyle w:val="NoSpacing"/>
            </w:pPr>
            <w:r>
              <w:t>17</w:t>
            </w:r>
          </w:p>
        </w:tc>
        <w:tc>
          <w:tcPr>
            <w:tcW w:w="4675" w:type="dxa"/>
          </w:tcPr>
          <w:p w14:paraId="7077B02E"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Pr>
                <w:b/>
              </w:rPr>
              <w:t>ReportID</w:t>
            </w:r>
          </w:p>
        </w:tc>
      </w:tr>
    </w:tbl>
    <w:p w14:paraId="51F2536D" w14:textId="77777777" w:rsidR="000A1AEE" w:rsidRDefault="000A1AEE" w:rsidP="000A1AEE">
      <w:bookmarkStart w:id="1600" w:name="_HMIS_Business_Logic:_6"/>
      <w:bookmarkStart w:id="1601" w:name="_Toc37849808"/>
      <w:bookmarkEnd w:id="1600"/>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3DD8552F" w:rsidR="00E158FC" w:rsidRDefault="00E158FC" w:rsidP="00E158FC">
      <w:pPr>
        <w:pStyle w:val="Heading1"/>
        <w:rPr>
          <w:ins w:id="1602" w:author="Molly McEvilley" w:date="2020-08-20T06:19:00Z"/>
        </w:rPr>
      </w:pPr>
      <w:bookmarkStart w:id="1603" w:name="_Toc38030582"/>
      <w:r w:rsidRPr="00C52062">
        <w:lastRenderedPageBreak/>
        <w:t>HMIS Business Logic</w:t>
      </w:r>
      <w:r>
        <w:t xml:space="preserve">: </w:t>
      </w:r>
      <w:proofErr w:type="spellStart"/>
      <w:r>
        <w:t>LSACalculated</w:t>
      </w:r>
      <w:bookmarkEnd w:id="1601"/>
      <w:bookmarkEnd w:id="1603"/>
      <w:proofErr w:type="spellEnd"/>
    </w:p>
    <w:p w14:paraId="072EB7BC" w14:textId="77777777" w:rsidR="00311316" w:rsidRDefault="00311316" w:rsidP="00311316">
      <w:pPr>
        <w:rPr>
          <w:ins w:id="1604" w:author="Molly McEvilley" w:date="2020-08-20T07:52:00Z"/>
        </w:rPr>
      </w:pPr>
      <w:ins w:id="1605" w:author="Molly McEvilley" w:date="2020-08-20T07:52:00Z">
        <w:r>
          <w:t xml:space="preserve">As in </w:t>
        </w:r>
        <w:proofErr w:type="spellStart"/>
        <w:r>
          <w:t>LSAHousehold</w:t>
        </w:r>
        <w:proofErr w:type="spellEnd"/>
        <w:r>
          <w:t xml:space="preserve">, LSAPerson, and LSAExit, records are only included in </w:t>
        </w:r>
        <w:proofErr w:type="spellStart"/>
        <w:r>
          <w:t>LSACalculated</w:t>
        </w:r>
        <w:proofErr w:type="spellEnd"/>
        <w:r>
          <w:t xml:space="preserve"> if there are records in the raw data that represent the combination of household type, population, cohort, etc.  </w:t>
        </w:r>
      </w:ins>
    </w:p>
    <w:p w14:paraId="1C8408A1" w14:textId="77777777" w:rsidR="00311316" w:rsidRDefault="00311316">
      <w:pPr>
        <w:pStyle w:val="ListParagraph"/>
        <w:numPr>
          <w:ilvl w:val="0"/>
          <w:numId w:val="84"/>
        </w:numPr>
        <w:rPr>
          <w:ins w:id="1606" w:author="Molly McEvilley" w:date="2020-08-20T07:52:00Z"/>
        </w:rPr>
        <w:pPrChange w:id="1607" w:author="Molly McEvilley" w:date="2020-08-20T07:52:00Z">
          <w:pPr/>
        </w:pPrChange>
      </w:pPr>
      <w:ins w:id="1608" w:author="Molly McEvilley" w:date="2020-08-20T07:52:00Z">
        <w:r>
          <w:t>Averages are only included if there is at least one record where the value in the source column is greater than zero for at least one household represented by the combination of household type, population, etc.</w:t>
        </w:r>
      </w:ins>
    </w:p>
    <w:p w14:paraId="3D4F1B86" w14:textId="077AC86D" w:rsidR="00311316" w:rsidRDefault="00311316">
      <w:pPr>
        <w:pStyle w:val="ListParagraph"/>
        <w:numPr>
          <w:ilvl w:val="0"/>
          <w:numId w:val="84"/>
        </w:numPr>
        <w:rPr>
          <w:ins w:id="1609" w:author="Molly McEvilley" w:date="2020-08-20T07:52:00Z"/>
        </w:rPr>
        <w:pPrChange w:id="1610" w:author="Molly McEvilley" w:date="2020-08-20T07:52:00Z">
          <w:pPr/>
        </w:pPrChange>
      </w:pPr>
      <w:ins w:id="1611" w:author="Molly McEvilley" w:date="2020-08-20T07:52:00Z">
        <w:r>
          <w:t>Counts are only included if they are greater than zero.</w:t>
        </w:r>
      </w:ins>
    </w:p>
    <w:p w14:paraId="2F48B2F5" w14:textId="441A3AD0" w:rsidR="00DA0FF7" w:rsidRPr="00A431CC" w:rsidDel="00311316" w:rsidRDefault="00DA0FF7">
      <w:pPr>
        <w:rPr>
          <w:del w:id="1612" w:author="Molly McEvilley" w:date="2020-08-20T07:52:00Z"/>
        </w:rPr>
        <w:pPrChange w:id="1613" w:author="Molly McEvilley" w:date="2020-08-20T06:19:00Z">
          <w:pPr>
            <w:pStyle w:val="Heading1"/>
          </w:pPr>
        </w:pPrChange>
      </w:pPr>
    </w:p>
    <w:p w14:paraId="21E1FB90" w14:textId="0FE8C2E2" w:rsidR="002B6231" w:rsidRPr="00C52062" w:rsidRDefault="002B6231" w:rsidP="0088191A">
      <w:pPr>
        <w:pStyle w:val="Heading2"/>
      </w:pPr>
      <w:bookmarkStart w:id="1614" w:name="_Get_Average_Days_3"/>
      <w:bookmarkStart w:id="1615" w:name="_Toc37849809"/>
      <w:bookmarkStart w:id="1616" w:name="_Toc38030583"/>
      <w:bookmarkEnd w:id="1614"/>
      <w:r w:rsidRPr="00C52062">
        <w:t xml:space="preserve">Get Average Days for </w:t>
      </w:r>
      <w:r>
        <w:t>Length of Time Homeless</w:t>
      </w:r>
      <w:bookmarkEnd w:id="1599"/>
      <w:bookmarkEnd w:id="1615"/>
      <w:bookmarkEnd w:id="1616"/>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722600" w:rsidRDefault="00722600"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722600" w:rsidRDefault="007226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7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AScvVCnwMA&#10;AAULAAAOAAAAAAAAAAAAAAAAAC4CAABkcnMvZTJvRG9jLnhtbFBLAQItABQABgAIAAAAIQDTyuzS&#10;2wAAAAQBAAAPAAAAAAAAAAAAAAAAAPkFAABkcnMvZG93bnJldi54bWxQSwUGAAAAAAQABADzAAAA&#10;AQcAAAAA&#10;">
                <v:shape id="AutoShape 390" o:spid="_x0000_s147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722600" w:rsidRDefault="00722600" w:rsidP="00F824D6">
                        <w:pPr>
                          <w:pStyle w:val="Style3"/>
                        </w:pPr>
                        <w:r>
                          <w:t>tlsa_</w:t>
                        </w:r>
                        <w:r w:rsidRPr="00F824D6">
                          <w:t>Household</w:t>
                        </w:r>
                      </w:p>
                    </w:txbxContent>
                  </v:textbox>
                </v:shape>
                <v:shape id="AutoShape 16" o:spid="_x0000_s148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8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722600" w:rsidRDefault="00722600" w:rsidP="00F824D6">
                        <w:pPr>
                          <w:pStyle w:val="Style3"/>
                        </w:pPr>
                        <w:r>
                          <w:t>lsa_Calculated</w:t>
                        </w:r>
                      </w:p>
                    </w:txbxContent>
                  </v:textbox>
                </v:shape>
                <w10:anchorlock/>
              </v:group>
            </w:pict>
          </mc:Fallback>
        </mc:AlternateContent>
      </w:r>
    </w:p>
    <w:p w14:paraId="45872BAB" w14:textId="1103F0DB" w:rsidR="00914DDA" w:rsidRPr="00C52062" w:rsidRDefault="00914DDA" w:rsidP="0088191A">
      <w:pPr>
        <w:pStyle w:val="Heading3"/>
      </w:pPr>
      <w:proofErr w:type="spellStart"/>
      <w:r w:rsidRPr="00C52062">
        <w:t>ReportRow</w:t>
      </w:r>
      <w:proofErr w:type="spellEnd"/>
      <w:r w:rsidR="00000B20">
        <w:t xml:space="preserve">, </w:t>
      </w:r>
      <w:proofErr w:type="spellStart"/>
      <w:r w:rsidR="00000B20">
        <w:t>SystemPath</w:t>
      </w:r>
      <w:proofErr w:type="spellEnd"/>
      <w:r w:rsidRPr="00C52062">
        <w:t xml:space="preserve"> and Source Columns</w:t>
      </w:r>
      <w:r>
        <w:t xml:space="preserve"> for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4A7EB9B6" w14:textId="32D6961C" w:rsidR="00000B20" w:rsidRPr="00000B20" w:rsidRDefault="00000B20" w:rsidP="00AB2970">
      <w:pPr>
        <w:rPr>
          <w:rFonts w:cstheme="minorHAnsi"/>
        </w:rPr>
      </w:pPr>
      <w:r w:rsidRPr="00000B20">
        <w:rPr>
          <w:rFonts w:cstheme="minorHAnsi"/>
        </w:rPr>
        <w:t xml:space="preserve">The value of </w:t>
      </w:r>
      <w:proofErr w:type="spellStart"/>
      <w:r w:rsidRPr="00AB2970">
        <w:rPr>
          <w:rFonts w:cstheme="minorHAnsi"/>
          <w:b/>
        </w:rPr>
        <w:t>SystemPath</w:t>
      </w:r>
      <w:proofErr w:type="spellEnd"/>
      <w:r w:rsidRPr="00000B20">
        <w:rPr>
          <w:rFonts w:cstheme="minorHAnsi"/>
        </w:rPr>
        <w:t xml:space="preserve"> should be -1 for these records.</w:t>
      </w:r>
    </w:p>
    <w:p w14:paraId="4DD3C670" w14:textId="238A3344" w:rsidR="00702792" w:rsidRPr="00C52062" w:rsidRDefault="00702792" w:rsidP="0088191A">
      <w:pPr>
        <w:pStyle w:val="Heading3"/>
      </w:pPr>
      <w:r w:rsidRPr="00C52062">
        <w:t>Population</w:t>
      </w:r>
      <w:r w:rsidR="00914DDA">
        <w:t xml:space="preserve"> and </w:t>
      </w:r>
      <w:r w:rsidRPr="00655B0F">
        <w:t>HHType</w:t>
      </w:r>
    </w:p>
    <w:p w14:paraId="0A23142F" w14:textId="4A29CE87" w:rsidR="00702792" w:rsidDel="00624F1D" w:rsidRDefault="0098593E" w:rsidP="0098593E">
      <w:pPr>
        <w:rPr>
          <w:del w:id="1617" w:author="Molly McEvilley" w:date="2020-08-20T06:43:00Z"/>
        </w:rPr>
      </w:pPr>
      <w:ins w:id="1618" w:author="Molly McEvilley" w:date="2020-08-20T06:42:00Z">
        <w:r>
          <w:t xml:space="preserve">Required populations and household types for </w:t>
        </w:r>
      </w:ins>
      <w:del w:id="1619" w:author="Molly McEvilley" w:date="2020-08-20T06:43:00Z">
        <w:r w:rsidR="00702792" w:rsidRPr="00A6067F" w:rsidDel="0098593E">
          <w:delText xml:space="preserve">Generate </w:delText>
        </w:r>
      </w:del>
      <w:r w:rsidR="00702792" w:rsidRPr="00A6067F">
        <w:t xml:space="preserve">rows 1-9 </w:t>
      </w:r>
      <w:ins w:id="1620" w:author="Molly McEvilley" w:date="2020-08-20T06:43:00Z">
        <w:r>
          <w:t>are shown in the table below.</w:t>
        </w:r>
      </w:ins>
      <w:del w:id="1621" w:author="Molly McEvilley" w:date="2020-08-20T06:43:00Z">
        <w:r w:rsidR="003C4035" w:rsidDel="0098593E">
          <w:delText>for each of the following populations and household types</w:delText>
        </w:r>
        <w:r w:rsidR="004873DC" w:rsidDel="0098593E">
          <w:delText xml:space="preserve">. </w:delText>
        </w:r>
      </w:del>
    </w:p>
    <w:p w14:paraId="40E4F4C6" w14:textId="77777777" w:rsidR="00624F1D" w:rsidRDefault="00624F1D" w:rsidP="00624F1D">
      <w:pPr>
        <w:rPr>
          <w:ins w:id="1622" w:author="Molly McEvilley" w:date="2020-08-20T06:45:00Z"/>
        </w:rPr>
      </w:pPr>
    </w:p>
    <w:p w14:paraId="7EC9FEA6" w14:textId="77777777" w:rsidR="00702792" w:rsidRDefault="00702792">
      <w:pPr>
        <w:pStyle w:val="ListParagraph"/>
        <w:numPr>
          <w:ilvl w:val="0"/>
          <w:numId w:val="80"/>
        </w:numPr>
        <w:pPrChange w:id="1623" w:author="Molly McEvilley" w:date="2020-08-20T06:45:00Z">
          <w:pPr>
            <w:pStyle w:val="ListParagraph"/>
            <w:numPr>
              <w:numId w:val="79"/>
            </w:numPr>
          </w:pPr>
        </w:pPrChange>
      </w:pPr>
      <w:r>
        <w:t xml:space="preserve">The ID column is the </w:t>
      </w:r>
      <w:r w:rsidRPr="00624F1D">
        <w:rPr>
          <w:b/>
        </w:rPr>
        <w:t>Population</w:t>
      </w:r>
      <w:r>
        <w:t xml:space="preserve"> value for the </w:t>
      </w:r>
      <w:proofErr w:type="spellStart"/>
      <w:r>
        <w:t>LSA</w:t>
      </w:r>
      <w:del w:id="1624" w:author="Molly McEvilley" w:date="2020-08-20T06:17:00Z">
        <w:r w:rsidDel="00DA0FF7">
          <w:delText xml:space="preserve"> </w:delText>
        </w:r>
      </w:del>
      <w:r>
        <w:t>Calculated</w:t>
      </w:r>
      <w:proofErr w:type="spellEnd"/>
      <w:r>
        <w:t xml:space="preserve"> file.</w:t>
      </w:r>
    </w:p>
    <w:p w14:paraId="11E21AFB" w14:textId="19EDA179" w:rsidR="00000B20" w:rsidRDefault="00000B20" w:rsidP="0030608E">
      <w:pPr>
        <w:pStyle w:val="ListParagraph"/>
        <w:numPr>
          <w:ilvl w:val="0"/>
          <w:numId w:val="16"/>
        </w:numPr>
      </w:pPr>
      <w:r>
        <w:t xml:space="preserve">The Household Population column </w:t>
      </w:r>
      <w:r w:rsidR="000B2863">
        <w:t xml:space="preserve">provides a brief description </w:t>
      </w:r>
      <w:r w:rsidR="00F66EA1">
        <w:t>based on</w:t>
      </w:r>
      <w:r>
        <w:t xml:space="preserve"> the population identifier </w:t>
      </w:r>
      <w:r w:rsidR="00F66EA1">
        <w:t xml:space="preserve">set in </w:t>
      </w:r>
      <w:proofErr w:type="spellStart"/>
      <w:r w:rsidR="00F66EA1">
        <w:t>LSAH</w:t>
      </w:r>
      <w:r w:rsidR="000B2863">
        <w:t>ousehold</w:t>
      </w:r>
      <w:proofErr w:type="spellEnd"/>
      <w:r w:rsidR="004873DC">
        <w:t xml:space="preserve">. </w:t>
      </w:r>
    </w:p>
    <w:p w14:paraId="263B339F" w14:textId="77777777" w:rsidR="00702792" w:rsidRDefault="00702792" w:rsidP="0030608E">
      <w:pPr>
        <w:pStyle w:val="ListParagraph"/>
        <w:numPr>
          <w:ilvl w:val="0"/>
          <w:numId w:val="16"/>
        </w:numPr>
      </w:pPr>
      <w:r>
        <w:t xml:space="preserve">The </w:t>
      </w:r>
      <w:r w:rsidRPr="00021E71">
        <w:rPr>
          <w:b/>
          <w:bCs/>
        </w:rPr>
        <w:t>HHType</w:t>
      </w:r>
      <w:r>
        <w:t xml:space="preserve"> column indicates the household types for which the population is relevant.</w:t>
      </w:r>
    </w:p>
    <w:p w14:paraId="4838246B" w14:textId="2B71774E" w:rsidR="00702792" w:rsidRDefault="00702792" w:rsidP="00B5597A">
      <w:pPr>
        <w:pStyle w:val="ListParagraph"/>
        <w:numPr>
          <w:ilvl w:val="1"/>
          <w:numId w:val="16"/>
        </w:numPr>
        <w:rPr>
          <w:ins w:id="1625" w:author="Molly McEvilley" w:date="2020-08-06T09:58:00Z"/>
        </w:rPr>
      </w:pPr>
      <w:r>
        <w:t>Zero (0) represents a count of all records that meet the criteria, regardless of household type.</w:t>
      </w:r>
    </w:p>
    <w:p w14:paraId="3AFAC6E6" w14:textId="4193EE87" w:rsidR="00AB2871" w:rsidRDefault="005D28E5" w:rsidP="0030608E">
      <w:pPr>
        <w:pStyle w:val="ListParagraph"/>
        <w:numPr>
          <w:ilvl w:val="1"/>
          <w:numId w:val="16"/>
        </w:numPr>
      </w:pPr>
      <w:ins w:id="1626" w:author="Molly McEvilley" w:date="2020-08-06T09:59:00Z">
        <w:r>
          <w:t xml:space="preserve">The value for </w:t>
        </w:r>
        <w:r w:rsidRPr="0030608E">
          <w:rPr>
            <w:b/>
            <w:bCs/>
          </w:rPr>
          <w:t>HHType</w:t>
        </w:r>
        <w:r>
          <w:t xml:space="preserve"> in </w:t>
        </w:r>
        <w:proofErr w:type="spellStart"/>
        <w:r>
          <w:t>LSACalculated</w:t>
        </w:r>
        <w:proofErr w:type="spellEnd"/>
        <w:r>
          <w:t xml:space="preserve"> should use the values shown below, based on</w:t>
        </w:r>
      </w:ins>
      <w:ins w:id="1627" w:author="Molly McEvilley" w:date="2020-08-13T07:21:00Z">
        <w:r w:rsidR="00EB1C9F">
          <w:t xml:space="preserve"> </w:t>
        </w:r>
        <w:proofErr w:type="spellStart"/>
        <w:r w:rsidR="00EB1C9F">
          <w:t>tlsa_Household.</w:t>
        </w:r>
      </w:ins>
      <w:ins w:id="1628" w:author="Molly McEvilley" w:date="2020-08-06T10:00:00Z">
        <w:r w:rsidR="00E52C6A" w:rsidRPr="0030608E">
          <w:rPr>
            <w:b/>
            <w:bCs/>
          </w:rPr>
          <w:t>HHType</w:t>
        </w:r>
        <w:proofErr w:type="spellEnd"/>
        <w:r w:rsidR="00E52C6A">
          <w:t>.</w:t>
        </w:r>
      </w:ins>
    </w:p>
    <w:p w14:paraId="2CD9E58E" w14:textId="77777777" w:rsidR="00702792" w:rsidRDefault="00702792" w:rsidP="0030608E">
      <w:pPr>
        <w:pStyle w:val="ListParagraph"/>
        <w:numPr>
          <w:ilvl w:val="0"/>
          <w:numId w:val="16"/>
        </w:numPr>
      </w:pPr>
      <w:r>
        <w:lastRenderedPageBreak/>
        <w:t>The Criteria column shows other column values required – in combination with the household type – to identify the population.</w:t>
      </w:r>
    </w:p>
    <w:p w14:paraId="3E483368" w14:textId="2213BE93" w:rsidR="00702792" w:rsidRDefault="00702792" w:rsidP="00702792">
      <w:pPr>
        <w:rPr>
          <w:rFonts w:cstheme="minorHAnsi"/>
        </w:rPr>
      </w:pPr>
      <w:r>
        <w:t xml:space="preserve">When a report row is required in </w:t>
      </w:r>
      <w:proofErr w:type="spellStart"/>
      <w:r>
        <w:t>LSACalculated</w:t>
      </w:r>
      <w:proofErr w:type="spellEnd"/>
      <w:r>
        <w:t xml:space="preserve"> for any given population, values should be produced for all household types listed in the </w:t>
      </w:r>
      <w:r w:rsidRPr="00455CBD">
        <w:rPr>
          <w:b/>
          <w:bCs/>
        </w:rPr>
        <w:t>HHType</w:t>
      </w:r>
      <w:r>
        <w:t xml:space="preserve"> column for the population</w:t>
      </w:r>
      <w:ins w:id="1629" w:author="Molly McEvilley" w:date="2020-08-20T06:43:00Z">
        <w:r w:rsidR="0098593E" w:rsidRPr="0098593E">
          <w:rPr>
            <w:rFonts w:cstheme="minorHAnsi"/>
          </w:rPr>
          <w:t xml:space="preserve"> </w:t>
        </w:r>
      </w:ins>
      <w:ins w:id="1630" w:author="Molly McEvilley" w:date="2020-08-20T06:44:00Z">
        <w:r w:rsidR="0098593E">
          <w:rPr>
            <w:rFonts w:cstheme="minorHAnsi"/>
          </w:rPr>
          <w:t xml:space="preserve">that occur </w:t>
        </w:r>
      </w:ins>
      <w:ins w:id="1631" w:author="Molly McEvilley" w:date="2020-08-20T06:43:00Z">
        <w:r w:rsidR="0098593E">
          <w:rPr>
            <w:rFonts w:cstheme="minorHAnsi"/>
          </w:rPr>
          <w:t xml:space="preserve">in </w:t>
        </w:r>
        <w:proofErr w:type="spellStart"/>
        <w:r w:rsidR="0098593E">
          <w:rPr>
            <w:rFonts w:cstheme="minorHAnsi"/>
          </w:rPr>
          <w:t>LSAHousehold</w:t>
        </w:r>
        <w:proofErr w:type="spellEnd"/>
        <w:r w:rsidR="0098593E">
          <w:rPr>
            <w:rFonts w:cstheme="minorHAnsi"/>
          </w:rPr>
          <w:t xml:space="preserve"> with a non-zero value in the source column</w:t>
        </w:r>
      </w:ins>
      <w:ins w:id="1632" w:author="Molly McEvilley" w:date="2020-08-20T07:53:00Z">
        <w:r w:rsidR="00311316">
          <w:rPr>
            <w:rFonts w:cstheme="minorHAnsi"/>
          </w:rPr>
          <w:t>.</w:t>
        </w:r>
      </w:ins>
      <w:del w:id="1633" w:author="Molly McEvilley" w:date="2020-08-20T06:43:00Z">
        <w:r w:rsidR="004873DC" w:rsidDel="0098593E">
          <w:delText xml:space="preserve">. </w:delText>
        </w:r>
      </w:del>
    </w:p>
    <w:tbl>
      <w:tblPr>
        <w:tblStyle w:val="Style11"/>
        <w:tblW w:w="9332" w:type="dxa"/>
        <w:tblInd w:w="113" w:type="dxa"/>
        <w:tblLook w:val="04A0" w:firstRow="1" w:lastRow="0" w:firstColumn="1" w:lastColumn="0" w:noHBand="0" w:noVBand="1"/>
      </w:tblPr>
      <w:tblGrid>
        <w:gridCol w:w="865"/>
        <w:gridCol w:w="3960"/>
        <w:gridCol w:w="1024"/>
        <w:gridCol w:w="3483"/>
      </w:tblGrid>
      <w:tr w:rsidR="00702792" w:rsidRPr="00221967" w14:paraId="2ED76669"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65" w:type="dxa"/>
          </w:tcPr>
          <w:p w14:paraId="72E8E6CF" w14:textId="77777777" w:rsidR="00702792" w:rsidRPr="001475A1" w:rsidRDefault="00702792" w:rsidP="00702792">
            <w:pPr>
              <w:pStyle w:val="NoSpacing"/>
            </w:pPr>
            <w:r>
              <w:t>ID</w:t>
            </w:r>
          </w:p>
        </w:tc>
        <w:tc>
          <w:tcPr>
            <w:tcW w:w="3960" w:type="dxa"/>
          </w:tcPr>
          <w:p w14:paraId="6BEB7EB8"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44694BDC"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3" w:type="dxa"/>
          </w:tcPr>
          <w:p w14:paraId="169009DF" w14:textId="7C21DC8D" w:rsidR="00702792" w:rsidRPr="001475A1" w:rsidRDefault="00986320"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4B5D0D1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8809F0B" w14:textId="77777777" w:rsidR="00702792" w:rsidRPr="001475A1" w:rsidRDefault="00702792" w:rsidP="00702792">
            <w:pPr>
              <w:pStyle w:val="NoSpacing"/>
            </w:pPr>
            <w:r w:rsidRPr="00F016B9">
              <w:t>0</w:t>
            </w:r>
          </w:p>
        </w:tc>
        <w:tc>
          <w:tcPr>
            <w:tcW w:w="3960" w:type="dxa"/>
          </w:tcPr>
          <w:p w14:paraId="196214C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2C30CF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FD4A22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731626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BCB958D" w14:textId="77777777" w:rsidR="00702792" w:rsidRPr="001475A1" w:rsidRDefault="00702792" w:rsidP="00702792">
            <w:pPr>
              <w:pStyle w:val="NoSpacing"/>
            </w:pPr>
            <w:r w:rsidRPr="00F016B9">
              <w:t>1</w:t>
            </w:r>
          </w:p>
        </w:tc>
        <w:tc>
          <w:tcPr>
            <w:tcW w:w="3960" w:type="dxa"/>
          </w:tcPr>
          <w:p w14:paraId="5C352188" w14:textId="3D67FA6C" w:rsidR="00702792" w:rsidRPr="001475A1" w:rsidRDefault="00F66EA1" w:rsidP="00702792">
            <w:pPr>
              <w:pStyle w:val="NoSpacing"/>
              <w:cnfStyle w:val="000000010000" w:firstRow="0" w:lastRow="0" w:firstColumn="0" w:lastColumn="0" w:oddVBand="0" w:evenVBand="0" w:oddHBand="0" w:evenHBand="1" w:firstRowFirstColumn="0" w:firstRowLastColumn="0" w:lastRowFirstColumn="0" w:lastRowLastColumn="0"/>
            </w:pPr>
            <w:r>
              <w:t xml:space="preserve">Unaccompanied </w:t>
            </w:r>
            <w:r w:rsidR="00702792" w:rsidRPr="00F016B9">
              <w:t>Youth</w:t>
            </w:r>
            <w:r w:rsidR="005A642F">
              <w:t xml:space="preserve"> </w:t>
            </w:r>
            <w:r w:rsidR="00702792" w:rsidRPr="00F016B9">
              <w:t>18-21</w:t>
            </w:r>
          </w:p>
        </w:tc>
        <w:tc>
          <w:tcPr>
            <w:tcW w:w="1024" w:type="dxa"/>
          </w:tcPr>
          <w:p w14:paraId="7D543A0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343977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769197F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3DDD170" w14:textId="77777777" w:rsidR="00702792" w:rsidRPr="001475A1" w:rsidRDefault="00702792" w:rsidP="00702792">
            <w:pPr>
              <w:pStyle w:val="NoSpacing"/>
            </w:pPr>
            <w:r w:rsidRPr="00F016B9">
              <w:t>2</w:t>
            </w:r>
          </w:p>
        </w:tc>
        <w:tc>
          <w:tcPr>
            <w:tcW w:w="3960" w:type="dxa"/>
          </w:tcPr>
          <w:p w14:paraId="5FB897EB" w14:textId="0E467FDF" w:rsidR="00702792" w:rsidRPr="001475A1" w:rsidRDefault="00F66EA1" w:rsidP="00702792">
            <w:pPr>
              <w:pStyle w:val="NoSpacing"/>
              <w:cnfStyle w:val="000000100000" w:firstRow="0" w:lastRow="0" w:firstColumn="0" w:lastColumn="0" w:oddVBand="0" w:evenVBand="0" w:oddHBand="1" w:evenHBand="0" w:firstRowFirstColumn="0" w:firstRowLastColumn="0" w:lastRowFirstColumn="0" w:lastRowLastColumn="0"/>
            </w:pPr>
            <w:r>
              <w:t xml:space="preserve">Unaccompanied </w:t>
            </w:r>
            <w:r w:rsidR="00702792" w:rsidRPr="00F016B9">
              <w:t>Youth 22-24</w:t>
            </w:r>
          </w:p>
        </w:tc>
        <w:tc>
          <w:tcPr>
            <w:tcW w:w="1024" w:type="dxa"/>
          </w:tcPr>
          <w:p w14:paraId="47A8F13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73B3CA0"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4516C9F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A7F063D" w14:textId="77777777" w:rsidR="00702792" w:rsidRPr="001475A1" w:rsidRDefault="00702792" w:rsidP="00702792">
            <w:pPr>
              <w:pStyle w:val="NoSpacing"/>
            </w:pPr>
            <w:r w:rsidRPr="00F016B9">
              <w:t>3</w:t>
            </w:r>
          </w:p>
        </w:tc>
        <w:tc>
          <w:tcPr>
            <w:tcW w:w="3960" w:type="dxa"/>
          </w:tcPr>
          <w:p w14:paraId="061F3E9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77B0AD99"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483" w:type="dxa"/>
          </w:tcPr>
          <w:p w14:paraId="5000ADC2"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432A513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4EBE15" w14:textId="77777777" w:rsidR="00702792" w:rsidRPr="001475A1" w:rsidRDefault="00702792" w:rsidP="00702792">
            <w:pPr>
              <w:pStyle w:val="NoSpacing"/>
            </w:pPr>
            <w:r w:rsidRPr="00F016B9">
              <w:t>4</w:t>
            </w:r>
          </w:p>
        </w:tc>
        <w:tc>
          <w:tcPr>
            <w:tcW w:w="3960" w:type="dxa"/>
          </w:tcPr>
          <w:p w14:paraId="65DEEBB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404CAC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6E325B5"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02792" w:rsidRPr="001475A1" w14:paraId="5DCDAA7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979A6BB" w14:textId="77777777" w:rsidR="00702792" w:rsidRPr="001475A1" w:rsidRDefault="00702792" w:rsidP="00702792">
            <w:pPr>
              <w:pStyle w:val="NoSpacing"/>
            </w:pPr>
            <w:r w:rsidRPr="00F016B9">
              <w:t>5</w:t>
            </w:r>
          </w:p>
        </w:tc>
        <w:tc>
          <w:tcPr>
            <w:tcW w:w="3960" w:type="dxa"/>
          </w:tcPr>
          <w:p w14:paraId="5AFE3D4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6681DBD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1EDB4AB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02792" w:rsidRPr="001475A1" w14:paraId="35786E1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107CBB" w14:textId="77777777" w:rsidR="00702792" w:rsidRPr="001475A1" w:rsidRDefault="00702792" w:rsidP="00702792">
            <w:pPr>
              <w:pStyle w:val="NoSpacing"/>
            </w:pPr>
            <w:r w:rsidRPr="00F016B9">
              <w:t>6</w:t>
            </w:r>
          </w:p>
        </w:tc>
        <w:tc>
          <w:tcPr>
            <w:tcW w:w="3960" w:type="dxa"/>
          </w:tcPr>
          <w:p w14:paraId="318DD6F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024" w:type="dxa"/>
          </w:tcPr>
          <w:p w14:paraId="297BC08E"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0B96DBB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702792" w:rsidRPr="001475A1" w14:paraId="542F904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82494C3" w14:textId="77777777" w:rsidR="00702792" w:rsidRPr="001475A1" w:rsidRDefault="00702792" w:rsidP="00702792">
            <w:pPr>
              <w:pStyle w:val="NoSpacing"/>
            </w:pPr>
            <w:r w:rsidRPr="00F016B9">
              <w:t>7</w:t>
            </w:r>
          </w:p>
        </w:tc>
        <w:tc>
          <w:tcPr>
            <w:tcW w:w="3960" w:type="dxa"/>
          </w:tcPr>
          <w:p w14:paraId="5E6BFB51"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024" w:type="dxa"/>
          </w:tcPr>
          <w:p w14:paraId="6F9543A4"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4C50D606"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702792" w:rsidRPr="001475A1" w14:paraId="1BBD10C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BFB7EF" w14:textId="77777777" w:rsidR="00702792" w:rsidRPr="001475A1" w:rsidRDefault="00702792" w:rsidP="00702792">
            <w:pPr>
              <w:pStyle w:val="NoSpacing"/>
            </w:pPr>
            <w:r w:rsidRPr="00F016B9">
              <w:t>8</w:t>
            </w:r>
          </w:p>
        </w:tc>
        <w:tc>
          <w:tcPr>
            <w:tcW w:w="3960" w:type="dxa"/>
          </w:tcPr>
          <w:p w14:paraId="39001D1F"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024" w:type="dxa"/>
          </w:tcPr>
          <w:p w14:paraId="546A0B2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033B79D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702792" w:rsidRPr="001475A1" w14:paraId="3029BDA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F3A8C6D" w14:textId="77777777" w:rsidR="00702792" w:rsidRPr="001475A1" w:rsidRDefault="00702792" w:rsidP="00702792">
            <w:pPr>
              <w:pStyle w:val="NoSpacing"/>
            </w:pPr>
            <w:r w:rsidRPr="00F016B9">
              <w:t>9</w:t>
            </w:r>
          </w:p>
        </w:tc>
        <w:tc>
          <w:tcPr>
            <w:tcW w:w="3960" w:type="dxa"/>
          </w:tcPr>
          <w:p w14:paraId="4429F70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024" w:type="dxa"/>
          </w:tcPr>
          <w:p w14:paraId="18F7BC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308B58C"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02792" w:rsidRPr="001475A1" w14:paraId="6D5E4CD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C5CE0C5" w14:textId="77777777" w:rsidR="00702792" w:rsidRPr="001475A1" w:rsidRDefault="00702792" w:rsidP="00702792">
            <w:pPr>
              <w:pStyle w:val="NoSpacing"/>
            </w:pPr>
            <w:r w:rsidRPr="00F016B9">
              <w:t>10</w:t>
            </w:r>
          </w:p>
        </w:tc>
        <w:tc>
          <w:tcPr>
            <w:tcW w:w="3960" w:type="dxa"/>
          </w:tcPr>
          <w:p w14:paraId="2227B5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024" w:type="dxa"/>
          </w:tcPr>
          <w:p w14:paraId="685CFC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3</w:t>
            </w:r>
          </w:p>
        </w:tc>
        <w:tc>
          <w:tcPr>
            <w:tcW w:w="3483" w:type="dxa"/>
          </w:tcPr>
          <w:p w14:paraId="5242F28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r w:rsidR="00702792" w:rsidRPr="001475A1" w14:paraId="12994AA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55B7290D" w14:textId="77777777" w:rsidR="00702792" w:rsidRPr="00F016B9" w:rsidRDefault="00702792" w:rsidP="00702792">
            <w:pPr>
              <w:pStyle w:val="NoSpacing"/>
            </w:pPr>
            <w:r w:rsidRPr="00F016B9">
              <w:t>11</w:t>
            </w:r>
          </w:p>
        </w:tc>
        <w:tc>
          <w:tcPr>
            <w:tcW w:w="3960" w:type="dxa"/>
          </w:tcPr>
          <w:p w14:paraId="6EAEBA4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 xml:space="preserve">AC Household with </w:t>
            </w:r>
            <w:r w:rsidRPr="00F016B9">
              <w:t>3+ Children</w:t>
            </w:r>
          </w:p>
        </w:tc>
        <w:tc>
          <w:tcPr>
            <w:tcW w:w="1024" w:type="dxa"/>
          </w:tcPr>
          <w:p w14:paraId="402C23FC"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2</w:t>
            </w:r>
          </w:p>
        </w:tc>
        <w:tc>
          <w:tcPr>
            <w:tcW w:w="3483" w:type="dxa"/>
          </w:tcPr>
          <w:p w14:paraId="786D4266" w14:textId="77777777" w:rsidR="00702792" w:rsidRPr="000E2C8F"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454D25">
              <w:rPr>
                <w:b/>
              </w:rPr>
              <w:t>HHChild</w:t>
            </w:r>
            <w:proofErr w:type="spellEnd"/>
            <w:r>
              <w:t xml:space="preserve"> = 3</w:t>
            </w:r>
          </w:p>
        </w:tc>
      </w:tr>
      <w:tr w:rsidR="00702792" w:rsidRPr="001475A1" w14:paraId="284D3F9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DD29FFF" w14:textId="77777777" w:rsidR="00702792" w:rsidRPr="00F016B9" w:rsidRDefault="00702792" w:rsidP="00702792">
            <w:pPr>
              <w:pStyle w:val="NoSpacing"/>
            </w:pPr>
            <w:r w:rsidRPr="00F016B9">
              <w:t>12</w:t>
            </w:r>
          </w:p>
        </w:tc>
        <w:tc>
          <w:tcPr>
            <w:tcW w:w="3960" w:type="dxa"/>
          </w:tcPr>
          <w:p w14:paraId="3450C89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First Time Homeless</w:t>
            </w:r>
            <w:r>
              <w:t xml:space="preserve"> </w:t>
            </w:r>
          </w:p>
        </w:tc>
        <w:tc>
          <w:tcPr>
            <w:tcW w:w="1024" w:type="dxa"/>
          </w:tcPr>
          <w:p w14:paraId="1A2CF3BF"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498FAF84"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54D25">
              <w:rPr>
                <w:b/>
              </w:rPr>
              <w:t>Stat</w:t>
            </w:r>
            <w:r>
              <w:t xml:space="preserve"> = 1</w:t>
            </w:r>
          </w:p>
        </w:tc>
      </w:tr>
      <w:tr w:rsidR="00702792" w:rsidRPr="001475A1" w14:paraId="061A8B7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68D0ECC" w14:textId="77777777" w:rsidR="00702792" w:rsidRPr="00F016B9" w:rsidRDefault="00702792" w:rsidP="00702792">
            <w:pPr>
              <w:pStyle w:val="NoSpacing"/>
            </w:pPr>
            <w:r w:rsidRPr="00F016B9">
              <w:t>13</w:t>
            </w:r>
          </w:p>
        </w:tc>
        <w:tc>
          <w:tcPr>
            <w:tcW w:w="3960" w:type="dxa"/>
          </w:tcPr>
          <w:p w14:paraId="5C7D6F84"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Return After Exit to PH</w:t>
            </w:r>
          </w:p>
        </w:tc>
        <w:tc>
          <w:tcPr>
            <w:tcW w:w="1024" w:type="dxa"/>
          </w:tcPr>
          <w:p w14:paraId="532BF8C3"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3" w:type="dxa"/>
          </w:tcPr>
          <w:p w14:paraId="58F33A90"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r w:rsidRPr="00454D25">
              <w:rPr>
                <w:b/>
              </w:rPr>
              <w:t>Stat</w:t>
            </w:r>
            <w:r>
              <w:t xml:space="preserve"> = 2</w:t>
            </w:r>
          </w:p>
        </w:tc>
      </w:tr>
      <w:tr w:rsidR="00702792" w:rsidRPr="001475A1" w14:paraId="2FD4B3F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3653650" w14:textId="77777777" w:rsidR="00702792" w:rsidRPr="00F016B9" w:rsidRDefault="00702792" w:rsidP="00702792">
            <w:pPr>
              <w:pStyle w:val="NoSpacing"/>
            </w:pPr>
            <w:r w:rsidRPr="00F016B9">
              <w:t>14</w:t>
            </w:r>
          </w:p>
        </w:tc>
        <w:tc>
          <w:tcPr>
            <w:tcW w:w="3960" w:type="dxa"/>
          </w:tcPr>
          <w:p w14:paraId="1CE16BFD"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Move-In to PSH in Report Period</w:t>
            </w:r>
          </w:p>
        </w:tc>
        <w:tc>
          <w:tcPr>
            <w:tcW w:w="1024" w:type="dxa"/>
          </w:tcPr>
          <w:p w14:paraId="0EF882FC" w14:textId="77777777" w:rsidR="00702792"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483" w:type="dxa"/>
          </w:tcPr>
          <w:p w14:paraId="6EC5A841" w14:textId="77777777" w:rsidR="00702792" w:rsidRPr="00454D25"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PSHMoveIn</w:t>
            </w:r>
            <w:proofErr w:type="spellEnd"/>
            <w:r>
              <w:t xml:space="preserve"> = 1</w:t>
            </w:r>
          </w:p>
        </w:tc>
      </w:tr>
      <w:tr w:rsidR="00702792" w:rsidRPr="001475A1" w14:paraId="2339372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E099375" w14:textId="77777777" w:rsidR="00702792" w:rsidRPr="00F016B9" w:rsidRDefault="00702792" w:rsidP="00702792">
            <w:pPr>
              <w:pStyle w:val="NoSpacing"/>
            </w:pPr>
            <w:r w:rsidRPr="00F016B9">
              <w:t>15</w:t>
            </w:r>
          </w:p>
        </w:tc>
        <w:tc>
          <w:tcPr>
            <w:tcW w:w="3960" w:type="dxa"/>
          </w:tcPr>
          <w:p w14:paraId="206A98DE"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34773A51" w14:textId="77777777" w:rsidR="00702792"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5D04FBB5" w14:textId="77777777" w:rsidR="00702792" w:rsidRPr="00454D25"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02792" w:rsidRPr="001475A1" w14:paraId="7FE4DD9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504C7CD" w14:textId="77777777" w:rsidR="00702792" w:rsidRPr="00F016B9" w:rsidRDefault="00702792" w:rsidP="00702792">
            <w:pPr>
              <w:pStyle w:val="NoSpacing"/>
            </w:pPr>
            <w:r w:rsidRPr="00F016B9">
              <w:t>16</w:t>
            </w:r>
          </w:p>
        </w:tc>
        <w:tc>
          <w:tcPr>
            <w:tcW w:w="3960" w:type="dxa"/>
          </w:tcPr>
          <w:p w14:paraId="0371E303"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431E8D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0636D06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02792" w:rsidRPr="001475A1" w14:paraId="0B12FC9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A151D0F" w14:textId="77777777" w:rsidR="00702792" w:rsidRPr="00F016B9" w:rsidRDefault="00702792" w:rsidP="00702792">
            <w:pPr>
              <w:pStyle w:val="NoSpacing"/>
            </w:pPr>
            <w:r w:rsidRPr="00F016B9">
              <w:t>17</w:t>
            </w:r>
          </w:p>
        </w:tc>
        <w:tc>
          <w:tcPr>
            <w:tcW w:w="3960" w:type="dxa"/>
          </w:tcPr>
          <w:p w14:paraId="6708750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4A7E90A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480C50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02792" w:rsidRPr="001475A1" w14:paraId="467FEAD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270703C" w14:textId="77777777" w:rsidR="00702792" w:rsidRPr="00F016B9" w:rsidRDefault="00702792" w:rsidP="00702792">
            <w:pPr>
              <w:pStyle w:val="NoSpacing"/>
            </w:pPr>
            <w:r w:rsidRPr="00F016B9">
              <w:t>18</w:t>
            </w:r>
          </w:p>
        </w:tc>
        <w:tc>
          <w:tcPr>
            <w:tcW w:w="3960" w:type="dxa"/>
          </w:tcPr>
          <w:p w14:paraId="5E8EB005"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2303A45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DC415A9"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02792" w:rsidRPr="001475A1" w14:paraId="6E81C8C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3461B411" w14:textId="77777777" w:rsidR="00702792" w:rsidRPr="00F016B9" w:rsidRDefault="00702792" w:rsidP="00702792">
            <w:pPr>
              <w:pStyle w:val="NoSpacing"/>
            </w:pPr>
            <w:r w:rsidRPr="00F016B9">
              <w:t>19</w:t>
            </w:r>
          </w:p>
        </w:tc>
        <w:tc>
          <w:tcPr>
            <w:tcW w:w="3960" w:type="dxa"/>
          </w:tcPr>
          <w:p w14:paraId="2345C838"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471ED03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042730A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02792" w:rsidRPr="001475A1" w14:paraId="715CF61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401A71D" w14:textId="77777777" w:rsidR="00702792" w:rsidRPr="00F016B9" w:rsidRDefault="00702792" w:rsidP="00702792">
            <w:pPr>
              <w:pStyle w:val="NoSpacing"/>
            </w:pPr>
            <w:r w:rsidRPr="00F016B9">
              <w:t>20</w:t>
            </w:r>
          </w:p>
        </w:tc>
        <w:tc>
          <w:tcPr>
            <w:tcW w:w="3960" w:type="dxa"/>
          </w:tcPr>
          <w:p w14:paraId="4E74A507"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6BEBDECC"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52CF2F7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02792" w:rsidRPr="001475A1" w14:paraId="2E3BF87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1658E476" w14:textId="77777777" w:rsidR="00702792" w:rsidRPr="00F016B9" w:rsidRDefault="00702792" w:rsidP="00702792">
            <w:pPr>
              <w:pStyle w:val="NoSpacing"/>
            </w:pPr>
            <w:r w:rsidRPr="00F016B9">
              <w:t>21</w:t>
            </w:r>
          </w:p>
        </w:tc>
        <w:tc>
          <w:tcPr>
            <w:tcW w:w="3960" w:type="dxa"/>
          </w:tcPr>
          <w:p w14:paraId="6B414720"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25282AC"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726BD7A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02792" w:rsidRPr="001475A1" w14:paraId="4934738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4DB85B21" w14:textId="77777777" w:rsidR="00702792" w:rsidRPr="00F016B9" w:rsidRDefault="00702792" w:rsidP="00702792">
            <w:pPr>
              <w:pStyle w:val="NoSpacing"/>
            </w:pPr>
            <w:r w:rsidRPr="00F016B9">
              <w:t>22</w:t>
            </w:r>
          </w:p>
        </w:tc>
        <w:tc>
          <w:tcPr>
            <w:tcW w:w="3960" w:type="dxa"/>
          </w:tcPr>
          <w:p w14:paraId="348CCFAA" w14:textId="77777777" w:rsidR="00702792" w:rsidRPr="00F016B9"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19077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483" w:type="dxa"/>
          </w:tcPr>
          <w:p w14:paraId="4F2B3F9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02792" w:rsidRPr="001475A1" w14:paraId="532BEDC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C40E7CB" w14:textId="77777777" w:rsidR="00702792" w:rsidRPr="00F016B9" w:rsidRDefault="00702792" w:rsidP="00702792">
            <w:pPr>
              <w:pStyle w:val="NoSpacing"/>
            </w:pPr>
            <w:r w:rsidRPr="00F016B9">
              <w:t>23</w:t>
            </w:r>
          </w:p>
        </w:tc>
        <w:tc>
          <w:tcPr>
            <w:tcW w:w="3960" w:type="dxa"/>
          </w:tcPr>
          <w:p w14:paraId="61094A35" w14:textId="77777777" w:rsidR="00702792" w:rsidRPr="00F016B9"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3C70D003"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483" w:type="dxa"/>
          </w:tcPr>
          <w:p w14:paraId="4EE8C7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02792" w:rsidRPr="001475A1" w14:paraId="1B218E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4D5B8F" w14:textId="77777777" w:rsidR="00702792" w:rsidRPr="00751A21" w:rsidRDefault="00702792" w:rsidP="00702792">
            <w:pPr>
              <w:pStyle w:val="NoSpacing"/>
              <w:rPr>
                <w:rFonts w:cstheme="minorHAnsi"/>
              </w:rPr>
            </w:pPr>
            <w:r w:rsidRPr="002C297C">
              <w:rPr>
                <w:rFonts w:cstheme="minorHAnsi"/>
                <w:color w:val="000000"/>
              </w:rPr>
              <w:t>39</w:t>
            </w:r>
          </w:p>
        </w:tc>
        <w:tc>
          <w:tcPr>
            <w:tcW w:w="3960" w:type="dxa"/>
            <w:vAlign w:val="bottom"/>
          </w:tcPr>
          <w:p w14:paraId="4DBE513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193F9EA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483" w:type="dxa"/>
          </w:tcPr>
          <w:p w14:paraId="38B5379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02792" w:rsidRPr="001475A1" w14:paraId="035C3C4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1662E4E" w14:textId="77777777" w:rsidR="00702792" w:rsidRPr="00751A21" w:rsidRDefault="00702792" w:rsidP="00702792">
            <w:pPr>
              <w:pStyle w:val="NoSpacing"/>
              <w:rPr>
                <w:rFonts w:cstheme="minorHAnsi"/>
              </w:rPr>
            </w:pPr>
            <w:r w:rsidRPr="002C297C">
              <w:rPr>
                <w:rFonts w:cstheme="minorHAnsi"/>
                <w:color w:val="000000"/>
              </w:rPr>
              <w:t>40</w:t>
            </w:r>
          </w:p>
        </w:tc>
        <w:tc>
          <w:tcPr>
            <w:tcW w:w="3960" w:type="dxa"/>
            <w:vAlign w:val="bottom"/>
          </w:tcPr>
          <w:p w14:paraId="780B4EE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64E0168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3CDA5BF"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02792" w:rsidRPr="001475A1" w14:paraId="687AAF3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481F406" w14:textId="77777777" w:rsidR="00702792" w:rsidRPr="00751A21" w:rsidRDefault="00702792" w:rsidP="00702792">
            <w:pPr>
              <w:pStyle w:val="NoSpacing"/>
              <w:rPr>
                <w:rFonts w:cstheme="minorHAnsi"/>
              </w:rPr>
            </w:pPr>
            <w:r w:rsidRPr="002C297C">
              <w:rPr>
                <w:rFonts w:cstheme="minorHAnsi"/>
                <w:color w:val="000000"/>
              </w:rPr>
              <w:t>41</w:t>
            </w:r>
          </w:p>
        </w:tc>
        <w:tc>
          <w:tcPr>
            <w:tcW w:w="3960" w:type="dxa"/>
            <w:vAlign w:val="bottom"/>
          </w:tcPr>
          <w:p w14:paraId="087B377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7A0A92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2A0A8D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02792" w:rsidRPr="001475A1" w14:paraId="262C7DE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5A028F9" w14:textId="77777777" w:rsidR="00702792" w:rsidRPr="00751A21" w:rsidRDefault="00702792" w:rsidP="00702792">
            <w:pPr>
              <w:pStyle w:val="NoSpacing"/>
              <w:rPr>
                <w:rFonts w:cstheme="minorHAnsi"/>
              </w:rPr>
            </w:pPr>
            <w:r w:rsidRPr="002C297C">
              <w:rPr>
                <w:rFonts w:cstheme="minorHAnsi"/>
                <w:color w:val="000000"/>
              </w:rPr>
              <w:t>42</w:t>
            </w:r>
          </w:p>
        </w:tc>
        <w:tc>
          <w:tcPr>
            <w:tcW w:w="3960" w:type="dxa"/>
            <w:vAlign w:val="bottom"/>
          </w:tcPr>
          <w:p w14:paraId="2C50A31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2C8D598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45B0AEB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02792" w:rsidRPr="001475A1" w14:paraId="41FCCD4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E7AAD7" w14:textId="77777777" w:rsidR="00702792" w:rsidRPr="00751A21" w:rsidRDefault="00702792" w:rsidP="00702792">
            <w:pPr>
              <w:pStyle w:val="NoSpacing"/>
              <w:rPr>
                <w:rFonts w:cstheme="minorHAnsi"/>
              </w:rPr>
            </w:pPr>
            <w:r w:rsidRPr="002C297C">
              <w:rPr>
                <w:rFonts w:cstheme="minorHAnsi"/>
                <w:color w:val="000000"/>
              </w:rPr>
              <w:t>43</w:t>
            </w:r>
          </w:p>
        </w:tc>
        <w:tc>
          <w:tcPr>
            <w:tcW w:w="3960" w:type="dxa"/>
            <w:vAlign w:val="bottom"/>
          </w:tcPr>
          <w:p w14:paraId="3991C75B" w14:textId="17554C83" w:rsidR="00702792" w:rsidRPr="00751A21" w:rsidRDefault="00702792" w:rsidP="00D967E3">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PSH Move-In During Report Period</w:t>
            </w:r>
          </w:p>
        </w:tc>
        <w:tc>
          <w:tcPr>
            <w:tcW w:w="1024" w:type="dxa"/>
          </w:tcPr>
          <w:p w14:paraId="2899D25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26224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PSHMoveIn</w:t>
            </w:r>
            <w:proofErr w:type="spellEnd"/>
            <w:r>
              <w:t xml:space="preserve"> = 1</w:t>
            </w:r>
          </w:p>
        </w:tc>
      </w:tr>
      <w:tr w:rsidR="00702792" w:rsidRPr="001475A1" w14:paraId="2DC0719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5B5F48" w14:textId="77777777" w:rsidR="00702792" w:rsidRPr="00751A21" w:rsidRDefault="00702792" w:rsidP="00702792">
            <w:pPr>
              <w:pStyle w:val="NoSpacing"/>
              <w:rPr>
                <w:rFonts w:cstheme="minorHAnsi"/>
              </w:rPr>
            </w:pPr>
            <w:r w:rsidRPr="002C297C">
              <w:rPr>
                <w:rFonts w:cstheme="minorHAnsi"/>
                <w:color w:val="000000"/>
              </w:rPr>
              <w:t>44</w:t>
            </w:r>
          </w:p>
        </w:tc>
        <w:tc>
          <w:tcPr>
            <w:tcW w:w="3960" w:type="dxa"/>
            <w:vAlign w:val="bottom"/>
          </w:tcPr>
          <w:p w14:paraId="3E62FBC3"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766140E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0C04C32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02792" w:rsidRPr="001475A1" w14:paraId="59928CE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AD251F8" w14:textId="77777777" w:rsidR="00702792" w:rsidRPr="00751A21" w:rsidRDefault="00702792" w:rsidP="00702792">
            <w:pPr>
              <w:pStyle w:val="NoSpacing"/>
              <w:rPr>
                <w:rFonts w:cstheme="minorHAnsi"/>
              </w:rPr>
            </w:pPr>
            <w:r w:rsidRPr="002C297C">
              <w:rPr>
                <w:rFonts w:cstheme="minorHAnsi"/>
                <w:color w:val="000000"/>
              </w:rPr>
              <w:t>45</w:t>
            </w:r>
          </w:p>
        </w:tc>
        <w:tc>
          <w:tcPr>
            <w:tcW w:w="3960" w:type="dxa"/>
            <w:vAlign w:val="bottom"/>
          </w:tcPr>
          <w:p w14:paraId="019F861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5FE6EE0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94650B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02792" w:rsidRPr="001475A1" w14:paraId="4A249268"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634B516" w14:textId="77777777" w:rsidR="00702792" w:rsidRPr="00751A21" w:rsidRDefault="00702792" w:rsidP="00702792">
            <w:pPr>
              <w:pStyle w:val="NoSpacing"/>
              <w:rPr>
                <w:rFonts w:cstheme="minorHAnsi"/>
              </w:rPr>
            </w:pPr>
            <w:r w:rsidRPr="002C297C">
              <w:rPr>
                <w:rFonts w:cstheme="minorHAnsi"/>
                <w:color w:val="000000"/>
              </w:rPr>
              <w:t>46</w:t>
            </w:r>
          </w:p>
        </w:tc>
        <w:tc>
          <w:tcPr>
            <w:tcW w:w="3960" w:type="dxa"/>
            <w:vAlign w:val="bottom"/>
          </w:tcPr>
          <w:p w14:paraId="0F14032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0DC9DA2B"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C365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02792" w:rsidRPr="001475A1" w14:paraId="388AF7F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8117712" w14:textId="77777777" w:rsidR="00702792" w:rsidRPr="00751A21" w:rsidRDefault="00702792" w:rsidP="00702792">
            <w:pPr>
              <w:pStyle w:val="NoSpacing"/>
              <w:rPr>
                <w:rFonts w:cstheme="minorHAnsi"/>
              </w:rPr>
            </w:pPr>
            <w:r w:rsidRPr="002C297C">
              <w:rPr>
                <w:rFonts w:cstheme="minorHAnsi"/>
                <w:color w:val="000000"/>
              </w:rPr>
              <w:t>47</w:t>
            </w:r>
          </w:p>
        </w:tc>
        <w:tc>
          <w:tcPr>
            <w:tcW w:w="3960" w:type="dxa"/>
            <w:vAlign w:val="bottom"/>
          </w:tcPr>
          <w:p w14:paraId="5111DED4"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359E5D6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17732CD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02792" w:rsidRPr="001475A1" w14:paraId="43C0F72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576E63" w14:textId="77777777" w:rsidR="00702792" w:rsidRPr="00751A21" w:rsidRDefault="00702792" w:rsidP="00702792">
            <w:pPr>
              <w:pStyle w:val="NoSpacing"/>
              <w:rPr>
                <w:rFonts w:cstheme="minorHAnsi"/>
              </w:rPr>
            </w:pPr>
            <w:r w:rsidRPr="002C297C">
              <w:rPr>
                <w:rFonts w:cstheme="minorHAnsi"/>
                <w:color w:val="000000"/>
              </w:rPr>
              <w:t>48</w:t>
            </w:r>
          </w:p>
        </w:tc>
        <w:tc>
          <w:tcPr>
            <w:tcW w:w="3960" w:type="dxa"/>
            <w:vAlign w:val="bottom"/>
          </w:tcPr>
          <w:p w14:paraId="2332938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66524110"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C96E4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02792" w:rsidRPr="001475A1" w14:paraId="2ADDD44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CD647D7" w14:textId="77777777" w:rsidR="00702792" w:rsidRPr="00751A21" w:rsidRDefault="00702792" w:rsidP="00702792">
            <w:pPr>
              <w:pStyle w:val="NoSpacing"/>
              <w:rPr>
                <w:rFonts w:cstheme="minorHAnsi"/>
              </w:rPr>
            </w:pPr>
            <w:r w:rsidRPr="002C297C">
              <w:rPr>
                <w:rFonts w:cstheme="minorHAnsi"/>
                <w:color w:val="000000"/>
              </w:rPr>
              <w:t>49</w:t>
            </w:r>
          </w:p>
        </w:tc>
        <w:tc>
          <w:tcPr>
            <w:tcW w:w="3960" w:type="dxa"/>
            <w:vAlign w:val="bottom"/>
          </w:tcPr>
          <w:p w14:paraId="238EF78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3EBB73AD"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851881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02792" w:rsidRPr="001475A1" w14:paraId="3C4492D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B26B644" w14:textId="77777777" w:rsidR="00702792" w:rsidRPr="00751A21" w:rsidRDefault="00702792" w:rsidP="00702792">
            <w:pPr>
              <w:pStyle w:val="NoSpacing"/>
              <w:rPr>
                <w:rFonts w:cstheme="minorHAnsi"/>
              </w:rPr>
            </w:pPr>
            <w:r w:rsidRPr="002C297C">
              <w:rPr>
                <w:rFonts w:cstheme="minorHAnsi"/>
                <w:color w:val="000000"/>
              </w:rPr>
              <w:lastRenderedPageBreak/>
              <w:t>50</w:t>
            </w:r>
          </w:p>
        </w:tc>
        <w:tc>
          <w:tcPr>
            <w:tcW w:w="3960" w:type="dxa"/>
            <w:vAlign w:val="bottom"/>
          </w:tcPr>
          <w:p w14:paraId="372B00D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07CBB2B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C93C6F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02792" w:rsidRPr="001475A1" w14:paraId="0763CAF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DC2739D" w14:textId="77777777" w:rsidR="00702792" w:rsidRPr="00751A21" w:rsidRDefault="00702792" w:rsidP="00702792">
            <w:pPr>
              <w:pStyle w:val="NoSpacing"/>
              <w:rPr>
                <w:rFonts w:cstheme="minorHAnsi"/>
              </w:rPr>
            </w:pPr>
            <w:r w:rsidRPr="002C297C">
              <w:rPr>
                <w:rFonts w:cstheme="minorHAnsi"/>
                <w:color w:val="000000"/>
              </w:rPr>
              <w:t>51</w:t>
            </w:r>
          </w:p>
        </w:tc>
        <w:tc>
          <w:tcPr>
            <w:tcW w:w="3960" w:type="dxa"/>
            <w:vAlign w:val="bottom"/>
          </w:tcPr>
          <w:p w14:paraId="17DA0D4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233C1BF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09649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02792" w:rsidRPr="001475A1" w14:paraId="33F02E1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A6F5495" w14:textId="77777777" w:rsidR="00702792" w:rsidRPr="00751A21" w:rsidRDefault="00702792" w:rsidP="00702792">
            <w:pPr>
              <w:pStyle w:val="NoSpacing"/>
              <w:rPr>
                <w:rFonts w:cstheme="minorHAnsi"/>
              </w:rPr>
            </w:pPr>
            <w:r w:rsidRPr="002C297C">
              <w:rPr>
                <w:rFonts w:cstheme="minorHAnsi"/>
                <w:color w:val="000000"/>
              </w:rPr>
              <w:t>52</w:t>
            </w:r>
          </w:p>
        </w:tc>
        <w:tc>
          <w:tcPr>
            <w:tcW w:w="3960" w:type="dxa"/>
            <w:vAlign w:val="bottom"/>
          </w:tcPr>
          <w:p w14:paraId="3C0C9798"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4A20764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A66C71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02792" w:rsidRPr="001475A1" w14:paraId="4FABF88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0244048" w14:textId="77777777" w:rsidR="00702792" w:rsidRPr="00751A21" w:rsidRDefault="00702792" w:rsidP="00702792">
            <w:pPr>
              <w:pStyle w:val="NoSpacing"/>
              <w:rPr>
                <w:rFonts w:cstheme="minorHAnsi"/>
              </w:rPr>
            </w:pPr>
            <w:r w:rsidRPr="002C297C">
              <w:rPr>
                <w:rFonts w:cstheme="minorHAnsi"/>
                <w:color w:val="000000"/>
              </w:rPr>
              <w:t>53</w:t>
            </w:r>
          </w:p>
        </w:tc>
        <w:tc>
          <w:tcPr>
            <w:tcW w:w="3960" w:type="dxa"/>
            <w:vAlign w:val="bottom"/>
          </w:tcPr>
          <w:p w14:paraId="29C2D888"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2F9B31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05889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02792" w:rsidRPr="001475A1" w14:paraId="371CF8B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36B536E" w14:textId="77777777" w:rsidR="00702792" w:rsidRPr="00751A21" w:rsidRDefault="00702792" w:rsidP="00702792">
            <w:pPr>
              <w:pStyle w:val="NoSpacing"/>
              <w:rPr>
                <w:rFonts w:cstheme="minorHAnsi"/>
              </w:rPr>
            </w:pPr>
            <w:r w:rsidRPr="002C297C">
              <w:rPr>
                <w:rFonts w:cstheme="minorHAnsi"/>
                <w:color w:val="000000"/>
              </w:rPr>
              <w:t>54</w:t>
            </w:r>
          </w:p>
        </w:tc>
        <w:tc>
          <w:tcPr>
            <w:tcW w:w="3960" w:type="dxa"/>
            <w:vAlign w:val="bottom"/>
          </w:tcPr>
          <w:p w14:paraId="176C4F65"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312EA48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56A3916"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02792" w:rsidRPr="001475A1" w14:paraId="3CEF4004"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D7EDB73" w14:textId="77777777" w:rsidR="00702792" w:rsidRPr="00751A21" w:rsidRDefault="00702792" w:rsidP="00702792">
            <w:pPr>
              <w:pStyle w:val="NoSpacing"/>
              <w:rPr>
                <w:rFonts w:cstheme="minorHAnsi"/>
              </w:rPr>
            </w:pPr>
            <w:r w:rsidRPr="002C297C">
              <w:rPr>
                <w:rFonts w:cstheme="minorHAnsi"/>
                <w:color w:val="000000"/>
              </w:rPr>
              <w:t>55</w:t>
            </w:r>
          </w:p>
        </w:tc>
        <w:tc>
          <w:tcPr>
            <w:tcW w:w="3960" w:type="dxa"/>
            <w:vAlign w:val="bottom"/>
          </w:tcPr>
          <w:p w14:paraId="36B5A97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7233EAA9"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CBE55D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02792" w:rsidRPr="001475A1" w14:paraId="367D7A7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177B46B" w14:textId="77777777" w:rsidR="00702792" w:rsidRPr="00751A21" w:rsidRDefault="00702792" w:rsidP="00702792">
            <w:pPr>
              <w:pStyle w:val="NoSpacing"/>
              <w:rPr>
                <w:rFonts w:cstheme="minorHAnsi"/>
              </w:rPr>
            </w:pPr>
            <w:r w:rsidRPr="002C297C">
              <w:rPr>
                <w:rFonts w:cstheme="minorHAnsi"/>
                <w:color w:val="000000"/>
              </w:rPr>
              <w:t>56</w:t>
            </w:r>
          </w:p>
        </w:tc>
        <w:tc>
          <w:tcPr>
            <w:tcW w:w="3960" w:type="dxa"/>
            <w:vAlign w:val="bottom"/>
          </w:tcPr>
          <w:p w14:paraId="285133F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E43E61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DE007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02792" w:rsidRPr="001475A1" w14:paraId="3162434D"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CFF10A" w14:textId="77777777" w:rsidR="00702792" w:rsidRPr="00751A21" w:rsidRDefault="00702792" w:rsidP="00702792">
            <w:pPr>
              <w:pStyle w:val="NoSpacing"/>
              <w:rPr>
                <w:rFonts w:cstheme="minorHAnsi"/>
              </w:rPr>
            </w:pPr>
            <w:r w:rsidRPr="002C297C">
              <w:rPr>
                <w:rFonts w:cstheme="minorHAnsi"/>
                <w:color w:val="000000"/>
              </w:rPr>
              <w:t>57</w:t>
            </w:r>
          </w:p>
        </w:tc>
        <w:tc>
          <w:tcPr>
            <w:tcW w:w="3960" w:type="dxa"/>
            <w:vAlign w:val="bottom"/>
          </w:tcPr>
          <w:p w14:paraId="725EBCE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PSH Move-In During Report Period</w:t>
            </w:r>
          </w:p>
        </w:tc>
        <w:tc>
          <w:tcPr>
            <w:tcW w:w="1024" w:type="dxa"/>
          </w:tcPr>
          <w:p w14:paraId="3781296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711E45A2"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PSHMoveIn</w:t>
            </w:r>
            <w:proofErr w:type="spellEnd"/>
            <w:r>
              <w:t xml:space="preserve"> = 1</w:t>
            </w:r>
          </w:p>
        </w:tc>
      </w:tr>
      <w:tr w:rsidR="00702792" w:rsidRPr="001475A1" w14:paraId="6C310B9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1BCA6BC" w14:textId="77777777" w:rsidR="00702792" w:rsidRPr="00751A21" w:rsidRDefault="00702792" w:rsidP="00702792">
            <w:pPr>
              <w:pStyle w:val="NoSpacing"/>
              <w:rPr>
                <w:rFonts w:cstheme="minorHAnsi"/>
              </w:rPr>
            </w:pPr>
            <w:r w:rsidRPr="002C297C">
              <w:rPr>
                <w:rFonts w:cstheme="minorHAnsi"/>
                <w:color w:val="000000"/>
              </w:rPr>
              <w:t>58</w:t>
            </w:r>
          </w:p>
        </w:tc>
        <w:tc>
          <w:tcPr>
            <w:tcW w:w="3960" w:type="dxa"/>
            <w:vAlign w:val="bottom"/>
          </w:tcPr>
          <w:p w14:paraId="5D5531E4"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2867EF7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65B6B5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02792" w:rsidRPr="001475A1" w14:paraId="259F9D50"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979CA4" w14:textId="77777777" w:rsidR="00702792" w:rsidRPr="00751A21" w:rsidRDefault="00702792" w:rsidP="00702792">
            <w:pPr>
              <w:pStyle w:val="NoSpacing"/>
              <w:rPr>
                <w:rFonts w:cstheme="minorHAnsi"/>
              </w:rPr>
            </w:pPr>
            <w:r w:rsidRPr="002C297C">
              <w:rPr>
                <w:rFonts w:cstheme="minorHAnsi"/>
                <w:color w:val="000000"/>
              </w:rPr>
              <w:t>59</w:t>
            </w:r>
          </w:p>
        </w:tc>
        <w:tc>
          <w:tcPr>
            <w:tcW w:w="3960" w:type="dxa"/>
            <w:vAlign w:val="bottom"/>
          </w:tcPr>
          <w:p w14:paraId="43611D5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7FAE68D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60F8033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02792" w:rsidRPr="001475A1" w14:paraId="304C630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762BB1C" w14:textId="77777777" w:rsidR="00702792" w:rsidRPr="00751A21" w:rsidRDefault="00702792" w:rsidP="00702792">
            <w:pPr>
              <w:pStyle w:val="NoSpacing"/>
              <w:rPr>
                <w:rFonts w:cstheme="minorHAnsi"/>
              </w:rPr>
            </w:pPr>
            <w:r w:rsidRPr="002C297C">
              <w:rPr>
                <w:rFonts w:cstheme="minorHAnsi"/>
                <w:color w:val="000000"/>
              </w:rPr>
              <w:t>60</w:t>
            </w:r>
          </w:p>
        </w:tc>
        <w:tc>
          <w:tcPr>
            <w:tcW w:w="3960" w:type="dxa"/>
            <w:vAlign w:val="bottom"/>
          </w:tcPr>
          <w:p w14:paraId="21B1121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210FCC0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6121F6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02792" w:rsidRPr="001475A1" w14:paraId="34A3275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D7EDF12" w14:textId="77777777" w:rsidR="00702792" w:rsidRPr="00751A21" w:rsidRDefault="00702792" w:rsidP="00702792">
            <w:pPr>
              <w:pStyle w:val="NoSpacing"/>
              <w:rPr>
                <w:rFonts w:cstheme="minorHAnsi"/>
              </w:rPr>
            </w:pPr>
            <w:r w:rsidRPr="002C297C">
              <w:rPr>
                <w:rFonts w:cstheme="minorHAnsi"/>
                <w:color w:val="000000"/>
              </w:rPr>
              <w:t>61</w:t>
            </w:r>
          </w:p>
        </w:tc>
        <w:tc>
          <w:tcPr>
            <w:tcW w:w="3960" w:type="dxa"/>
            <w:vAlign w:val="bottom"/>
          </w:tcPr>
          <w:p w14:paraId="0740C13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5A40D7E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4A7CE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02792" w:rsidRPr="001475A1" w14:paraId="45EF21E0"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228D845" w14:textId="77777777" w:rsidR="00702792" w:rsidRPr="00751A21" w:rsidRDefault="00702792" w:rsidP="00702792">
            <w:pPr>
              <w:pStyle w:val="NoSpacing"/>
              <w:rPr>
                <w:rFonts w:cstheme="minorHAnsi"/>
              </w:rPr>
            </w:pPr>
            <w:r w:rsidRPr="002C297C">
              <w:rPr>
                <w:rFonts w:cstheme="minorHAnsi"/>
                <w:color w:val="000000"/>
              </w:rPr>
              <w:t>62</w:t>
            </w:r>
          </w:p>
        </w:tc>
        <w:tc>
          <w:tcPr>
            <w:tcW w:w="3960" w:type="dxa"/>
            <w:vAlign w:val="bottom"/>
          </w:tcPr>
          <w:p w14:paraId="23FDBA9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57EBFF82"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13B5F11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02792" w:rsidRPr="001475A1" w14:paraId="2BE69B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1F36765" w14:textId="77777777" w:rsidR="00702792" w:rsidRPr="00751A21" w:rsidRDefault="00702792" w:rsidP="00702792">
            <w:pPr>
              <w:pStyle w:val="NoSpacing"/>
              <w:rPr>
                <w:rFonts w:cstheme="minorHAnsi"/>
              </w:rPr>
            </w:pPr>
            <w:r w:rsidRPr="002C297C">
              <w:rPr>
                <w:rFonts w:cstheme="minorHAnsi"/>
                <w:color w:val="000000"/>
              </w:rPr>
              <w:t>63</w:t>
            </w:r>
          </w:p>
        </w:tc>
        <w:tc>
          <w:tcPr>
            <w:tcW w:w="3960" w:type="dxa"/>
            <w:vAlign w:val="bottom"/>
          </w:tcPr>
          <w:p w14:paraId="71D2391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28E46E4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E66E185"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02792" w:rsidRPr="001475A1" w14:paraId="14FB45E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8F05A47" w14:textId="77777777" w:rsidR="00702792" w:rsidRPr="00751A21" w:rsidRDefault="00702792" w:rsidP="00702792">
            <w:pPr>
              <w:pStyle w:val="NoSpacing"/>
              <w:rPr>
                <w:rFonts w:cstheme="minorHAnsi"/>
              </w:rPr>
            </w:pPr>
            <w:r w:rsidRPr="002C297C">
              <w:rPr>
                <w:rFonts w:cstheme="minorHAnsi"/>
                <w:color w:val="000000"/>
              </w:rPr>
              <w:t>64</w:t>
            </w:r>
          </w:p>
        </w:tc>
        <w:tc>
          <w:tcPr>
            <w:tcW w:w="3960" w:type="dxa"/>
            <w:vAlign w:val="bottom"/>
          </w:tcPr>
          <w:p w14:paraId="47C4225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4A67626A"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7B37566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02792" w:rsidRPr="001475A1" w14:paraId="74555E7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6B477B9" w14:textId="77777777" w:rsidR="00702792" w:rsidRPr="00751A21" w:rsidRDefault="00702792" w:rsidP="00702792">
            <w:pPr>
              <w:pStyle w:val="NoSpacing"/>
              <w:rPr>
                <w:rFonts w:cstheme="minorHAnsi"/>
              </w:rPr>
            </w:pPr>
            <w:r w:rsidRPr="002C297C">
              <w:rPr>
                <w:rFonts w:cstheme="minorHAnsi"/>
                <w:color w:val="000000"/>
              </w:rPr>
              <w:t>65</w:t>
            </w:r>
          </w:p>
        </w:tc>
        <w:tc>
          <w:tcPr>
            <w:tcW w:w="3960" w:type="dxa"/>
            <w:vAlign w:val="bottom"/>
          </w:tcPr>
          <w:p w14:paraId="5461A369"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40C6DD9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830D483"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02792" w:rsidRPr="001475A1" w14:paraId="7BB7173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A15A98A" w14:textId="77777777" w:rsidR="00702792" w:rsidRPr="00751A21" w:rsidRDefault="00702792" w:rsidP="00702792">
            <w:pPr>
              <w:pStyle w:val="NoSpacing"/>
              <w:rPr>
                <w:rFonts w:cstheme="minorHAnsi"/>
              </w:rPr>
            </w:pPr>
            <w:r w:rsidRPr="002C297C">
              <w:rPr>
                <w:rFonts w:cstheme="minorHAnsi"/>
                <w:color w:val="000000"/>
              </w:rPr>
              <w:t>66</w:t>
            </w:r>
          </w:p>
        </w:tc>
        <w:tc>
          <w:tcPr>
            <w:tcW w:w="3960" w:type="dxa"/>
            <w:vAlign w:val="bottom"/>
          </w:tcPr>
          <w:p w14:paraId="7C15D07F"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6BEC8F45"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D414313"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02792" w:rsidRPr="001475A1" w14:paraId="1FEFB4B6"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02F87E" w14:textId="77777777" w:rsidR="00702792" w:rsidRPr="00751A21" w:rsidRDefault="00702792" w:rsidP="00702792">
            <w:pPr>
              <w:pStyle w:val="NoSpacing"/>
              <w:rPr>
                <w:rFonts w:cstheme="minorHAnsi"/>
              </w:rPr>
            </w:pPr>
            <w:r w:rsidRPr="002C297C">
              <w:rPr>
                <w:rFonts w:cstheme="minorHAnsi"/>
                <w:color w:val="000000"/>
              </w:rPr>
              <w:t>67</w:t>
            </w:r>
          </w:p>
        </w:tc>
        <w:tc>
          <w:tcPr>
            <w:tcW w:w="3960" w:type="dxa"/>
            <w:vAlign w:val="bottom"/>
          </w:tcPr>
          <w:p w14:paraId="1F03CD52"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6FE88A9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4718DD5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02792" w:rsidRPr="001475A1" w14:paraId="087F2E2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9F471C0" w14:textId="77777777" w:rsidR="00702792" w:rsidRPr="00751A21" w:rsidRDefault="00702792" w:rsidP="00702792">
            <w:pPr>
              <w:pStyle w:val="NoSpacing"/>
              <w:rPr>
                <w:rFonts w:cstheme="minorHAnsi"/>
              </w:rPr>
            </w:pPr>
            <w:r w:rsidRPr="002C297C">
              <w:rPr>
                <w:rFonts w:cstheme="minorHAnsi"/>
                <w:color w:val="000000"/>
              </w:rPr>
              <w:t>68</w:t>
            </w:r>
          </w:p>
        </w:tc>
        <w:tc>
          <w:tcPr>
            <w:tcW w:w="3960" w:type="dxa"/>
            <w:vAlign w:val="bottom"/>
          </w:tcPr>
          <w:p w14:paraId="41BC9F1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7C3085CD"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C8A161C"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02792" w:rsidRPr="001475A1" w14:paraId="6E8A1DE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2196881" w14:textId="77777777" w:rsidR="00702792" w:rsidRPr="00751A21" w:rsidRDefault="00702792" w:rsidP="00702792">
            <w:pPr>
              <w:pStyle w:val="NoSpacing"/>
              <w:rPr>
                <w:rFonts w:cstheme="minorHAnsi"/>
              </w:rPr>
            </w:pPr>
            <w:r w:rsidRPr="002C297C">
              <w:rPr>
                <w:rFonts w:cstheme="minorHAnsi"/>
                <w:color w:val="000000"/>
              </w:rPr>
              <w:t>69</w:t>
            </w:r>
          </w:p>
        </w:tc>
        <w:tc>
          <w:tcPr>
            <w:tcW w:w="3960" w:type="dxa"/>
            <w:vAlign w:val="bottom"/>
          </w:tcPr>
          <w:p w14:paraId="73CADF66"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48E9314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35148048"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02792" w:rsidRPr="001475A1" w14:paraId="76F1B0EF"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3AAE9C9" w14:textId="77777777" w:rsidR="00702792" w:rsidRPr="00751A21" w:rsidRDefault="00702792" w:rsidP="00702792">
            <w:pPr>
              <w:pStyle w:val="NoSpacing"/>
              <w:rPr>
                <w:rFonts w:cstheme="minorHAnsi"/>
              </w:rPr>
            </w:pPr>
            <w:r w:rsidRPr="002C297C">
              <w:rPr>
                <w:rFonts w:cstheme="minorHAnsi"/>
                <w:color w:val="000000"/>
              </w:rPr>
              <w:t>70</w:t>
            </w:r>
          </w:p>
        </w:tc>
        <w:tc>
          <w:tcPr>
            <w:tcW w:w="3960" w:type="dxa"/>
            <w:vAlign w:val="bottom"/>
          </w:tcPr>
          <w:p w14:paraId="0ED792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7F09A706"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30598FE2"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02792" w:rsidRPr="001475A1" w14:paraId="7BFBBB0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1DA6E1" w14:textId="77777777" w:rsidR="00702792" w:rsidRPr="00751A21" w:rsidRDefault="00702792" w:rsidP="00702792">
            <w:pPr>
              <w:pStyle w:val="NoSpacing"/>
              <w:rPr>
                <w:rFonts w:cstheme="minorHAnsi"/>
              </w:rPr>
            </w:pPr>
            <w:r w:rsidRPr="002C297C">
              <w:rPr>
                <w:rFonts w:cstheme="minorHAnsi"/>
                <w:color w:val="000000"/>
              </w:rPr>
              <w:t>71</w:t>
            </w:r>
          </w:p>
        </w:tc>
        <w:tc>
          <w:tcPr>
            <w:tcW w:w="3960" w:type="dxa"/>
            <w:vAlign w:val="bottom"/>
          </w:tcPr>
          <w:p w14:paraId="5997C880"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with PSH Move-In During Report Period</w:t>
            </w:r>
          </w:p>
        </w:tc>
        <w:tc>
          <w:tcPr>
            <w:tcW w:w="1024" w:type="dxa"/>
          </w:tcPr>
          <w:p w14:paraId="2EF3AA45"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54D7F5C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PSHMoveIn</w:t>
            </w:r>
            <w:proofErr w:type="spellEnd"/>
            <w:r>
              <w:t xml:space="preserve"> </w:t>
            </w:r>
            <w:r w:rsidRPr="003E3132">
              <w:t>=</w:t>
            </w:r>
            <w:r>
              <w:t xml:space="preserve"> 1</w:t>
            </w:r>
          </w:p>
        </w:tc>
      </w:tr>
      <w:tr w:rsidR="00702792" w:rsidRPr="001475A1" w14:paraId="48A18F45"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34344E1" w14:textId="77777777" w:rsidR="00702792" w:rsidRPr="00751A21" w:rsidRDefault="00702792" w:rsidP="00702792">
            <w:pPr>
              <w:pStyle w:val="NoSpacing"/>
              <w:rPr>
                <w:rFonts w:cstheme="minorHAnsi"/>
              </w:rPr>
            </w:pPr>
            <w:r w:rsidRPr="002C297C">
              <w:rPr>
                <w:rFonts w:cstheme="minorHAnsi"/>
                <w:color w:val="000000"/>
              </w:rPr>
              <w:t>72</w:t>
            </w:r>
          </w:p>
        </w:tc>
        <w:tc>
          <w:tcPr>
            <w:tcW w:w="3960" w:type="dxa"/>
            <w:vAlign w:val="bottom"/>
          </w:tcPr>
          <w:p w14:paraId="46B621E9"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43FCDFF"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2ECEA520"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02792" w:rsidRPr="001475A1" w14:paraId="0942F80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79023150" w14:textId="77777777" w:rsidR="00702792" w:rsidRPr="00751A21" w:rsidRDefault="00702792" w:rsidP="00702792">
            <w:pPr>
              <w:pStyle w:val="NoSpacing"/>
              <w:rPr>
                <w:rFonts w:cstheme="minorHAnsi"/>
              </w:rPr>
            </w:pPr>
            <w:r w:rsidRPr="002C297C">
              <w:rPr>
                <w:rFonts w:cstheme="minorHAnsi"/>
                <w:color w:val="000000"/>
              </w:rPr>
              <w:t>73</w:t>
            </w:r>
          </w:p>
        </w:tc>
        <w:tc>
          <w:tcPr>
            <w:tcW w:w="3960" w:type="dxa"/>
            <w:vAlign w:val="bottom"/>
          </w:tcPr>
          <w:p w14:paraId="642AD5CD"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5A591088"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5DC234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02792" w:rsidRPr="001475A1" w14:paraId="083342F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6932AB3D" w14:textId="77777777" w:rsidR="00702792" w:rsidRPr="00751A21" w:rsidRDefault="00702792" w:rsidP="00702792">
            <w:pPr>
              <w:pStyle w:val="NoSpacing"/>
              <w:rPr>
                <w:rFonts w:cstheme="minorHAnsi"/>
              </w:rPr>
            </w:pPr>
            <w:r w:rsidRPr="002C297C">
              <w:rPr>
                <w:rFonts w:cstheme="minorHAnsi"/>
                <w:color w:val="000000"/>
              </w:rPr>
              <w:t>74</w:t>
            </w:r>
          </w:p>
        </w:tc>
        <w:tc>
          <w:tcPr>
            <w:tcW w:w="3960" w:type="dxa"/>
            <w:vAlign w:val="bottom"/>
          </w:tcPr>
          <w:p w14:paraId="57E03C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508DE39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6E60874B"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02792" w:rsidRPr="001475A1" w14:paraId="774FF5E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19D5F0B" w14:textId="77777777" w:rsidR="00702792" w:rsidRPr="00751A21" w:rsidRDefault="00702792" w:rsidP="00702792">
            <w:pPr>
              <w:pStyle w:val="NoSpacing"/>
              <w:rPr>
                <w:rFonts w:cstheme="minorHAnsi"/>
              </w:rPr>
            </w:pPr>
            <w:r w:rsidRPr="002C297C">
              <w:rPr>
                <w:rFonts w:cstheme="minorHAnsi"/>
                <w:color w:val="000000"/>
              </w:rPr>
              <w:t>75</w:t>
            </w:r>
          </w:p>
        </w:tc>
        <w:tc>
          <w:tcPr>
            <w:tcW w:w="3960" w:type="dxa"/>
            <w:vAlign w:val="bottom"/>
          </w:tcPr>
          <w:p w14:paraId="7D53E3E3"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165A72D4"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26F3F0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02792" w:rsidRPr="001475A1" w14:paraId="392D72D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199AFE7" w14:textId="77777777" w:rsidR="00702792" w:rsidRPr="00751A21" w:rsidRDefault="00702792" w:rsidP="00702792">
            <w:pPr>
              <w:pStyle w:val="NoSpacing"/>
              <w:rPr>
                <w:rFonts w:cstheme="minorHAnsi"/>
              </w:rPr>
            </w:pPr>
            <w:r w:rsidRPr="002C297C">
              <w:rPr>
                <w:rFonts w:cstheme="minorHAnsi"/>
                <w:color w:val="000000"/>
              </w:rPr>
              <w:t>76</w:t>
            </w:r>
          </w:p>
        </w:tc>
        <w:tc>
          <w:tcPr>
            <w:tcW w:w="3960" w:type="dxa"/>
            <w:vAlign w:val="bottom"/>
          </w:tcPr>
          <w:p w14:paraId="0FFE1D0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22ACE698"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483" w:type="dxa"/>
          </w:tcPr>
          <w:p w14:paraId="5E172684"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02792" w:rsidRPr="001475A1" w14:paraId="49E03F1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F9C6B1E" w14:textId="77777777" w:rsidR="00702792" w:rsidRPr="00751A21" w:rsidRDefault="00702792" w:rsidP="00702792">
            <w:pPr>
              <w:pStyle w:val="NoSpacing"/>
              <w:rPr>
                <w:rFonts w:cstheme="minorHAnsi"/>
              </w:rPr>
            </w:pPr>
            <w:r w:rsidRPr="002C297C">
              <w:rPr>
                <w:rFonts w:cstheme="minorHAnsi"/>
                <w:color w:val="000000"/>
              </w:rPr>
              <w:t>77</w:t>
            </w:r>
          </w:p>
        </w:tc>
        <w:tc>
          <w:tcPr>
            <w:tcW w:w="3960" w:type="dxa"/>
            <w:vAlign w:val="bottom"/>
          </w:tcPr>
          <w:p w14:paraId="4EC627C7"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22F0DAE1"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483" w:type="dxa"/>
          </w:tcPr>
          <w:p w14:paraId="0D09BE8F"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02792" w:rsidRPr="001475A1" w14:paraId="3625175A"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AE1A967" w14:textId="77777777" w:rsidR="00702792" w:rsidRPr="00751A21" w:rsidRDefault="00702792" w:rsidP="00702792">
            <w:pPr>
              <w:pStyle w:val="NoSpacing"/>
              <w:rPr>
                <w:rFonts w:cstheme="minorHAnsi"/>
              </w:rPr>
            </w:pPr>
            <w:r w:rsidRPr="002C297C">
              <w:rPr>
                <w:rFonts w:cstheme="minorHAnsi"/>
                <w:color w:val="000000"/>
              </w:rPr>
              <w:t>78</w:t>
            </w:r>
          </w:p>
        </w:tc>
        <w:tc>
          <w:tcPr>
            <w:tcW w:w="3960" w:type="dxa"/>
            <w:vAlign w:val="bottom"/>
          </w:tcPr>
          <w:p w14:paraId="7E2CAFE7"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136528CE"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2ADB324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02792" w:rsidRPr="001475A1" w14:paraId="2619CBA3"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7FDA2B3" w14:textId="77777777" w:rsidR="00702792" w:rsidRPr="00751A21" w:rsidRDefault="00702792" w:rsidP="00702792">
            <w:pPr>
              <w:pStyle w:val="NoSpacing"/>
              <w:rPr>
                <w:rFonts w:cstheme="minorHAnsi"/>
              </w:rPr>
            </w:pPr>
            <w:r w:rsidRPr="002C297C">
              <w:rPr>
                <w:rFonts w:cstheme="minorHAnsi"/>
                <w:color w:val="000000"/>
              </w:rPr>
              <w:t>79</w:t>
            </w:r>
          </w:p>
        </w:tc>
        <w:tc>
          <w:tcPr>
            <w:tcW w:w="3960" w:type="dxa"/>
            <w:vAlign w:val="bottom"/>
          </w:tcPr>
          <w:p w14:paraId="6857800C"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7FD83016"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483" w:type="dxa"/>
          </w:tcPr>
          <w:p w14:paraId="23B9B32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02792" w:rsidRPr="001475A1" w14:paraId="13D6BC41"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46A5ED1A" w14:textId="77777777" w:rsidR="00702792" w:rsidRPr="00751A21" w:rsidRDefault="00702792" w:rsidP="00702792">
            <w:pPr>
              <w:pStyle w:val="NoSpacing"/>
              <w:rPr>
                <w:rFonts w:cstheme="minorHAnsi"/>
              </w:rPr>
            </w:pPr>
            <w:r w:rsidRPr="002C297C">
              <w:rPr>
                <w:rFonts w:cstheme="minorHAnsi"/>
                <w:color w:val="000000"/>
              </w:rPr>
              <w:lastRenderedPageBreak/>
              <w:t>80</w:t>
            </w:r>
          </w:p>
        </w:tc>
        <w:tc>
          <w:tcPr>
            <w:tcW w:w="3960" w:type="dxa"/>
            <w:vAlign w:val="bottom"/>
          </w:tcPr>
          <w:p w14:paraId="6685E3D2"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3981E64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483" w:type="dxa"/>
          </w:tcPr>
          <w:p w14:paraId="476BF65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02792" w:rsidRPr="001475A1" w14:paraId="06F89F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000D01F" w14:textId="77777777" w:rsidR="00702792" w:rsidRPr="00751A21" w:rsidRDefault="00702792" w:rsidP="00702792">
            <w:pPr>
              <w:pStyle w:val="NoSpacing"/>
              <w:rPr>
                <w:rFonts w:cstheme="minorHAnsi"/>
              </w:rPr>
            </w:pPr>
            <w:r w:rsidRPr="002C297C">
              <w:rPr>
                <w:rFonts w:cstheme="minorHAnsi"/>
                <w:color w:val="000000"/>
              </w:rPr>
              <w:t>81</w:t>
            </w:r>
          </w:p>
        </w:tc>
        <w:tc>
          <w:tcPr>
            <w:tcW w:w="3960" w:type="dxa"/>
            <w:vAlign w:val="bottom"/>
          </w:tcPr>
          <w:p w14:paraId="2A3D0C2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3090F2A"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3" w:type="dxa"/>
          </w:tcPr>
          <w:p w14:paraId="0D97788E"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02792" w:rsidRPr="001475A1" w14:paraId="25F477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B00608A" w14:textId="77777777" w:rsidR="00702792" w:rsidRPr="00751A21" w:rsidRDefault="00702792" w:rsidP="00702792">
            <w:pPr>
              <w:pStyle w:val="NoSpacing"/>
              <w:rPr>
                <w:rFonts w:cstheme="minorHAnsi"/>
              </w:rPr>
            </w:pPr>
            <w:r w:rsidRPr="002C297C">
              <w:rPr>
                <w:rFonts w:cstheme="minorHAnsi"/>
                <w:color w:val="000000"/>
              </w:rPr>
              <w:t>82</w:t>
            </w:r>
          </w:p>
        </w:tc>
        <w:tc>
          <w:tcPr>
            <w:tcW w:w="3960" w:type="dxa"/>
            <w:vAlign w:val="bottom"/>
          </w:tcPr>
          <w:p w14:paraId="28844F06"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76D8583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64BC46C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02792" w:rsidRPr="001475A1" w14:paraId="3CC4555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EAA3A1C" w14:textId="77777777" w:rsidR="00702792" w:rsidRPr="00751A21" w:rsidRDefault="00702792" w:rsidP="00702792">
            <w:pPr>
              <w:pStyle w:val="NoSpacing"/>
              <w:rPr>
                <w:rFonts w:cstheme="minorHAnsi"/>
              </w:rPr>
            </w:pPr>
            <w:r w:rsidRPr="002C297C">
              <w:rPr>
                <w:rFonts w:cstheme="minorHAnsi"/>
                <w:color w:val="000000"/>
              </w:rPr>
              <w:t>83</w:t>
            </w:r>
          </w:p>
        </w:tc>
        <w:tc>
          <w:tcPr>
            <w:tcW w:w="3960" w:type="dxa"/>
            <w:vAlign w:val="bottom"/>
          </w:tcPr>
          <w:p w14:paraId="53840AAE"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0B9A8C22"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42FE9C7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02792" w:rsidRPr="001475A1" w14:paraId="2BDF947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30AF6F2" w14:textId="77777777" w:rsidR="00702792" w:rsidRPr="00751A21" w:rsidRDefault="00702792" w:rsidP="00702792">
            <w:pPr>
              <w:pStyle w:val="NoSpacing"/>
              <w:rPr>
                <w:rFonts w:cstheme="minorHAnsi"/>
              </w:rPr>
            </w:pPr>
            <w:r w:rsidRPr="002C297C">
              <w:rPr>
                <w:rFonts w:cstheme="minorHAnsi"/>
                <w:color w:val="000000"/>
              </w:rPr>
              <w:t>84</w:t>
            </w:r>
          </w:p>
        </w:tc>
        <w:tc>
          <w:tcPr>
            <w:tcW w:w="3960" w:type="dxa"/>
            <w:vAlign w:val="bottom"/>
          </w:tcPr>
          <w:p w14:paraId="66B083E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CC1BEB1"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4FBD4A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02792" w:rsidRPr="001475A1" w14:paraId="3020088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3B4FB17C" w14:textId="77777777" w:rsidR="00702792" w:rsidRPr="00751A21" w:rsidRDefault="00702792" w:rsidP="00702792">
            <w:pPr>
              <w:pStyle w:val="NoSpacing"/>
              <w:rPr>
                <w:rFonts w:cstheme="minorHAnsi"/>
              </w:rPr>
            </w:pPr>
            <w:r w:rsidRPr="002C297C">
              <w:rPr>
                <w:rFonts w:cstheme="minorHAnsi"/>
                <w:color w:val="000000"/>
              </w:rPr>
              <w:t>85</w:t>
            </w:r>
          </w:p>
        </w:tc>
        <w:tc>
          <w:tcPr>
            <w:tcW w:w="3960" w:type="dxa"/>
            <w:vAlign w:val="bottom"/>
          </w:tcPr>
          <w:p w14:paraId="7B58BF7B"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PSH Move-In During Report Period</w:t>
            </w:r>
          </w:p>
        </w:tc>
        <w:tc>
          <w:tcPr>
            <w:tcW w:w="1024" w:type="dxa"/>
          </w:tcPr>
          <w:p w14:paraId="16B6BEEF"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7BC78401"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PSHMoveIn</w:t>
            </w:r>
            <w:proofErr w:type="spellEnd"/>
            <w:r>
              <w:t xml:space="preserve"> = 1</w:t>
            </w:r>
          </w:p>
        </w:tc>
      </w:tr>
      <w:tr w:rsidR="00702792" w:rsidRPr="001475A1" w14:paraId="4321BB8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57F33DAA" w14:textId="77777777" w:rsidR="00702792" w:rsidRPr="00751A21" w:rsidRDefault="00702792" w:rsidP="00702792">
            <w:pPr>
              <w:pStyle w:val="NoSpacing"/>
              <w:rPr>
                <w:rFonts w:cstheme="minorHAnsi"/>
              </w:rPr>
            </w:pPr>
            <w:r w:rsidRPr="002C297C">
              <w:rPr>
                <w:rFonts w:cstheme="minorHAnsi"/>
                <w:color w:val="000000"/>
              </w:rPr>
              <w:t>86</w:t>
            </w:r>
          </w:p>
        </w:tc>
        <w:tc>
          <w:tcPr>
            <w:tcW w:w="3960" w:type="dxa"/>
            <w:vAlign w:val="bottom"/>
          </w:tcPr>
          <w:p w14:paraId="299185D1"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4EC75B59"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108368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02792" w:rsidRPr="001475A1" w14:paraId="62A615E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0241100" w14:textId="77777777" w:rsidR="00702792" w:rsidRPr="00751A21" w:rsidRDefault="00702792" w:rsidP="00702792">
            <w:pPr>
              <w:pStyle w:val="NoSpacing"/>
              <w:rPr>
                <w:rFonts w:cstheme="minorHAnsi"/>
              </w:rPr>
            </w:pPr>
            <w:r w:rsidRPr="002C297C">
              <w:rPr>
                <w:rFonts w:cstheme="minorHAnsi"/>
                <w:color w:val="000000"/>
              </w:rPr>
              <w:t>87</w:t>
            </w:r>
          </w:p>
        </w:tc>
        <w:tc>
          <w:tcPr>
            <w:tcW w:w="3960" w:type="dxa"/>
            <w:vAlign w:val="bottom"/>
          </w:tcPr>
          <w:p w14:paraId="02ACD025"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3AB9D630"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065AC0E0"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02792" w:rsidRPr="001475A1" w14:paraId="3DDE217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18A45362" w14:textId="77777777" w:rsidR="00702792" w:rsidRPr="00751A21" w:rsidRDefault="00702792" w:rsidP="00702792">
            <w:pPr>
              <w:pStyle w:val="NoSpacing"/>
              <w:rPr>
                <w:rFonts w:cstheme="minorHAnsi"/>
              </w:rPr>
            </w:pPr>
            <w:r w:rsidRPr="002C297C">
              <w:rPr>
                <w:rFonts w:cstheme="minorHAnsi"/>
                <w:color w:val="000000"/>
              </w:rPr>
              <w:t>88</w:t>
            </w:r>
          </w:p>
        </w:tc>
        <w:tc>
          <w:tcPr>
            <w:tcW w:w="3960" w:type="dxa"/>
            <w:vAlign w:val="bottom"/>
          </w:tcPr>
          <w:p w14:paraId="731F9D1B"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1EDB1217"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5551CAC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02792" w:rsidRPr="001475A1" w14:paraId="0A817BA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0DB7C4C1" w14:textId="77777777" w:rsidR="00702792" w:rsidRPr="00751A21" w:rsidRDefault="00702792" w:rsidP="00702792">
            <w:pPr>
              <w:pStyle w:val="NoSpacing"/>
              <w:rPr>
                <w:rFonts w:cstheme="minorHAnsi"/>
              </w:rPr>
            </w:pPr>
            <w:r w:rsidRPr="002C297C">
              <w:rPr>
                <w:rFonts w:cstheme="minorHAnsi"/>
                <w:color w:val="000000"/>
              </w:rPr>
              <w:t>89</w:t>
            </w:r>
          </w:p>
        </w:tc>
        <w:tc>
          <w:tcPr>
            <w:tcW w:w="3960" w:type="dxa"/>
            <w:vAlign w:val="bottom"/>
          </w:tcPr>
          <w:p w14:paraId="5E03DBC1" w14:textId="77777777" w:rsidR="00702792" w:rsidRPr="00751A21"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55126B6E" w14:textId="77777777" w:rsidR="00702792" w:rsidRPr="00FB1864"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483" w:type="dxa"/>
          </w:tcPr>
          <w:p w14:paraId="3EB03F84"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02792" w:rsidRPr="001475A1" w14:paraId="0107165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vAlign w:val="bottom"/>
          </w:tcPr>
          <w:p w14:paraId="24718133" w14:textId="77777777" w:rsidR="00702792" w:rsidRPr="00751A21" w:rsidRDefault="00702792" w:rsidP="00702792">
            <w:pPr>
              <w:pStyle w:val="NoSpacing"/>
              <w:rPr>
                <w:rFonts w:cstheme="minorHAnsi"/>
              </w:rPr>
            </w:pPr>
            <w:r w:rsidRPr="002C297C">
              <w:rPr>
                <w:rFonts w:cstheme="minorHAnsi"/>
                <w:color w:val="000000"/>
              </w:rPr>
              <w:t>90</w:t>
            </w:r>
          </w:p>
        </w:tc>
        <w:tc>
          <w:tcPr>
            <w:tcW w:w="3960" w:type="dxa"/>
            <w:vAlign w:val="bottom"/>
          </w:tcPr>
          <w:p w14:paraId="3176389A" w14:textId="77777777" w:rsidR="00702792" w:rsidRPr="00751A21"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1F6632D4" w14:textId="77777777" w:rsidR="00702792" w:rsidRPr="00FB1864"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483" w:type="dxa"/>
          </w:tcPr>
          <w:p w14:paraId="2EB8C26A"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02792" w:rsidRPr="001475A1" w14:paraId="0318F68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7F15D3B" w14:textId="77777777" w:rsidR="00702792" w:rsidRPr="002C297C" w:rsidRDefault="00702792" w:rsidP="00702792">
            <w:pPr>
              <w:pStyle w:val="NoSpacing"/>
              <w:rPr>
                <w:rFonts w:cstheme="minorHAnsi"/>
                <w:color w:val="000000"/>
              </w:rPr>
            </w:pPr>
            <w:r w:rsidRPr="006E0A1D">
              <w:t>91</w:t>
            </w:r>
          </w:p>
        </w:tc>
        <w:tc>
          <w:tcPr>
            <w:tcW w:w="3960" w:type="dxa"/>
          </w:tcPr>
          <w:p w14:paraId="51924E71"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74D81841"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21277DFC"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02792" w:rsidRPr="001475A1" w14:paraId="604326E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B5710D" w14:textId="77777777" w:rsidR="00702792" w:rsidRPr="002C297C" w:rsidRDefault="00702792" w:rsidP="00702792">
            <w:pPr>
              <w:pStyle w:val="NoSpacing"/>
              <w:rPr>
                <w:rFonts w:cstheme="minorHAnsi"/>
                <w:color w:val="000000"/>
              </w:rPr>
            </w:pPr>
            <w:r w:rsidRPr="006E0A1D">
              <w:t>92</w:t>
            </w:r>
          </w:p>
        </w:tc>
        <w:tc>
          <w:tcPr>
            <w:tcW w:w="3960" w:type="dxa"/>
          </w:tcPr>
          <w:p w14:paraId="1EBEF6CA"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1F0E5F8D"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05747899"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02792" w:rsidRPr="001475A1" w14:paraId="00058C89"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0B39256C" w14:textId="77777777" w:rsidR="00702792" w:rsidRPr="002C297C" w:rsidRDefault="00702792" w:rsidP="00702792">
            <w:pPr>
              <w:pStyle w:val="NoSpacing"/>
              <w:rPr>
                <w:rFonts w:cstheme="minorHAnsi"/>
                <w:color w:val="000000"/>
              </w:rPr>
            </w:pPr>
            <w:r w:rsidRPr="006E0A1D">
              <w:t>93</w:t>
            </w:r>
          </w:p>
        </w:tc>
        <w:tc>
          <w:tcPr>
            <w:tcW w:w="3960" w:type="dxa"/>
          </w:tcPr>
          <w:p w14:paraId="2A5D531D"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94A3FD3"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483" w:type="dxa"/>
          </w:tcPr>
          <w:p w14:paraId="107F55A6"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02792" w:rsidRPr="001475A1" w14:paraId="51E89B0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FED2554" w14:textId="77777777" w:rsidR="00702792" w:rsidRPr="002C297C" w:rsidRDefault="00702792" w:rsidP="00702792">
            <w:pPr>
              <w:pStyle w:val="NoSpacing"/>
              <w:rPr>
                <w:rFonts w:cstheme="minorHAnsi"/>
                <w:color w:val="000000"/>
              </w:rPr>
            </w:pPr>
            <w:r w:rsidRPr="006E0A1D">
              <w:t>94</w:t>
            </w:r>
          </w:p>
        </w:tc>
        <w:tc>
          <w:tcPr>
            <w:tcW w:w="3960" w:type="dxa"/>
          </w:tcPr>
          <w:p w14:paraId="77BE053E"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4FDC21B8"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483" w:type="dxa"/>
          </w:tcPr>
          <w:p w14:paraId="4B0675F8"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02792" w:rsidRPr="001475A1" w14:paraId="6A87A3AA"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63909058" w14:textId="77777777" w:rsidR="00702792" w:rsidRPr="002C297C" w:rsidRDefault="00702792" w:rsidP="00702792">
            <w:pPr>
              <w:pStyle w:val="NoSpacing"/>
              <w:rPr>
                <w:rFonts w:cstheme="minorHAnsi"/>
                <w:color w:val="000000"/>
              </w:rPr>
            </w:pPr>
            <w:r w:rsidRPr="006E0A1D">
              <w:t>95</w:t>
            </w:r>
          </w:p>
        </w:tc>
        <w:tc>
          <w:tcPr>
            <w:tcW w:w="3960" w:type="dxa"/>
          </w:tcPr>
          <w:p w14:paraId="3BFE6546" w14:textId="77777777" w:rsidR="00702792" w:rsidRPr="002C297C" w:rsidRDefault="00702792" w:rsidP="00702792">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297FF816" w14:textId="77777777" w:rsidR="00702792" w:rsidRPr="005C568D"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483" w:type="dxa"/>
          </w:tcPr>
          <w:p w14:paraId="2D5D2CAD" w14:textId="77777777" w:rsidR="00702792" w:rsidRPr="004C74F2" w:rsidRDefault="00702792" w:rsidP="00702792">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02792" w:rsidRPr="001475A1" w14:paraId="0C8AA89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65" w:type="dxa"/>
          </w:tcPr>
          <w:p w14:paraId="709EA126" w14:textId="77777777" w:rsidR="00702792" w:rsidRPr="002C297C" w:rsidRDefault="00702792" w:rsidP="00702792">
            <w:pPr>
              <w:pStyle w:val="NoSpacing"/>
              <w:rPr>
                <w:rFonts w:cstheme="minorHAnsi"/>
                <w:color w:val="000000"/>
              </w:rPr>
            </w:pPr>
            <w:r w:rsidRPr="006E0A1D">
              <w:t>96</w:t>
            </w:r>
          </w:p>
        </w:tc>
        <w:tc>
          <w:tcPr>
            <w:tcW w:w="3960" w:type="dxa"/>
          </w:tcPr>
          <w:p w14:paraId="10991A54" w14:textId="77777777" w:rsidR="00702792" w:rsidRPr="002C297C" w:rsidRDefault="00702792" w:rsidP="00702792">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5C93D52A" w14:textId="77777777" w:rsidR="00702792" w:rsidRPr="005C568D"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483" w:type="dxa"/>
          </w:tcPr>
          <w:p w14:paraId="2E65A57E" w14:textId="77777777" w:rsidR="00702792" w:rsidRPr="004C74F2" w:rsidRDefault="00702792" w:rsidP="00702792">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bl>
    <w:p w14:paraId="2F89459B" w14:textId="744E3B62" w:rsidR="00914DDA" w:rsidRPr="00C52062" w:rsidRDefault="00914DDA" w:rsidP="0088191A">
      <w:pPr>
        <w:pStyle w:val="Heading3"/>
      </w:pPr>
      <w:bookmarkStart w:id="1634" w:name="_Toc31198237"/>
      <w:bookmarkStart w:id="1635" w:name="_Toc31198238"/>
      <w:bookmarkEnd w:id="1634"/>
      <w:bookmarkEnd w:id="1635"/>
      <w:r>
        <w:t>Cohort</w:t>
      </w:r>
      <w:r w:rsidR="00000B20">
        <w:t xml:space="preserve">, </w:t>
      </w:r>
      <w:r w:rsidRPr="00C52062">
        <w:t>Universe</w:t>
      </w:r>
      <w:r w:rsidR="00000B20">
        <w:t>, and ProjectID</w:t>
      </w:r>
    </w:p>
    <w:p w14:paraId="2C4780F8" w14:textId="29E83D44" w:rsidR="00914DDA" w:rsidRDefault="00000B20" w:rsidP="00914DDA">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Pr>
          <w:rFonts w:cstheme="minorHAnsi"/>
        </w:rPr>
        <w:t xml:space="preserve"> is -1.</w:t>
      </w:r>
    </w:p>
    <w:p w14:paraId="784913F0" w14:textId="76CA4420" w:rsidR="00000B20" w:rsidRPr="00A6067F" w:rsidRDefault="00000B20" w:rsidP="00914DDA">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7F6E12BE" w14:textId="30628537" w:rsidR="00E86F6C" w:rsidRDefault="00E86F6C" w:rsidP="0088191A">
      <w:pPr>
        <w:pStyle w:val="Heading2"/>
      </w:pPr>
      <w:bookmarkStart w:id="1636" w:name="_Toc37849810"/>
      <w:bookmarkStart w:id="1637" w:name="_Toc38030584"/>
      <w:r w:rsidRPr="00C52062">
        <w:t xml:space="preserve">Get Average Days for </w:t>
      </w:r>
      <w:r>
        <w:t>Length of Time Homeless by System Path</w:t>
      </w:r>
      <w:bookmarkEnd w:id="1636"/>
      <w:bookmarkEnd w:id="1637"/>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722600" w:rsidRDefault="00722600"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722600" w:rsidRDefault="007226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8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J2szxGeAwAA&#10;BQsAAA4AAAAAAAAAAAAAAAAALgIAAGRycy9lMm9Eb2MueG1sUEsBAi0AFAAGAAgAAAAhANPK7NLb&#10;AAAABAEAAA8AAAAAAAAAAAAAAAAA+AUAAGRycy9kb3ducmV2LnhtbFBLBQYAAAAABAAEAPMAAAAA&#10;BwAAAAA=&#10;">
                <v:shape id="AutoShape 390" o:spid="_x0000_s148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722600" w:rsidRDefault="00722600" w:rsidP="00F824D6">
                        <w:pPr>
                          <w:pStyle w:val="Style3"/>
                        </w:pPr>
                        <w:r>
                          <w:t>tlsa_</w:t>
                        </w:r>
                        <w:r w:rsidRPr="00F824D6">
                          <w:t>Household</w:t>
                        </w:r>
                      </w:p>
                    </w:txbxContent>
                  </v:textbox>
                </v:shape>
                <v:shape id="AutoShape 16" o:spid="_x0000_s148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8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722600" w:rsidRDefault="00722600" w:rsidP="00F824D6">
                        <w:pPr>
                          <w:pStyle w:val="Style3"/>
                        </w:pPr>
                        <w:r>
                          <w:t>lsa_Calculated</w:t>
                        </w:r>
                      </w:p>
                    </w:txbxContent>
                  </v:textbox>
                </v:shape>
                <w10:anchorlock/>
              </v:group>
            </w:pict>
          </mc:Fallback>
        </mc:AlternateContent>
      </w:r>
    </w:p>
    <w:p w14:paraId="01D8E431" w14:textId="77777777" w:rsidR="00914DDA" w:rsidRPr="00C52062" w:rsidRDefault="00914DDA" w:rsidP="0088191A">
      <w:pPr>
        <w:pStyle w:val="Heading3"/>
      </w:pPr>
      <w:proofErr w:type="spellStart"/>
      <w:r w:rsidRPr="00C52062">
        <w:t>ReportRow</w:t>
      </w:r>
      <w:proofErr w:type="spellEnd"/>
      <w:r>
        <w:t xml:space="preserve">, </w:t>
      </w:r>
      <w:proofErr w:type="spellStart"/>
      <w:r>
        <w:t>SystemPath</w:t>
      </w:r>
      <w:proofErr w:type="spellEnd"/>
      <w:r>
        <w:t>,</w:t>
      </w:r>
      <w:r w:rsidRPr="00C52062">
        <w:t xml:space="preserve"> and Source Columns</w:t>
      </w:r>
      <w:r>
        <w:t xml:space="preserve"> for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w:t>
      </w:r>
      <w:proofErr w:type="spellStart"/>
      <w:r>
        <w:rPr>
          <w:rFonts w:cstheme="minorHAnsi"/>
        </w:rPr>
        <w:t>LSACalculated</w:t>
      </w:r>
      <w:proofErr w:type="spellEnd"/>
      <w:r>
        <w:rPr>
          <w:rFonts w:cstheme="minorHAnsi"/>
        </w:rPr>
        <w:t xml:space="preserve"> are grouped by the </w:t>
      </w:r>
      <w:proofErr w:type="spellStart"/>
      <w:r w:rsidRPr="005844B6">
        <w:rPr>
          <w:rFonts w:cstheme="minorHAnsi"/>
          <w:b/>
        </w:rPr>
        <w:t>SystemPath</w:t>
      </w:r>
      <w:proofErr w:type="spellEnd"/>
      <w:r>
        <w:rPr>
          <w:rFonts w:cstheme="minorHAnsi"/>
        </w:rPr>
        <w:t xml:space="preserve"> values from </w:t>
      </w:r>
      <w:proofErr w:type="spellStart"/>
      <w:r>
        <w:rPr>
          <w:rFonts w:cstheme="minorHAnsi"/>
        </w:rPr>
        <w:t>LSAHousehold</w:t>
      </w:r>
      <w:proofErr w:type="spellEnd"/>
      <w:r>
        <w:rPr>
          <w:rFonts w:cstheme="minorHAnsi"/>
        </w:rPr>
        <w:t>.</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lastRenderedPageBreak/>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05F27F58" w14:textId="68BC7882" w:rsidR="00E86F6C" w:rsidRPr="00C52062" w:rsidRDefault="00E86F6C" w:rsidP="0088191A">
      <w:pPr>
        <w:pStyle w:val="Heading3"/>
      </w:pPr>
      <w:r w:rsidRPr="00C52062">
        <w:t xml:space="preserve">Population and </w:t>
      </w:r>
      <w:r w:rsidR="00AB4DA6" w:rsidRPr="00655B0F">
        <w:t>HHType</w:t>
      </w:r>
    </w:p>
    <w:p w14:paraId="5F60A3E4" w14:textId="44FDE567" w:rsidR="00F653FB" w:rsidRDefault="00702792" w:rsidP="001210A8">
      <w:pPr>
        <w:rPr>
          <w:ins w:id="1638" w:author="Molly McEvilley" w:date="2020-08-06T10:06:00Z"/>
          <w:rFonts w:cstheme="minorHAnsi"/>
        </w:rPr>
      </w:pPr>
      <w:del w:id="1639" w:author="Molly McEvilley" w:date="2020-08-20T06:45:00Z">
        <w:r w:rsidRPr="00A6067F" w:rsidDel="0098593E">
          <w:rPr>
            <w:rFonts w:cstheme="minorHAnsi"/>
          </w:rPr>
          <w:delText xml:space="preserve">Generate rows 1-9 </w:delText>
        </w:r>
        <w:r w:rsidR="003C4035" w:rsidDel="0098593E">
          <w:rPr>
            <w:rFonts w:cstheme="minorHAnsi"/>
          </w:rPr>
          <w:delText>for each of the following populations and household types</w:delText>
        </w:r>
        <w:r w:rsidR="004873DC" w:rsidDel="0098593E">
          <w:rPr>
            <w:rFonts w:cstheme="minorHAnsi"/>
          </w:rPr>
          <w:delText xml:space="preserve">. </w:delText>
        </w:r>
      </w:del>
      <w:ins w:id="1640" w:author="Molly McEvilley" w:date="2020-08-06T10:06:00Z">
        <w:r w:rsidR="00F653FB" w:rsidRPr="00A6067F">
          <w:rPr>
            <w:rFonts w:cstheme="minorHAnsi"/>
          </w:rPr>
          <w:t xml:space="preserve">Generate rows </w:t>
        </w:r>
        <w:r w:rsidR="00F653FB">
          <w:rPr>
            <w:rFonts w:cstheme="minorHAnsi"/>
          </w:rPr>
          <w:t>10-11</w:t>
        </w:r>
        <w:r w:rsidR="00F653FB" w:rsidRPr="00A6067F">
          <w:rPr>
            <w:rFonts w:cstheme="minorHAnsi"/>
          </w:rPr>
          <w:t xml:space="preserve"> </w:t>
        </w:r>
        <w:r w:rsidR="00F653FB">
          <w:rPr>
            <w:rFonts w:cstheme="minorHAnsi"/>
          </w:rPr>
          <w:t xml:space="preserve">for each of the following populations and household types. </w:t>
        </w:r>
      </w:ins>
    </w:p>
    <w:p w14:paraId="197C5824" w14:textId="77777777" w:rsidR="00F653FB" w:rsidRDefault="00F653FB" w:rsidP="001210A8">
      <w:pPr>
        <w:rPr>
          <w:ins w:id="1641" w:author="Molly McEvilley" w:date="2020-08-06T10:06:00Z"/>
        </w:rPr>
      </w:pPr>
      <w:ins w:id="1642" w:author="Molly McEvilley" w:date="2020-08-06T10:06:00Z">
        <w:r>
          <w:t xml:space="preserve">The </w:t>
        </w:r>
        <w:r w:rsidRPr="0044267F">
          <w:rPr>
            <w:b/>
            <w:bCs/>
          </w:rPr>
          <w:t>HHType</w:t>
        </w:r>
        <w:r>
          <w:t xml:space="preserve"> column indicates the household types for which the population is relevant.</w:t>
        </w:r>
      </w:ins>
    </w:p>
    <w:p w14:paraId="524E2FA6" w14:textId="77777777" w:rsidR="00F653FB" w:rsidRDefault="00F653FB" w:rsidP="001210A8">
      <w:pPr>
        <w:pStyle w:val="ListParagraph"/>
        <w:numPr>
          <w:ilvl w:val="0"/>
          <w:numId w:val="16"/>
        </w:numPr>
        <w:rPr>
          <w:ins w:id="1643" w:author="Molly McEvilley" w:date="2020-08-06T10:06:00Z"/>
        </w:rPr>
      </w:pPr>
      <w:ins w:id="1644" w:author="Molly McEvilley" w:date="2020-08-06T10:06:00Z">
        <w:r>
          <w:t>Zero (0) represents a count of all records that meet the criteria, regardless of household type.</w:t>
        </w:r>
      </w:ins>
    </w:p>
    <w:p w14:paraId="6680D86C" w14:textId="06063F43" w:rsidR="00EB1C9F" w:rsidRDefault="00EB1C9F" w:rsidP="00EB1C9F">
      <w:pPr>
        <w:pStyle w:val="ListParagraph"/>
        <w:numPr>
          <w:ilvl w:val="0"/>
          <w:numId w:val="16"/>
        </w:numPr>
        <w:rPr>
          <w:ins w:id="1645" w:author="Molly McEvilley" w:date="2020-08-20T06:47:00Z"/>
        </w:rPr>
      </w:pPr>
      <w:ins w:id="1646"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38B59BCC" w14:textId="40419EFA" w:rsidR="00624F1D" w:rsidRDefault="00624F1D">
      <w:pPr>
        <w:rPr>
          <w:ins w:id="1647" w:author="Molly McEvilley" w:date="2020-08-13T07:25:00Z"/>
        </w:rPr>
        <w:pPrChange w:id="1648" w:author="Molly McEvilley" w:date="2020-08-20T06:47:00Z">
          <w:pPr>
            <w:pStyle w:val="ListParagraph"/>
            <w:numPr>
              <w:numId w:val="16"/>
            </w:numPr>
          </w:pPr>
        </w:pPrChange>
      </w:pPr>
      <w:ins w:id="1649"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r>
          <w:rPr>
            <w:rFonts w:cstheme="minorHAnsi"/>
          </w:rPr>
          <w:t>.</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099D3D86"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5188514" w14:textId="77777777" w:rsidR="00702792" w:rsidRPr="001475A1" w:rsidRDefault="00702792" w:rsidP="00702792">
            <w:pPr>
              <w:pStyle w:val="NoSpacing"/>
            </w:pPr>
            <w:r>
              <w:t>ID</w:t>
            </w:r>
          </w:p>
        </w:tc>
        <w:tc>
          <w:tcPr>
            <w:tcW w:w="4130" w:type="dxa"/>
          </w:tcPr>
          <w:p w14:paraId="68B6095C"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2A91F7FF"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3CE3C8DB" w14:textId="098229B7"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3C3A0B8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04DE77D" w14:textId="77777777" w:rsidR="00702792" w:rsidRPr="001475A1" w:rsidRDefault="00702792" w:rsidP="00702792">
            <w:pPr>
              <w:pStyle w:val="NoSpacing"/>
            </w:pPr>
            <w:r w:rsidRPr="00F016B9">
              <w:t>0</w:t>
            </w:r>
          </w:p>
        </w:tc>
        <w:tc>
          <w:tcPr>
            <w:tcW w:w="4130" w:type="dxa"/>
          </w:tcPr>
          <w:p w14:paraId="77B68DE2"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16E1176"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66A0A72B"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227738F5"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9D89A33" w14:textId="77777777" w:rsidR="00702792" w:rsidRPr="001475A1" w:rsidRDefault="00702792" w:rsidP="00702792">
            <w:pPr>
              <w:pStyle w:val="NoSpacing"/>
            </w:pPr>
            <w:r w:rsidRPr="00F016B9">
              <w:t>1</w:t>
            </w:r>
          </w:p>
        </w:tc>
        <w:tc>
          <w:tcPr>
            <w:tcW w:w="4130" w:type="dxa"/>
          </w:tcPr>
          <w:p w14:paraId="25A068CD" w14:textId="41305BB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5E144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E1C65B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368ED54"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2D0E53F" w14:textId="77777777" w:rsidR="00702792" w:rsidRPr="001475A1" w:rsidRDefault="00702792" w:rsidP="00702792">
            <w:pPr>
              <w:pStyle w:val="NoSpacing"/>
            </w:pPr>
            <w:r w:rsidRPr="00F016B9">
              <w:t>2</w:t>
            </w:r>
          </w:p>
        </w:tc>
        <w:tc>
          <w:tcPr>
            <w:tcW w:w="4130" w:type="dxa"/>
          </w:tcPr>
          <w:p w14:paraId="32F77E59"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5BB6FBB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15E37E17"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18B85938"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B659976" w14:textId="77777777" w:rsidR="00702792" w:rsidRPr="001475A1" w:rsidRDefault="00702792" w:rsidP="00702792">
            <w:pPr>
              <w:pStyle w:val="NoSpacing"/>
            </w:pPr>
            <w:r w:rsidRPr="00F016B9">
              <w:t>3</w:t>
            </w:r>
          </w:p>
        </w:tc>
        <w:tc>
          <w:tcPr>
            <w:tcW w:w="4130" w:type="dxa"/>
          </w:tcPr>
          <w:p w14:paraId="03BD3DEE"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DFD82E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51933DD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3D5B1F02"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437356" w14:textId="77777777" w:rsidR="00702792" w:rsidRPr="001475A1" w:rsidRDefault="00702792" w:rsidP="00702792">
            <w:pPr>
              <w:pStyle w:val="NoSpacing"/>
            </w:pPr>
            <w:r w:rsidRPr="00F016B9">
              <w:t>4</w:t>
            </w:r>
          </w:p>
        </w:tc>
        <w:tc>
          <w:tcPr>
            <w:tcW w:w="4130" w:type="dxa"/>
          </w:tcPr>
          <w:p w14:paraId="7DAC9AB5"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1B8045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6B8A8D49"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39E8F63C" w14:textId="5DB0F126" w:rsidR="00000B20" w:rsidRPr="00C52062" w:rsidRDefault="00000B20" w:rsidP="0088191A">
      <w:pPr>
        <w:pStyle w:val="Heading3"/>
      </w:pPr>
      <w:bookmarkStart w:id="1650" w:name="_Toc31198693"/>
      <w:bookmarkStart w:id="1651" w:name="_Get_Average_Days_1"/>
      <w:bookmarkStart w:id="1652" w:name="_Toc506721212"/>
      <w:bookmarkEnd w:id="1650"/>
      <w:bookmarkEnd w:id="1651"/>
      <w:r>
        <w:t xml:space="preserve">Cohort, </w:t>
      </w:r>
      <w:r w:rsidRPr="00C52062">
        <w:t>Universe</w:t>
      </w:r>
      <w:r>
        <w:t>, and ProjectID</w:t>
      </w:r>
    </w:p>
    <w:p w14:paraId="393B3E2E" w14:textId="77777777" w:rsidR="00000B20" w:rsidRDefault="00000B20" w:rsidP="00000B20">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682017AB" w14:textId="6AA60FBA" w:rsidR="00000B20" w:rsidRPr="00A6067F" w:rsidRDefault="00000B20" w:rsidP="00000B20">
      <w:pPr>
        <w:rPr>
          <w:rFonts w:cstheme="minorHAnsi"/>
        </w:rPr>
      </w:pPr>
      <w:r w:rsidRPr="00AB2970">
        <w:rPr>
          <w:rFonts w:cstheme="minorHAnsi"/>
          <w:b/>
        </w:rPr>
        <w:t>ProjectID</w:t>
      </w:r>
      <w:r>
        <w:rPr>
          <w:rFonts w:cstheme="minorHAnsi"/>
        </w:rPr>
        <w:t xml:space="preserve"> is </w:t>
      </w:r>
      <w:r w:rsidR="00143E83">
        <w:rPr>
          <w:rFonts w:cstheme="minorHAnsi"/>
        </w:rPr>
        <w:t>NULL</w:t>
      </w:r>
      <w:r>
        <w:rPr>
          <w:rFonts w:cstheme="minorHAnsi"/>
        </w:rPr>
        <w:t>.</w:t>
      </w:r>
    </w:p>
    <w:p w14:paraId="6B770729" w14:textId="77777777" w:rsidR="002B6231" w:rsidRPr="00C52062" w:rsidRDefault="002B6231" w:rsidP="0088191A">
      <w:pPr>
        <w:pStyle w:val="Heading2"/>
      </w:pPr>
      <w:bookmarkStart w:id="1653" w:name="_Toc37849811"/>
      <w:bookmarkStart w:id="1654" w:name="_Toc38030585"/>
      <w:r w:rsidRPr="00C52062">
        <w:t>Get Average Days for Cumulative Length of Time Housed in PSH</w:t>
      </w:r>
      <w:bookmarkEnd w:id="1652"/>
      <w:bookmarkEnd w:id="1653"/>
      <w:bookmarkEnd w:id="1654"/>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722600" w:rsidRDefault="00722600"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722600" w:rsidRDefault="007226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8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7X2/LqYDAAAFCwAADgAAAAAAAAAAAAAAAAAuAgAAZHJzL2Uyb0RvYy54bWxQSwECLQAUAAYACAAA&#10;ACEA08rs0tsAAAAEAQAADwAAAAAAAAAAAAAAAAAABgAAZHJzL2Rvd25yZXYueG1sUEsFBgAAAAAE&#10;AAQA8wAAAAgHAAAAAA==&#10;">
                <v:shape id="AutoShape 390" o:spid="_x0000_s148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722600" w:rsidRDefault="00722600" w:rsidP="00F824D6">
                        <w:pPr>
                          <w:pStyle w:val="Style3"/>
                        </w:pPr>
                        <w:r>
                          <w:t>tlsa_</w:t>
                        </w:r>
                        <w:r w:rsidRPr="00F824D6">
                          <w:t>Household</w:t>
                        </w:r>
                      </w:p>
                    </w:txbxContent>
                  </v:textbox>
                </v:shape>
                <v:shape id="AutoShape 16" o:spid="_x0000_s148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8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722600" w:rsidRDefault="00722600" w:rsidP="00F824D6">
                        <w:pPr>
                          <w:pStyle w:val="Style3"/>
                        </w:pPr>
                        <w:r>
                          <w:t>lsa_Calculated</w:t>
                        </w:r>
                      </w:p>
                    </w:txbxContent>
                  </v:textbox>
                </v:shape>
                <w10:anchorlock/>
              </v:group>
            </w:pict>
          </mc:Fallback>
        </mc:AlternateContent>
      </w:r>
    </w:p>
    <w:p w14:paraId="21B18783" w14:textId="77777777" w:rsidR="00F66EA1" w:rsidRPr="00C52062" w:rsidRDefault="00F66EA1" w:rsidP="0088191A">
      <w:pPr>
        <w:pStyle w:val="Heading3"/>
      </w:pPr>
      <w:proofErr w:type="spellStart"/>
      <w:r w:rsidRPr="00C52062">
        <w:t>ReportRow</w:t>
      </w:r>
      <w:proofErr w:type="spellEnd"/>
      <w:r>
        <w:t xml:space="preserve">, </w:t>
      </w:r>
      <w:proofErr w:type="spellStart"/>
      <w:r>
        <w:t>SystemPath</w:t>
      </w:r>
      <w:proofErr w:type="spellEnd"/>
      <w:r w:rsidRPr="00C52062">
        <w:t xml:space="preserve"> and Source Columns</w:t>
      </w:r>
      <w:r>
        <w:t xml:space="preserve"> for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 xml:space="preserve">(where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r w:rsidR="002B6231" w:rsidRPr="00F2422B">
              <w:t xml:space="preserve">where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66B2A7F3" w14:textId="6CD5C11C" w:rsidR="00F66EA1" w:rsidRPr="00EF5340" w:rsidRDefault="00F66EA1" w:rsidP="00AB2970">
      <w:pPr>
        <w:rPr>
          <w:rFonts w:cstheme="minorHAnsi"/>
        </w:rPr>
      </w:pPr>
      <w:r w:rsidRPr="005E354D">
        <w:rPr>
          <w:rFonts w:cstheme="minorHAnsi"/>
        </w:rPr>
        <w:lastRenderedPageBreak/>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37B2CC9" w14:textId="712B25C2" w:rsidR="002B6231" w:rsidRPr="00C52062" w:rsidRDefault="002B6231" w:rsidP="0088191A">
      <w:pPr>
        <w:pStyle w:val="Heading3"/>
      </w:pPr>
      <w:r w:rsidRPr="00C52062">
        <w:t>Population</w:t>
      </w:r>
      <w:r w:rsidR="00E44618">
        <w:t xml:space="preserve"> and </w:t>
      </w:r>
      <w:r w:rsidR="00AB4DA6" w:rsidRPr="00655B0F">
        <w:t>HHType</w:t>
      </w:r>
    </w:p>
    <w:p w14:paraId="1F564AFD" w14:textId="2715515B" w:rsidR="00702792" w:rsidRDefault="00702792" w:rsidP="00702792">
      <w:pPr>
        <w:rPr>
          <w:ins w:id="1655" w:author="Molly McEvilley" w:date="2020-08-06T10:00:00Z"/>
          <w:rFonts w:cstheme="minorHAnsi"/>
        </w:rPr>
      </w:pPr>
      <w:r w:rsidRPr="00A6067F">
        <w:rPr>
          <w:rFonts w:cstheme="minorHAnsi"/>
        </w:rPr>
        <w:t xml:space="preserve">Generate rows </w:t>
      </w:r>
      <w:r>
        <w:rPr>
          <w:rFonts w:cstheme="minorHAnsi"/>
        </w:rPr>
        <w:t>10-11</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3B028DC8" w14:textId="77777777" w:rsidR="00223591" w:rsidRDefault="00223591" w:rsidP="0030608E">
      <w:pPr>
        <w:rPr>
          <w:ins w:id="1656" w:author="Molly McEvilley" w:date="2020-08-06T10:00:00Z"/>
        </w:rPr>
      </w:pPr>
      <w:ins w:id="1657" w:author="Molly McEvilley" w:date="2020-08-06T10:00:00Z">
        <w:r>
          <w:t xml:space="preserve">The </w:t>
        </w:r>
        <w:r w:rsidRPr="00E32D42">
          <w:rPr>
            <w:b/>
            <w:bCs/>
          </w:rPr>
          <w:t>HHType</w:t>
        </w:r>
        <w:r>
          <w:t xml:space="preserve"> column indicates the household types for which the population is relevant.</w:t>
        </w:r>
      </w:ins>
    </w:p>
    <w:p w14:paraId="6C061349" w14:textId="77777777" w:rsidR="00223591" w:rsidRDefault="00223591" w:rsidP="0030608E">
      <w:pPr>
        <w:pStyle w:val="ListParagraph"/>
        <w:numPr>
          <w:ilvl w:val="0"/>
          <w:numId w:val="16"/>
        </w:numPr>
        <w:rPr>
          <w:ins w:id="1658" w:author="Molly McEvilley" w:date="2020-08-06T10:00:00Z"/>
        </w:rPr>
      </w:pPr>
      <w:ins w:id="1659" w:author="Molly McEvilley" w:date="2020-08-06T10:00:00Z">
        <w:r>
          <w:t>Zero (0) represents a count of all records that meet the criteria, regardless of household type.</w:t>
        </w:r>
      </w:ins>
    </w:p>
    <w:p w14:paraId="05AE7638" w14:textId="3C7257D1" w:rsidR="00EB1C9F" w:rsidRDefault="00EB1C9F" w:rsidP="00EB1C9F">
      <w:pPr>
        <w:pStyle w:val="ListParagraph"/>
        <w:numPr>
          <w:ilvl w:val="0"/>
          <w:numId w:val="16"/>
        </w:numPr>
        <w:rPr>
          <w:ins w:id="1660" w:author="Molly McEvilley" w:date="2020-08-20T06:47:00Z"/>
        </w:rPr>
      </w:pPr>
      <w:ins w:id="1661" w:author="Molly McEvilley" w:date="2020-08-13T07:25: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99FB90E" w14:textId="253A9750" w:rsidR="00624F1D" w:rsidRDefault="00624F1D">
      <w:pPr>
        <w:rPr>
          <w:ins w:id="1662" w:author="Molly McEvilley" w:date="2020-08-13T07:25:00Z"/>
        </w:rPr>
        <w:pPrChange w:id="1663" w:author="Molly McEvilley" w:date="2020-08-20T06:48:00Z">
          <w:pPr>
            <w:pStyle w:val="ListParagraph"/>
            <w:numPr>
              <w:numId w:val="16"/>
            </w:numPr>
          </w:pPr>
        </w:pPrChange>
      </w:pPr>
      <w:bookmarkStart w:id="1664" w:name="_Hlk48798519"/>
      <w:ins w:id="1665" w:author="Molly McEvilley" w:date="2020-08-20T06:47: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702792" w:rsidRPr="00221967" w14:paraId="5DBFE2B5" w14:textId="77777777" w:rsidTr="00702792">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bookmarkEnd w:id="1664"/>
          <w:p w14:paraId="4C878348" w14:textId="77777777" w:rsidR="00702792" w:rsidRPr="001475A1" w:rsidRDefault="00702792" w:rsidP="00702792">
            <w:pPr>
              <w:pStyle w:val="NoSpacing"/>
            </w:pPr>
            <w:r>
              <w:t>ID</w:t>
            </w:r>
          </w:p>
        </w:tc>
        <w:tc>
          <w:tcPr>
            <w:tcW w:w="4130" w:type="dxa"/>
          </w:tcPr>
          <w:p w14:paraId="05C443EA" w14:textId="77777777" w:rsidR="00702792" w:rsidRPr="001475A1" w:rsidRDefault="00702792" w:rsidP="00702792">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6E2AEB" w14:textId="77777777" w:rsidR="00702792" w:rsidRPr="004C74F2" w:rsidRDefault="00702792" w:rsidP="00702792">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E715B13" w14:textId="628577D2" w:rsidR="00702792" w:rsidRPr="001475A1" w:rsidRDefault="00B04BA5" w:rsidP="00702792">
            <w:pPr>
              <w:pStyle w:val="NoSpacing"/>
              <w:cnfStyle w:val="100000000000" w:firstRow="1" w:lastRow="0" w:firstColumn="0" w:lastColumn="0" w:oddVBand="0" w:evenVBand="0" w:oddHBand="0" w:evenHBand="0" w:firstRowFirstColumn="0" w:firstRowLastColumn="0" w:lastRowFirstColumn="0" w:lastRowLastColumn="0"/>
            </w:pPr>
            <w:r>
              <w:t>tlsa_Household</w:t>
            </w:r>
            <w:r w:rsidR="00702792">
              <w:t xml:space="preserve"> Criteria</w:t>
            </w:r>
          </w:p>
        </w:tc>
      </w:tr>
      <w:tr w:rsidR="00702792" w:rsidRPr="001475A1" w14:paraId="5DB1B01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692EDE" w14:textId="77777777" w:rsidR="00702792" w:rsidRPr="001475A1" w:rsidRDefault="00702792" w:rsidP="00702792">
            <w:pPr>
              <w:pStyle w:val="NoSpacing"/>
            </w:pPr>
            <w:r w:rsidRPr="00F016B9">
              <w:t>0</w:t>
            </w:r>
          </w:p>
        </w:tc>
        <w:tc>
          <w:tcPr>
            <w:tcW w:w="4130" w:type="dxa"/>
          </w:tcPr>
          <w:p w14:paraId="4F37D0D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2B52B76C"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F53676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w:t>
            </w:r>
          </w:p>
        </w:tc>
      </w:tr>
      <w:tr w:rsidR="00702792" w:rsidRPr="001475A1" w14:paraId="341DF9F3"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4BDDAAC" w14:textId="77777777" w:rsidR="00702792" w:rsidRPr="001475A1" w:rsidRDefault="00702792" w:rsidP="00702792">
            <w:pPr>
              <w:pStyle w:val="NoSpacing"/>
            </w:pPr>
            <w:r w:rsidRPr="00F016B9">
              <w:t>1</w:t>
            </w:r>
          </w:p>
        </w:tc>
        <w:tc>
          <w:tcPr>
            <w:tcW w:w="4130" w:type="dxa"/>
          </w:tcPr>
          <w:p w14:paraId="027AAA51" w14:textId="3C44A571"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6E490E3"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7997156D"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02792" w:rsidRPr="001475A1" w14:paraId="5215CE3B"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D0AA2C9" w14:textId="77777777" w:rsidR="00702792" w:rsidRPr="001475A1" w:rsidRDefault="00702792" w:rsidP="00702792">
            <w:pPr>
              <w:pStyle w:val="NoSpacing"/>
            </w:pPr>
            <w:r w:rsidRPr="00F016B9">
              <w:t>2</w:t>
            </w:r>
          </w:p>
        </w:tc>
        <w:tc>
          <w:tcPr>
            <w:tcW w:w="4130" w:type="dxa"/>
          </w:tcPr>
          <w:p w14:paraId="1C13EC1D"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355C80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4CE6ECC3"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02792" w:rsidRPr="001475A1" w14:paraId="553282A7" w14:textId="77777777" w:rsidTr="00702792">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9957BA9" w14:textId="77777777" w:rsidR="00702792" w:rsidRPr="001475A1" w:rsidRDefault="00702792" w:rsidP="00702792">
            <w:pPr>
              <w:pStyle w:val="NoSpacing"/>
            </w:pPr>
            <w:r w:rsidRPr="00F016B9">
              <w:t>3</w:t>
            </w:r>
          </w:p>
        </w:tc>
        <w:tc>
          <w:tcPr>
            <w:tcW w:w="4130" w:type="dxa"/>
          </w:tcPr>
          <w:p w14:paraId="66B5CE25"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B253C8"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3F45008A" w14:textId="77777777" w:rsidR="00702792" w:rsidRPr="001475A1" w:rsidRDefault="00702792" w:rsidP="00702792">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02792" w:rsidRPr="001475A1" w14:paraId="68E0242A" w14:textId="77777777" w:rsidTr="00702792">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DCB1650" w14:textId="77777777" w:rsidR="00702792" w:rsidRPr="001475A1" w:rsidRDefault="00702792" w:rsidP="00702792">
            <w:pPr>
              <w:pStyle w:val="NoSpacing"/>
            </w:pPr>
            <w:r w:rsidRPr="00F016B9">
              <w:t>4</w:t>
            </w:r>
          </w:p>
        </w:tc>
        <w:tc>
          <w:tcPr>
            <w:tcW w:w="4130" w:type="dxa"/>
          </w:tcPr>
          <w:p w14:paraId="4323C624"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E752D11" w14:textId="77777777" w:rsidR="00702792" w:rsidRPr="001475A1" w:rsidRDefault="00702792" w:rsidP="00702792">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04EC4CA" w14:textId="77777777" w:rsidR="00702792" w:rsidRPr="00A116C0" w:rsidRDefault="00702792" w:rsidP="00702792">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4EDB1676" w14:textId="77777777" w:rsidR="00F66EA1" w:rsidRPr="00C52062" w:rsidRDefault="00F66EA1" w:rsidP="0088191A">
      <w:pPr>
        <w:pStyle w:val="Heading3"/>
      </w:pPr>
      <w:r>
        <w:t xml:space="preserve">Cohort, </w:t>
      </w:r>
      <w:r w:rsidRPr="00C52062">
        <w:t>Universe</w:t>
      </w:r>
      <w:r>
        <w:t>, and ProjectID</w:t>
      </w:r>
    </w:p>
    <w:p w14:paraId="45F997CA"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134101F1" w14:textId="0EF17A5B"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572C7CF3" w14:textId="77777777" w:rsidR="002B6231" w:rsidRPr="00C52062" w:rsidRDefault="002B6231" w:rsidP="0088191A">
      <w:pPr>
        <w:pStyle w:val="Heading2"/>
      </w:pPr>
      <w:bookmarkStart w:id="1666" w:name="_Toc34145685"/>
      <w:bookmarkStart w:id="1667" w:name="_Toc34145686"/>
      <w:bookmarkStart w:id="1668" w:name="_Get_Average_Days_2"/>
      <w:bookmarkStart w:id="1669" w:name="_Toc506721213"/>
      <w:bookmarkStart w:id="1670" w:name="_Toc37849812"/>
      <w:bookmarkStart w:id="1671" w:name="_Toc38030586"/>
      <w:bookmarkEnd w:id="1666"/>
      <w:bookmarkEnd w:id="1667"/>
      <w:bookmarkEnd w:id="1668"/>
      <w:r w:rsidRPr="00C52062">
        <w:t>Get Average Days for Length of Time in RRH Projects</w:t>
      </w:r>
      <w:bookmarkEnd w:id="1669"/>
      <w:bookmarkEnd w:id="1670"/>
      <w:bookmarkEnd w:id="1671"/>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722600" w:rsidRDefault="00722600"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722600" w:rsidRDefault="007226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90"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7jLow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oWL2V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Yynyv1/BdO9DuCt5fpifBfax9zjuWuDh9frxQ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fae4&#10;y6MDAAAFCwAADgAAAAAAAAAAAAAAAAAuAgAAZHJzL2Uyb0RvYy54bWxQSwECLQAUAAYACAAAACEA&#10;08rs0tsAAAAEAQAADwAAAAAAAAAAAAAAAAD9BQAAZHJzL2Rvd25yZXYueG1sUEsFBgAAAAAEAAQA&#10;8wAAAAUHAAAAAA==&#10;">
                <v:shape id="AutoShape 390" o:spid="_x0000_s1491"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722600" w:rsidRDefault="00722600" w:rsidP="00F824D6">
                        <w:pPr>
                          <w:pStyle w:val="Style3"/>
                        </w:pPr>
                        <w:r>
                          <w:t>tlsa_</w:t>
                        </w:r>
                        <w:r w:rsidRPr="00F824D6">
                          <w:t>Household</w:t>
                        </w:r>
                      </w:p>
                    </w:txbxContent>
                  </v:textbox>
                </v:shape>
                <v:shape id="AutoShape 16" o:spid="_x0000_s1492"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93"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722600" w:rsidRDefault="00722600" w:rsidP="00F824D6">
                        <w:pPr>
                          <w:pStyle w:val="Style3"/>
                        </w:pPr>
                        <w:r>
                          <w:t>lsa_Calculated</w:t>
                        </w:r>
                      </w:p>
                    </w:txbxContent>
                  </v:textbox>
                </v:shape>
                <w10:anchorlock/>
              </v:group>
            </w:pict>
          </mc:Fallback>
        </mc:AlternateContent>
      </w:r>
    </w:p>
    <w:p w14:paraId="60C26864" w14:textId="00F2F260" w:rsidR="002B6231" w:rsidRPr="00C52062" w:rsidRDefault="002B6231"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w:t>
      </w:r>
      <w:r w:rsidR="00565227">
        <w:t>Source Columns for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0DD94DCB" w14:textId="572F18D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in =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where </w:t>
            </w:r>
          </w:p>
          <w:p w14:paraId="7F5707CD" w14:textId="5EC4DFE5"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in =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ins w:id="1672" w:author="Molly McEvilley" w:date="2020-09-02T11:40:00Z">
              <w:r w:rsidR="003D1E9F">
                <w:rPr>
                  <w:rFonts w:cstheme="minorHAnsi"/>
                </w:rPr>
                <w:t xml:space="preserve"> and </w:t>
              </w:r>
              <w:proofErr w:type="spellStart"/>
              <w:r w:rsidR="003D1E9F" w:rsidRPr="003D1E9F">
                <w:rPr>
                  <w:rFonts w:cstheme="minorHAnsi"/>
                  <w:b/>
                  <w:bCs/>
                  <w:rPrChange w:id="1673" w:author="Molly McEvilley" w:date="2020-09-02T11:40:00Z">
                    <w:rPr>
                      <w:rFonts w:cstheme="minorHAnsi"/>
                    </w:rPr>
                  </w:rPrChange>
                </w:rPr>
                <w:t>RRHStatus</w:t>
              </w:r>
              <w:proofErr w:type="spellEnd"/>
              <w:r w:rsidR="003D1E9F">
                <w:rPr>
                  <w:rFonts w:cstheme="minorHAnsi"/>
                </w:rPr>
                <w:t xml:space="preserve"> &gt; 2</w:t>
              </w:r>
            </w:ins>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1A1B7FCD" w14:textId="1A7E78F4" w:rsidR="00F66EA1" w:rsidRPr="00EF5340" w:rsidRDefault="00F66EA1" w:rsidP="00AB2970">
      <w:pPr>
        <w:rPr>
          <w:rFonts w:cstheme="minorHAnsi"/>
        </w:rPr>
      </w:pPr>
      <w:bookmarkStart w:id="1674" w:name="_Toc506721214"/>
      <w:r w:rsidRPr="005E354D">
        <w:rPr>
          <w:rFonts w:cstheme="minorHAnsi"/>
        </w:rPr>
        <w:t xml:space="preserve">The value of </w:t>
      </w:r>
      <w:proofErr w:type="spellStart"/>
      <w:r w:rsidRPr="005E354D">
        <w:rPr>
          <w:rFonts w:cstheme="minorHAnsi"/>
          <w:b/>
        </w:rPr>
        <w:t>SystemPath</w:t>
      </w:r>
      <w:proofErr w:type="spellEnd"/>
      <w:r w:rsidRPr="005E354D">
        <w:rPr>
          <w:rFonts w:cstheme="minorHAnsi"/>
        </w:rPr>
        <w:t xml:space="preserve"> should be -1 for these records.</w:t>
      </w:r>
    </w:p>
    <w:p w14:paraId="569DD863" w14:textId="700B9F22" w:rsidR="00565227" w:rsidRPr="00C52062" w:rsidRDefault="00565227" w:rsidP="0088191A">
      <w:pPr>
        <w:pStyle w:val="Heading3"/>
      </w:pPr>
      <w:r w:rsidRPr="00C52062">
        <w:lastRenderedPageBreak/>
        <w:t>Population</w:t>
      </w:r>
      <w:r>
        <w:t xml:space="preserve"> and </w:t>
      </w:r>
      <w:r w:rsidR="00AB4DA6" w:rsidRPr="00655B0F">
        <w:t>HHType</w:t>
      </w:r>
    </w:p>
    <w:p w14:paraId="6872F4C7" w14:textId="60954660" w:rsidR="00502D3D" w:rsidRDefault="00502D3D" w:rsidP="00502D3D">
      <w:pPr>
        <w:rPr>
          <w:ins w:id="1675" w:author="Molly McEvilley" w:date="2020-08-06T10:01:00Z"/>
          <w:rFonts w:cstheme="minorHAnsi"/>
        </w:rPr>
      </w:pPr>
      <w:r w:rsidRPr="00A6067F">
        <w:rPr>
          <w:rFonts w:cstheme="minorHAnsi"/>
        </w:rPr>
        <w:t xml:space="preserve">Generate rows </w:t>
      </w:r>
      <w:r>
        <w:rPr>
          <w:rFonts w:cstheme="minorHAnsi"/>
        </w:rPr>
        <w:t>12-16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447AAD45" w14:textId="77777777" w:rsidR="00223591" w:rsidRDefault="00223591" w:rsidP="00223591">
      <w:pPr>
        <w:pStyle w:val="ListParagraph"/>
        <w:numPr>
          <w:ilvl w:val="0"/>
          <w:numId w:val="16"/>
        </w:numPr>
        <w:rPr>
          <w:ins w:id="1676" w:author="Molly McEvilley" w:date="2020-08-06T10:01:00Z"/>
        </w:rPr>
      </w:pPr>
      <w:ins w:id="1677" w:author="Molly McEvilley" w:date="2020-08-06T10:01:00Z">
        <w:r>
          <w:t xml:space="preserve">The </w:t>
        </w:r>
        <w:r w:rsidRPr="00021E71">
          <w:rPr>
            <w:b/>
            <w:bCs/>
          </w:rPr>
          <w:t>HHType</w:t>
        </w:r>
        <w:r>
          <w:t xml:space="preserve"> column indicates the household types for which the population is relevant.</w:t>
        </w:r>
      </w:ins>
    </w:p>
    <w:p w14:paraId="31561598" w14:textId="77777777" w:rsidR="00223591" w:rsidRDefault="00223591" w:rsidP="00223591">
      <w:pPr>
        <w:pStyle w:val="ListParagraph"/>
        <w:numPr>
          <w:ilvl w:val="1"/>
          <w:numId w:val="16"/>
        </w:numPr>
        <w:rPr>
          <w:ins w:id="1678" w:author="Molly McEvilley" w:date="2020-08-06T10:01:00Z"/>
        </w:rPr>
      </w:pPr>
      <w:ins w:id="1679" w:author="Molly McEvilley" w:date="2020-08-06T10:01:00Z">
        <w:r>
          <w:t>Zero (0) represents a count of all records that meet the criteria, regardless of household type.</w:t>
        </w:r>
      </w:ins>
    </w:p>
    <w:p w14:paraId="59B9B5A7" w14:textId="78558FA3" w:rsidR="00223591" w:rsidRDefault="00EB1C9F" w:rsidP="00EB1C9F">
      <w:pPr>
        <w:pStyle w:val="ListParagraph"/>
        <w:numPr>
          <w:ilvl w:val="1"/>
          <w:numId w:val="16"/>
        </w:numPr>
        <w:rPr>
          <w:ins w:id="1680" w:author="Molly McEvilley" w:date="2020-08-20T06:48:00Z"/>
        </w:rPr>
      </w:pPr>
      <w:ins w:id="1681" w:author="Molly McEvilley" w:date="2020-08-13T07:26:00Z">
        <w:r>
          <w:t xml:space="preserve">The value for </w:t>
        </w:r>
        <w:r w:rsidRPr="0030608E">
          <w:rPr>
            <w:b/>
            <w:bCs/>
          </w:rPr>
          <w:t>HHType</w:t>
        </w:r>
        <w:r>
          <w:t xml:space="preserve"> in </w:t>
        </w:r>
        <w:proofErr w:type="spellStart"/>
        <w:r>
          <w:t>LSACalculated</w:t>
        </w:r>
        <w:proofErr w:type="spellEnd"/>
        <w:r>
          <w:t xml:space="preserve"> should use the values shown below, based on </w:t>
        </w:r>
        <w:proofErr w:type="spellStart"/>
        <w:r>
          <w:t>tlsa_Household.</w:t>
        </w:r>
        <w:r w:rsidRPr="0030608E">
          <w:rPr>
            <w:b/>
            <w:bCs/>
          </w:rPr>
          <w:t>HHType</w:t>
        </w:r>
        <w:proofErr w:type="spellEnd"/>
        <w:r>
          <w:t>.</w:t>
        </w:r>
      </w:ins>
    </w:p>
    <w:p w14:paraId="05745136" w14:textId="049F5C72" w:rsidR="00624F1D" w:rsidRPr="00E32D42" w:rsidRDefault="00624F1D">
      <w:pPr>
        <w:pPrChange w:id="1682" w:author="Molly McEvilley" w:date="2020-08-20T06:48:00Z">
          <w:pPr>
            <w:pStyle w:val="ListParagraph"/>
            <w:numPr>
              <w:ilvl w:val="1"/>
              <w:numId w:val="16"/>
            </w:numPr>
            <w:ind w:left="1440"/>
          </w:pPr>
        </w:pPrChange>
      </w:pPr>
      <w:ins w:id="1683" w:author="Molly McEvilley" w:date="2020-08-20T06:48: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the population</w:t>
        </w:r>
        <w:r w:rsidRPr="00624F1D">
          <w:rPr>
            <w:rFonts w:cstheme="minorHAnsi"/>
          </w:rPr>
          <w:t xml:space="preserve"> that occur in </w:t>
        </w:r>
        <w:proofErr w:type="spellStart"/>
        <w:r w:rsidRPr="00624F1D">
          <w:rPr>
            <w:rFonts w:cstheme="minorHAnsi"/>
          </w:rPr>
          <w:t>LSAHousehold</w:t>
        </w:r>
        <w:proofErr w:type="spellEnd"/>
        <w:r w:rsidRPr="00624F1D">
          <w:rPr>
            <w:rFonts w:cstheme="minorHAnsi"/>
          </w:rPr>
          <w:t xml:space="preserve"> with a non-zero value in the source column.</w:t>
        </w:r>
      </w:ins>
    </w:p>
    <w:tbl>
      <w:tblPr>
        <w:tblStyle w:val="Style11"/>
        <w:tblW w:w="9337" w:type="dxa"/>
        <w:tblInd w:w="108" w:type="dxa"/>
        <w:tblLook w:val="04A0" w:firstRow="1" w:lastRow="0" w:firstColumn="1" w:lastColumn="0" w:noHBand="0" w:noVBand="1"/>
      </w:tblPr>
      <w:tblGrid>
        <w:gridCol w:w="550"/>
        <w:gridCol w:w="4130"/>
        <w:gridCol w:w="1024"/>
        <w:gridCol w:w="3633"/>
      </w:tblGrid>
      <w:tr w:rsidR="00502D3D" w:rsidRPr="00221967" w14:paraId="50421D3B"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1D2574A0" w14:textId="77777777" w:rsidR="00502D3D" w:rsidRPr="001475A1" w:rsidRDefault="00502D3D" w:rsidP="00333A77">
            <w:pPr>
              <w:pStyle w:val="NoSpacing"/>
            </w:pPr>
            <w:r>
              <w:t>ID</w:t>
            </w:r>
          </w:p>
        </w:tc>
        <w:tc>
          <w:tcPr>
            <w:tcW w:w="4130" w:type="dxa"/>
          </w:tcPr>
          <w:p w14:paraId="40F7DB0B" w14:textId="77777777" w:rsidR="00502D3D" w:rsidRPr="001475A1" w:rsidRDefault="00502D3D"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7F9B0252" w14:textId="77777777" w:rsidR="00502D3D" w:rsidRPr="004C74F2" w:rsidRDefault="00502D3D" w:rsidP="00333A77">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633" w:type="dxa"/>
          </w:tcPr>
          <w:p w14:paraId="78B4EF02" w14:textId="3D6769D6" w:rsidR="00502D3D" w:rsidRPr="001475A1" w:rsidRDefault="008C07B0" w:rsidP="00333A77">
            <w:pPr>
              <w:pStyle w:val="NoSpacing"/>
              <w:cnfStyle w:val="100000000000" w:firstRow="1" w:lastRow="0" w:firstColumn="0" w:lastColumn="0" w:oddVBand="0" w:evenVBand="0" w:oddHBand="0" w:evenHBand="0" w:firstRowFirstColumn="0" w:firstRowLastColumn="0" w:lastRowFirstColumn="0" w:lastRowLastColumn="0"/>
            </w:pPr>
            <w:r>
              <w:t>tlsa_Household</w:t>
            </w:r>
            <w:r w:rsidR="00502D3D">
              <w:t xml:space="preserve"> Criteria</w:t>
            </w:r>
          </w:p>
        </w:tc>
      </w:tr>
      <w:tr w:rsidR="00502D3D" w:rsidRPr="001475A1" w14:paraId="3409BB1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36843DE" w14:textId="77777777" w:rsidR="00502D3D" w:rsidRPr="001475A1" w:rsidRDefault="00502D3D" w:rsidP="00333A77">
            <w:pPr>
              <w:pStyle w:val="NoSpacing"/>
            </w:pPr>
            <w:r w:rsidRPr="00F016B9">
              <w:t>0</w:t>
            </w:r>
          </w:p>
        </w:tc>
        <w:tc>
          <w:tcPr>
            <w:tcW w:w="4130" w:type="dxa"/>
          </w:tcPr>
          <w:p w14:paraId="2200508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011EED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33" w:type="dxa"/>
          </w:tcPr>
          <w:p w14:paraId="1A9728E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502D3D" w:rsidRPr="001475A1" w14:paraId="62DF57A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5ACF55" w14:textId="77777777" w:rsidR="00502D3D" w:rsidRPr="001475A1" w:rsidRDefault="00502D3D" w:rsidP="00333A77">
            <w:pPr>
              <w:pStyle w:val="NoSpacing"/>
            </w:pPr>
            <w:r w:rsidRPr="00F016B9">
              <w:t>1</w:t>
            </w:r>
          </w:p>
        </w:tc>
        <w:tc>
          <w:tcPr>
            <w:tcW w:w="4130" w:type="dxa"/>
          </w:tcPr>
          <w:p w14:paraId="5AD0E900" w14:textId="7AA3BA4A"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B8783A3"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3633" w:type="dxa"/>
          </w:tcPr>
          <w:p w14:paraId="38D1C780"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502D3D" w:rsidRPr="001475A1" w14:paraId="0A9D292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D33BAC7" w14:textId="77777777" w:rsidR="00502D3D" w:rsidRPr="001475A1" w:rsidRDefault="00502D3D" w:rsidP="00333A77">
            <w:pPr>
              <w:pStyle w:val="NoSpacing"/>
            </w:pPr>
            <w:r w:rsidRPr="00F016B9">
              <w:t>2</w:t>
            </w:r>
          </w:p>
        </w:tc>
        <w:tc>
          <w:tcPr>
            <w:tcW w:w="4130" w:type="dxa"/>
          </w:tcPr>
          <w:p w14:paraId="349134D8"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1A5000F"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72002520"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502D3D" w:rsidRPr="001475A1" w14:paraId="74A518BE"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A3F64B3" w14:textId="77777777" w:rsidR="00502D3D" w:rsidRPr="001475A1" w:rsidRDefault="00502D3D" w:rsidP="00333A77">
            <w:pPr>
              <w:pStyle w:val="NoSpacing"/>
            </w:pPr>
            <w:r w:rsidRPr="00F016B9">
              <w:t>3</w:t>
            </w:r>
          </w:p>
        </w:tc>
        <w:tc>
          <w:tcPr>
            <w:tcW w:w="4130" w:type="dxa"/>
          </w:tcPr>
          <w:p w14:paraId="7D070A14"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121AA66B"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33" w:type="dxa"/>
          </w:tcPr>
          <w:p w14:paraId="236F01CF" w14:textId="77777777" w:rsidR="00502D3D" w:rsidRPr="001475A1" w:rsidRDefault="00502D3D"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502D3D" w:rsidRPr="001475A1" w14:paraId="48A59A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B33A37" w14:textId="77777777" w:rsidR="00502D3D" w:rsidRPr="001475A1" w:rsidRDefault="00502D3D" w:rsidP="00333A77">
            <w:pPr>
              <w:pStyle w:val="NoSpacing"/>
            </w:pPr>
            <w:r w:rsidRPr="00F016B9">
              <w:t>4</w:t>
            </w:r>
          </w:p>
        </w:tc>
        <w:tc>
          <w:tcPr>
            <w:tcW w:w="4130" w:type="dxa"/>
          </w:tcPr>
          <w:p w14:paraId="02CD404D"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1728883E" w14:textId="77777777" w:rsidR="00502D3D" w:rsidRPr="001475A1" w:rsidRDefault="00502D3D"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3633" w:type="dxa"/>
          </w:tcPr>
          <w:p w14:paraId="08FF63D5" w14:textId="77777777" w:rsidR="00502D3D" w:rsidRPr="00A116C0" w:rsidRDefault="00502D3D"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9353BD5" w14:textId="77777777" w:rsidR="00F66EA1" w:rsidRPr="00C52062" w:rsidRDefault="00F66EA1" w:rsidP="0088191A">
      <w:pPr>
        <w:pStyle w:val="Heading3"/>
      </w:pPr>
      <w:r>
        <w:t xml:space="preserve">Cohort, </w:t>
      </w:r>
      <w:r w:rsidRPr="00C52062">
        <w:t>Universe</w:t>
      </w:r>
      <w:r>
        <w:t>, and ProjectID</w:t>
      </w:r>
    </w:p>
    <w:p w14:paraId="3A45412E" w14:textId="77777777" w:rsidR="00F66EA1" w:rsidRDefault="00F66EA1" w:rsidP="00F66EA1">
      <w:pPr>
        <w:rPr>
          <w:rFonts w:cstheme="minorHAnsi"/>
        </w:rPr>
      </w:pPr>
      <w:r w:rsidRPr="00A6067F">
        <w:rPr>
          <w:rFonts w:cstheme="minorHAnsi"/>
        </w:rPr>
        <w:t xml:space="preserve">For all LOTH averages, the value of </w:t>
      </w:r>
      <w:r w:rsidRPr="00655B0F">
        <w:rPr>
          <w:b/>
        </w:rPr>
        <w:t>Cohort</w:t>
      </w:r>
      <w:r w:rsidRPr="00A6067F">
        <w:rPr>
          <w:rFonts w:cstheme="minorHAnsi"/>
        </w:rPr>
        <w:t xml:space="preserve"> is 1 and the value of </w:t>
      </w:r>
      <w:r w:rsidRPr="00655B0F">
        <w:rPr>
          <w:b/>
        </w:rPr>
        <w:t>Universe</w:t>
      </w:r>
      <w:r w:rsidRPr="00A6067F">
        <w:rPr>
          <w:rFonts w:cstheme="minorHAnsi"/>
        </w:rPr>
        <w:t xml:space="preserve"> is -1.</w:t>
      </w:r>
    </w:p>
    <w:p w14:paraId="0DE263A5" w14:textId="6862FBEF" w:rsidR="00F66EA1" w:rsidRPr="00A6067F" w:rsidRDefault="00F66EA1" w:rsidP="00F66EA1">
      <w:pPr>
        <w:rPr>
          <w:rFonts w:cstheme="minorHAnsi"/>
        </w:rPr>
      </w:pPr>
      <w:r w:rsidRPr="005E354D">
        <w:rPr>
          <w:rFonts w:cstheme="minorHAnsi"/>
          <w:b/>
        </w:rPr>
        <w:t>ProjectID</w:t>
      </w:r>
      <w:r>
        <w:rPr>
          <w:rFonts w:cstheme="minorHAnsi"/>
        </w:rPr>
        <w:t xml:space="preserve"> is </w:t>
      </w:r>
      <w:r w:rsidR="00143E83">
        <w:rPr>
          <w:rFonts w:cstheme="minorHAnsi"/>
        </w:rPr>
        <w:t>NULL</w:t>
      </w:r>
      <w:r>
        <w:rPr>
          <w:rFonts w:cstheme="minorHAnsi"/>
        </w:rPr>
        <w:t>.</w:t>
      </w:r>
    </w:p>
    <w:p w14:paraId="086D1BD1" w14:textId="5CA77BD6" w:rsidR="002B6231" w:rsidRPr="00C52062" w:rsidRDefault="002B6231" w:rsidP="0088191A">
      <w:pPr>
        <w:pStyle w:val="Heading2"/>
      </w:pPr>
      <w:bookmarkStart w:id="1684" w:name="_Toc34145696"/>
      <w:bookmarkStart w:id="1685" w:name="_Toc34145697"/>
      <w:bookmarkStart w:id="1686" w:name="_Toc506721215"/>
      <w:bookmarkStart w:id="1687" w:name="_Toc37849813"/>
      <w:bookmarkStart w:id="1688" w:name="_Toc38030587"/>
      <w:bookmarkEnd w:id="1674"/>
      <w:bookmarkEnd w:id="1684"/>
      <w:bookmarkEnd w:id="1685"/>
      <w:r w:rsidRPr="00C52062">
        <w:t>Get Average Days to Return/Re-engage by Last Project Type</w:t>
      </w:r>
      <w:bookmarkEnd w:id="1686"/>
      <w:bookmarkEnd w:id="1687"/>
      <w:bookmarkEnd w:id="168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722600" w:rsidRDefault="00722600"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722600" w:rsidRDefault="007226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94"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O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h/piTqYDAAAICwAADgAAAAAAAAAAAAAAAAAuAgAAZHJzL2Uyb0RvYy54bWxQSwECLQAUAAYACAAA&#10;ACEA08rs0tsAAAAEAQAADwAAAAAAAAAAAAAAAAAABgAAZHJzL2Rvd25yZXYueG1sUEsFBgAAAAAE&#10;AAQA8wAAAAgHAAAAAA==&#10;">
                <v:shape id="AutoShape 390" o:spid="_x0000_s1495"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722600" w:rsidRDefault="00722600" w:rsidP="00F824D6">
                        <w:pPr>
                          <w:pStyle w:val="Style3"/>
                        </w:pPr>
                        <w:r>
                          <w:t>tlsa_Exit</w:t>
                        </w:r>
                      </w:p>
                    </w:txbxContent>
                  </v:textbox>
                </v:shape>
                <v:shape id="AutoShape 16" o:spid="_x0000_s1496"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97"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722600" w:rsidRDefault="00722600" w:rsidP="00F824D6">
                        <w:pPr>
                          <w:pStyle w:val="Style3"/>
                        </w:pPr>
                        <w:r>
                          <w:t>lsa_Calculated</w:t>
                        </w:r>
                      </w:p>
                    </w:txbxContent>
                  </v:textbox>
                </v:shape>
                <w10:anchorlock/>
              </v:group>
            </w:pict>
          </mc:Fallback>
        </mc:AlternateContent>
      </w:r>
    </w:p>
    <w:p w14:paraId="1EF2EC4A" w14:textId="0E0945F2" w:rsidR="003F3890" w:rsidRPr="00C52062" w:rsidRDefault="003F3890" w:rsidP="0088191A">
      <w:pPr>
        <w:pStyle w:val="Heading3"/>
      </w:pPr>
      <w:proofErr w:type="spellStart"/>
      <w:r w:rsidRPr="00C52062">
        <w:t>ReportRow</w:t>
      </w:r>
      <w:proofErr w:type="spellEnd"/>
      <w:r w:rsidR="00F66EA1">
        <w:t xml:space="preserve">, </w:t>
      </w:r>
      <w:proofErr w:type="spellStart"/>
      <w:r w:rsidR="00F66EA1">
        <w:t>SystemPath</w:t>
      </w:r>
      <w:proofErr w:type="spellEnd"/>
      <w:r w:rsidRPr="00C52062">
        <w:t xml:space="preserve"> and Source Columns</w:t>
      </w:r>
      <w:r>
        <w:t xml:space="preserve"> for Value</w:t>
      </w:r>
    </w:p>
    <w:p w14:paraId="62C6E9CB" w14:textId="6B945011"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007918BF" w:rsidRPr="007918BF">
        <w:rPr>
          <w:bCs/>
        </w:rPr>
        <w:t xml:space="preserve">from </w:t>
      </w:r>
      <w:proofErr w:type="spellStart"/>
      <w:r w:rsidR="007918BF" w:rsidRPr="007918BF">
        <w:rPr>
          <w:bCs/>
        </w:rPr>
        <w:t>tlsa_Exit</w:t>
      </w:r>
      <w:proofErr w:type="spellEnd"/>
      <w:r w:rsidR="007918BF" w:rsidRPr="007918BF">
        <w:rPr>
          <w:bCs/>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77777777" w:rsidR="003F3890" w:rsidRPr="00454D25" w:rsidRDefault="003F3890" w:rsidP="00F6016E">
            <w:pPr>
              <w:pStyle w:val="NoSpacing"/>
            </w:pPr>
            <w:r w:rsidRPr="00454D25">
              <w:t>Days to return after exit from RRH</w:t>
            </w:r>
          </w:p>
        </w:tc>
        <w:tc>
          <w:tcPr>
            <w:tcW w:w="3780" w:type="dxa"/>
            <w:noWrap/>
            <w:hideMark/>
          </w:tcPr>
          <w:p w14:paraId="08D936B8" w14:textId="48D1C31D"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77777777" w:rsidR="003F3890" w:rsidRPr="00454D25" w:rsidRDefault="003F3890" w:rsidP="00F6016E">
            <w:pPr>
              <w:pStyle w:val="NoSpacing"/>
            </w:pPr>
            <w:r w:rsidRPr="00454D25">
              <w:t>Days to return after exit from PSH</w:t>
            </w:r>
          </w:p>
        </w:tc>
        <w:tc>
          <w:tcPr>
            <w:tcW w:w="3780" w:type="dxa"/>
            <w:noWrap/>
            <w:hideMark/>
          </w:tcPr>
          <w:p w14:paraId="27F44AF9" w14:textId="3236FCF0"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bl>
    <w:p w14:paraId="0348F62A" w14:textId="77777777" w:rsidR="00F66EA1" w:rsidRPr="005E354D" w:rsidRDefault="00F66EA1" w:rsidP="00AB2970">
      <w:r w:rsidRPr="005E354D">
        <w:t xml:space="preserve">The value of </w:t>
      </w:r>
      <w:proofErr w:type="spellStart"/>
      <w:r w:rsidRPr="005E354D">
        <w:rPr>
          <w:b/>
        </w:rPr>
        <w:t>SystemPath</w:t>
      </w:r>
      <w:proofErr w:type="spellEnd"/>
      <w:r w:rsidRPr="005E354D">
        <w:t xml:space="preserve"> should be -1 for these records.</w:t>
      </w:r>
    </w:p>
    <w:p w14:paraId="705172BC" w14:textId="6706B778" w:rsidR="007E0905" w:rsidRPr="00C52062" w:rsidRDefault="007E0905" w:rsidP="0088191A">
      <w:pPr>
        <w:pStyle w:val="Heading3"/>
      </w:pPr>
      <w:r w:rsidRPr="00C52062">
        <w:t>Population</w:t>
      </w:r>
      <w:r>
        <w:t xml:space="preserve"> and </w:t>
      </w:r>
      <w:r w:rsidRPr="00655B0F">
        <w:t>HHType</w:t>
      </w:r>
    </w:p>
    <w:p w14:paraId="7312F12E" w14:textId="536B0B4E" w:rsidR="007E0905" w:rsidRDefault="007E0905" w:rsidP="007E0905">
      <w:pPr>
        <w:rPr>
          <w:ins w:id="1689" w:author="Molly McEvilley" w:date="2020-08-06T10:01:00Z"/>
          <w:rFonts w:cstheme="minorHAnsi"/>
        </w:rPr>
      </w:pPr>
      <w:r w:rsidRPr="00A6067F">
        <w:rPr>
          <w:rFonts w:cstheme="minorHAnsi"/>
        </w:rPr>
        <w:t>Generate rows 1</w:t>
      </w:r>
      <w:r>
        <w:rPr>
          <w:rFonts w:cstheme="minorHAnsi"/>
        </w:rPr>
        <w:t>8</w:t>
      </w:r>
      <w:r w:rsidRPr="00A6067F">
        <w:rPr>
          <w:rFonts w:cstheme="minorHAnsi"/>
        </w:rPr>
        <w:t>-22</w:t>
      </w:r>
      <w:r>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10E6EFB3" w14:textId="77777777" w:rsidR="00AF0808" w:rsidRDefault="00AF0808" w:rsidP="0030608E">
      <w:pPr>
        <w:rPr>
          <w:ins w:id="1690" w:author="Molly McEvilley" w:date="2020-08-06T10:01:00Z"/>
        </w:rPr>
      </w:pPr>
      <w:ins w:id="1691" w:author="Molly McEvilley" w:date="2020-08-06T10:01:00Z">
        <w:r>
          <w:t xml:space="preserve">The </w:t>
        </w:r>
        <w:r w:rsidRPr="00E32D42">
          <w:rPr>
            <w:b/>
            <w:bCs/>
          </w:rPr>
          <w:t>HHType</w:t>
        </w:r>
        <w:r>
          <w:t xml:space="preserve"> column indicates the household types for which the population is relevant.</w:t>
        </w:r>
      </w:ins>
    </w:p>
    <w:p w14:paraId="0686601A" w14:textId="77777777" w:rsidR="00AF0808" w:rsidRDefault="00AF0808" w:rsidP="0030608E">
      <w:pPr>
        <w:pStyle w:val="ListParagraph"/>
        <w:numPr>
          <w:ilvl w:val="0"/>
          <w:numId w:val="16"/>
        </w:numPr>
        <w:rPr>
          <w:ins w:id="1692" w:author="Molly McEvilley" w:date="2020-08-06T10:01:00Z"/>
        </w:rPr>
      </w:pPr>
      <w:ins w:id="1693" w:author="Molly McEvilley" w:date="2020-08-06T10:01:00Z">
        <w:r>
          <w:t>Zero (0) represents a count of all records that meet the criteria, regardless of household type.</w:t>
        </w:r>
      </w:ins>
    </w:p>
    <w:p w14:paraId="6C217027" w14:textId="70AA2291" w:rsidR="00AF0808" w:rsidRDefault="00AF0808" w:rsidP="00EB1C9F">
      <w:pPr>
        <w:pStyle w:val="ListParagraph"/>
        <w:numPr>
          <w:ilvl w:val="1"/>
          <w:numId w:val="16"/>
        </w:numPr>
        <w:rPr>
          <w:ins w:id="1694" w:author="Molly McEvilley" w:date="2020-08-20T06:48:00Z"/>
        </w:rPr>
      </w:pPr>
      <w:ins w:id="1695" w:author="Molly McEvilley" w:date="2020-08-06T10:01:00Z">
        <w:r>
          <w:t xml:space="preserve">The value for </w:t>
        </w:r>
        <w:r w:rsidRPr="00EB1C9F">
          <w:rPr>
            <w:b/>
            <w:bCs/>
          </w:rPr>
          <w:t>HHType</w:t>
        </w:r>
        <w:r>
          <w:t xml:space="preserve"> in </w:t>
        </w:r>
        <w:proofErr w:type="spellStart"/>
        <w:r>
          <w:t>LSACalculated</w:t>
        </w:r>
        <w:proofErr w:type="spellEnd"/>
        <w:r>
          <w:t xml:space="preserve"> should use the values shown below, based on</w:t>
        </w:r>
      </w:ins>
      <w:ins w:id="1696" w:author="Molly McEvilley" w:date="2020-08-13T07:27:00Z">
        <w:r w:rsidR="00EB1C9F">
          <w:t xml:space="preserve"> </w:t>
        </w:r>
        <w:proofErr w:type="spellStart"/>
        <w:r w:rsidR="00EB1C9F">
          <w:t>tlsa_Exit.</w:t>
        </w:r>
      </w:ins>
      <w:ins w:id="1697" w:author="Molly McEvilley" w:date="2020-08-06T10:01:00Z">
        <w:r w:rsidRPr="00EB1C9F">
          <w:rPr>
            <w:b/>
            <w:bCs/>
          </w:rPr>
          <w:t>HHType</w:t>
        </w:r>
        <w:proofErr w:type="spellEnd"/>
        <w:r>
          <w:t>.</w:t>
        </w:r>
      </w:ins>
    </w:p>
    <w:p w14:paraId="49FD101F" w14:textId="72434DB2" w:rsidR="00624F1D" w:rsidRDefault="00624F1D">
      <w:pPr>
        <w:rPr>
          <w:ins w:id="1698" w:author="Molly McEvilley" w:date="2020-08-06T10:01:00Z"/>
        </w:rPr>
        <w:pPrChange w:id="1699" w:author="Molly McEvilley" w:date="2020-08-20T06:48:00Z">
          <w:pPr>
            <w:pStyle w:val="ListParagraph"/>
            <w:numPr>
              <w:ilvl w:val="1"/>
              <w:numId w:val="16"/>
            </w:numPr>
            <w:ind w:left="1440"/>
          </w:pPr>
        </w:pPrChange>
      </w:pPr>
      <w:bookmarkStart w:id="1700" w:name="_Hlk48798704"/>
      <w:ins w:id="1701" w:author="Molly McEvilley" w:date="2020-08-20T06:48:00Z">
        <w:r>
          <w:lastRenderedPageBreak/>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w:t>
        </w:r>
      </w:ins>
      <w:ins w:id="1702" w:author="Molly McEvilley" w:date="2020-08-20T06:50:00Z">
        <w:r>
          <w:t>that</w:t>
        </w:r>
      </w:ins>
      <w:ins w:id="1703" w:author="Molly McEvilley" w:date="2020-08-20T06:48:00Z">
        <w:r>
          <w:t xml:space="preserve"> population</w:t>
        </w:r>
        <w:r w:rsidRPr="00624F1D">
          <w:rPr>
            <w:rFonts w:cstheme="minorHAnsi"/>
          </w:rPr>
          <w:t xml:space="preserve"> that occur in LSA</w:t>
        </w:r>
      </w:ins>
      <w:ins w:id="1704" w:author="Molly McEvilley" w:date="2020-08-20T06:49:00Z">
        <w:r>
          <w:rPr>
            <w:rFonts w:cstheme="minorHAnsi"/>
          </w:rPr>
          <w:t>Exit</w:t>
        </w:r>
      </w:ins>
      <w:ins w:id="1705" w:author="Molly McEvilley" w:date="2020-08-20T06:48:00Z">
        <w:r w:rsidRPr="00624F1D">
          <w:rPr>
            <w:rFonts w:cstheme="minorHAnsi"/>
          </w:rPr>
          <w:t xml:space="preserve"> </w:t>
        </w:r>
      </w:ins>
      <w:ins w:id="1706" w:author="Molly McEvilley" w:date="2020-08-20T06:50:00Z">
        <w:r>
          <w:rPr>
            <w:rFonts w:cstheme="minorHAnsi"/>
          </w:rPr>
          <w:t xml:space="preserve">where </w:t>
        </w:r>
        <w:proofErr w:type="spellStart"/>
        <w:r w:rsidRPr="00624F1D">
          <w:rPr>
            <w:rFonts w:cstheme="minorHAnsi"/>
            <w:b/>
            <w:bCs/>
            <w:rPrChange w:id="1707" w:author="Molly McEvilley" w:date="2020-08-20T06:50:00Z">
              <w:rPr/>
            </w:rPrChange>
          </w:rPr>
          <w:t>ReturnTime</w:t>
        </w:r>
        <w:proofErr w:type="spellEnd"/>
        <w:r>
          <w:rPr>
            <w:rFonts w:cstheme="minorHAnsi"/>
          </w:rPr>
          <w:t xml:space="preserve"> &gt; 0.</w:t>
        </w:r>
      </w:ins>
    </w:p>
    <w:bookmarkEnd w:id="1700"/>
    <w:p w14:paraId="4C9D947D" w14:textId="59D87689" w:rsidR="00AF0808" w:rsidDel="00AF0808" w:rsidRDefault="00AF0808" w:rsidP="007E0905">
      <w:pPr>
        <w:rPr>
          <w:del w:id="1708" w:author="Molly McEvilley" w:date="2020-08-06T10:01:00Z"/>
          <w:rFonts w:cstheme="minorHAnsi"/>
        </w:rPr>
      </w:pPr>
    </w:p>
    <w:tbl>
      <w:tblPr>
        <w:tblStyle w:val="Style11"/>
        <w:tblW w:w="0" w:type="auto"/>
        <w:tblInd w:w="108" w:type="dxa"/>
        <w:tblLook w:val="04A0" w:firstRow="1" w:lastRow="0" w:firstColumn="1" w:lastColumn="0" w:noHBand="0" w:noVBand="1"/>
      </w:tblPr>
      <w:tblGrid>
        <w:gridCol w:w="550"/>
        <w:gridCol w:w="4130"/>
        <w:gridCol w:w="1024"/>
        <w:gridCol w:w="3361"/>
      </w:tblGrid>
      <w:tr w:rsidR="007E0905" w:rsidRPr="00221967" w14:paraId="1B5F8B9D"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38BB6986" w14:textId="77777777" w:rsidR="007E0905" w:rsidRPr="001475A1" w:rsidRDefault="007E0905" w:rsidP="005F3D6B">
            <w:pPr>
              <w:pStyle w:val="NoSpacing"/>
            </w:pPr>
            <w:r>
              <w:t>ID</w:t>
            </w:r>
          </w:p>
        </w:tc>
        <w:tc>
          <w:tcPr>
            <w:tcW w:w="4130" w:type="dxa"/>
          </w:tcPr>
          <w:p w14:paraId="08CBFE3E"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4E54BB8"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3B96985A" w14:textId="0772B81A" w:rsidR="007E0905" w:rsidRPr="001475A1" w:rsidRDefault="00511770" w:rsidP="005F3D6B">
            <w:pPr>
              <w:pStyle w:val="NoSpacing"/>
              <w:cnfStyle w:val="100000000000" w:firstRow="1" w:lastRow="0" w:firstColumn="0" w:lastColumn="0" w:oddVBand="0" w:evenVBand="0" w:oddHBand="0" w:evenHBand="0" w:firstRowFirstColumn="0" w:firstRowLastColumn="0" w:lastRowFirstColumn="0" w:lastRowLastColumn="0"/>
            </w:pPr>
            <w:proofErr w:type="spellStart"/>
            <w:r>
              <w:t>tlsa_Exit</w:t>
            </w:r>
            <w:proofErr w:type="spellEnd"/>
            <w:r w:rsidR="007E0905">
              <w:t xml:space="preserve"> Criteria</w:t>
            </w:r>
          </w:p>
        </w:tc>
      </w:tr>
      <w:tr w:rsidR="007E0905" w:rsidRPr="001475A1" w14:paraId="040954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7BD47C" w14:textId="77777777" w:rsidR="007E0905" w:rsidRPr="001475A1" w:rsidRDefault="007E0905" w:rsidP="005F3D6B">
            <w:pPr>
              <w:pStyle w:val="NoSpacing"/>
            </w:pPr>
            <w:r w:rsidRPr="00F016B9">
              <w:t>0</w:t>
            </w:r>
          </w:p>
        </w:tc>
        <w:tc>
          <w:tcPr>
            <w:tcW w:w="4130" w:type="dxa"/>
          </w:tcPr>
          <w:p w14:paraId="189379B5"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6CB0D45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56CFFC2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0ECA6A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FAFD99" w14:textId="77777777" w:rsidR="007E0905" w:rsidRPr="001475A1" w:rsidRDefault="007E0905" w:rsidP="005F3D6B">
            <w:pPr>
              <w:pStyle w:val="NoSpacing"/>
            </w:pPr>
            <w:r w:rsidRPr="00F016B9">
              <w:t>1</w:t>
            </w:r>
          </w:p>
        </w:tc>
        <w:tc>
          <w:tcPr>
            <w:tcW w:w="4130" w:type="dxa"/>
          </w:tcPr>
          <w:p w14:paraId="5BDFCDA4" w14:textId="25A468C0"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33E0FE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5991FEE6"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44B59A6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1C334FC" w14:textId="77777777" w:rsidR="007E0905" w:rsidRPr="001475A1" w:rsidRDefault="007E0905" w:rsidP="005F3D6B">
            <w:pPr>
              <w:pStyle w:val="NoSpacing"/>
            </w:pPr>
            <w:r w:rsidRPr="00F016B9">
              <w:t>2</w:t>
            </w:r>
          </w:p>
        </w:tc>
        <w:tc>
          <w:tcPr>
            <w:tcW w:w="4130" w:type="dxa"/>
          </w:tcPr>
          <w:p w14:paraId="58D45D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662201E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41B12A6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75452F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5F2009F" w14:textId="77777777" w:rsidR="007E0905" w:rsidRPr="001475A1" w:rsidRDefault="007E0905" w:rsidP="005F3D6B">
            <w:pPr>
              <w:pStyle w:val="NoSpacing"/>
            </w:pPr>
            <w:r w:rsidRPr="00F016B9">
              <w:t>3</w:t>
            </w:r>
          </w:p>
        </w:tc>
        <w:tc>
          <w:tcPr>
            <w:tcW w:w="4130" w:type="dxa"/>
          </w:tcPr>
          <w:p w14:paraId="300E9001"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39B751B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48C629FA"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6139BA0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3CB0AB" w14:textId="77777777" w:rsidR="007E0905" w:rsidRPr="001475A1" w:rsidRDefault="007E0905" w:rsidP="005F3D6B">
            <w:pPr>
              <w:pStyle w:val="NoSpacing"/>
            </w:pPr>
            <w:r w:rsidRPr="00F016B9">
              <w:t>4</w:t>
            </w:r>
          </w:p>
        </w:tc>
        <w:tc>
          <w:tcPr>
            <w:tcW w:w="4130" w:type="dxa"/>
          </w:tcPr>
          <w:p w14:paraId="0552888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4A4C9F5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88A0048"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0395994A" w14:textId="42F44D2E" w:rsidR="00E50898" w:rsidRPr="00C52062" w:rsidRDefault="00E50898" w:rsidP="0088191A">
      <w:pPr>
        <w:pStyle w:val="Heading3"/>
      </w:pPr>
      <w:r w:rsidRPr="00C52062">
        <w:t>Cohort</w:t>
      </w:r>
      <w:r w:rsidR="000B2863">
        <w:t xml:space="preserve">, </w:t>
      </w:r>
      <w:r w:rsidR="007E0905">
        <w:t>Universe</w:t>
      </w:r>
      <w:r w:rsidR="000B2863">
        <w:t>, and ProjectID</w:t>
      </w:r>
    </w:p>
    <w:p w14:paraId="1D265000" w14:textId="7C0494A4" w:rsidR="00E50898" w:rsidRPr="00A6067F" w:rsidRDefault="005E5621" w:rsidP="00E50898">
      <w:pPr>
        <w:rPr>
          <w:rFonts w:cstheme="minorHAnsi"/>
        </w:rPr>
      </w:pPr>
      <w:r w:rsidRPr="00A6067F">
        <w:rPr>
          <w:rFonts w:cstheme="minorHAnsi"/>
        </w:rPr>
        <w:t>Rows 1</w:t>
      </w:r>
      <w:r w:rsidR="00CB5A86">
        <w:rPr>
          <w:rFonts w:cstheme="minorHAnsi"/>
        </w:rPr>
        <w:t>8</w:t>
      </w:r>
      <w:r w:rsidRPr="00A6067F">
        <w:rPr>
          <w:rFonts w:cstheme="minorHAnsi"/>
        </w:rPr>
        <w:t>-22 are</w:t>
      </w:r>
      <w:r w:rsidR="00E50898" w:rsidRPr="00A6067F">
        <w:rPr>
          <w:rFonts w:cstheme="minorHAnsi"/>
        </w:rPr>
        <w:t xml:space="preserve"> required for exit cohorts -2, -1, and 0</w:t>
      </w:r>
      <w:r w:rsidR="00EB0196">
        <w:rPr>
          <w:rFonts w:cstheme="minorHAnsi"/>
        </w:rPr>
        <w:t xml:space="preserve">; </w:t>
      </w:r>
      <w:proofErr w:type="spellStart"/>
      <w:r w:rsidR="00EB0196">
        <w:rPr>
          <w:rFonts w:cstheme="minorHAnsi"/>
        </w:rPr>
        <w:t>lsa_Calculated.</w:t>
      </w:r>
      <w:r w:rsidR="00EB0196" w:rsidRPr="001F1205">
        <w:rPr>
          <w:rFonts w:cstheme="minorHAnsi"/>
          <w:b/>
          <w:bCs/>
        </w:rPr>
        <w:t>Cohort</w:t>
      </w:r>
      <w:proofErr w:type="spellEnd"/>
      <w:r w:rsidR="00EB0196">
        <w:rPr>
          <w:rFonts w:cstheme="minorHAnsi"/>
        </w:rPr>
        <w:t xml:space="preserve"> is populated using those values.</w:t>
      </w:r>
      <w:r w:rsidR="004873DC">
        <w:rPr>
          <w:rFonts w:cstheme="minorHAnsi"/>
        </w:rPr>
        <w:t xml:space="preserve"> </w:t>
      </w:r>
    </w:p>
    <w:p w14:paraId="55F788F9" w14:textId="3A021415" w:rsidR="00E50898" w:rsidRDefault="00E50898" w:rsidP="00E50898">
      <w:pPr>
        <w:rPr>
          <w:rFonts w:cstheme="minorHAnsi"/>
        </w:rPr>
      </w:pP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3420"/>
        <w:gridCol w:w="2808"/>
        <w:gridCol w:w="1170"/>
      </w:tblGrid>
      <w:tr w:rsidR="00E50898" w:rsidRPr="0036072B" w14:paraId="02BB136C"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20" w:type="dxa"/>
          </w:tcPr>
          <w:p w14:paraId="144E8B08" w14:textId="77777777" w:rsidR="00E50898" w:rsidRPr="008743AE" w:rsidRDefault="00E50898" w:rsidP="00F6016E">
            <w:pPr>
              <w:spacing w:before="0" w:after="0"/>
              <w:rPr>
                <w:rFonts w:cstheme="minorHAnsi"/>
              </w:rPr>
            </w:pPr>
            <w:r w:rsidRPr="008743AE">
              <w:rPr>
                <w:rFonts w:cstheme="minorHAnsi"/>
              </w:rPr>
              <w:t>Category</w:t>
            </w:r>
          </w:p>
        </w:tc>
        <w:tc>
          <w:tcPr>
            <w:tcW w:w="2808" w:type="dxa"/>
          </w:tcPr>
          <w:p w14:paraId="24386BD4"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70" w:type="dxa"/>
          </w:tcPr>
          <w:p w14:paraId="238D6727" w14:textId="77777777" w:rsidR="00E50898" w:rsidRPr="008743AE" w:rsidRDefault="00E50898"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E50898" w:rsidRPr="0036072B" w14:paraId="28099466"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5DE4B7F3" w14:textId="77777777" w:rsidR="00E50898" w:rsidRPr="00577A54" w:rsidRDefault="00E50898" w:rsidP="00F6016E">
            <w:pPr>
              <w:spacing w:before="0" w:after="0"/>
              <w:rPr>
                <w:rFonts w:cstheme="minorHAnsi"/>
              </w:rPr>
            </w:pPr>
            <w:r w:rsidRPr="00577A54">
              <w:rPr>
                <w:rFonts w:cstheme="minorHAnsi"/>
              </w:rPr>
              <w:t>Return 15-730 days after exit to permanent destination</w:t>
            </w:r>
          </w:p>
        </w:tc>
        <w:tc>
          <w:tcPr>
            <w:tcW w:w="2808" w:type="dxa"/>
          </w:tcPr>
          <w:p w14:paraId="2A71DB71"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70" w:type="dxa"/>
          </w:tcPr>
          <w:p w14:paraId="6CFC59B0"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E50898" w:rsidRPr="0036072B" w14:paraId="04ABA93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128ED06B" w14:textId="77777777" w:rsidR="00E50898" w:rsidRPr="00577A54" w:rsidRDefault="00E50898" w:rsidP="00F6016E">
            <w:pPr>
              <w:spacing w:before="0" w:after="0"/>
              <w:rPr>
                <w:rFonts w:cstheme="minorHAnsi"/>
              </w:rPr>
            </w:pPr>
            <w:r w:rsidRPr="00577A54">
              <w:rPr>
                <w:rFonts w:cstheme="minorHAnsi"/>
              </w:rPr>
              <w:t>Re-engage 15-730 days after exit to temporary destination</w:t>
            </w:r>
          </w:p>
        </w:tc>
        <w:tc>
          <w:tcPr>
            <w:tcW w:w="2808" w:type="dxa"/>
          </w:tcPr>
          <w:p w14:paraId="0BDE57AA" w14:textId="77777777" w:rsidR="00E50898" w:rsidRPr="0036072B"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70" w:type="dxa"/>
          </w:tcPr>
          <w:p w14:paraId="6BD5D079" w14:textId="77777777" w:rsidR="00E50898" w:rsidRPr="00577A54" w:rsidRDefault="00E50898"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E50898" w:rsidRPr="0036072B" w14:paraId="220B2443"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20" w:type="dxa"/>
          </w:tcPr>
          <w:p w14:paraId="48888FF5" w14:textId="77777777" w:rsidR="00E50898" w:rsidRPr="00577A54" w:rsidRDefault="00E50898" w:rsidP="00F6016E">
            <w:pPr>
              <w:spacing w:before="0" w:after="0"/>
              <w:rPr>
                <w:rFonts w:cstheme="minorHAnsi"/>
              </w:rPr>
            </w:pPr>
            <w:r w:rsidRPr="00577A54">
              <w:rPr>
                <w:rFonts w:cstheme="minorHAnsi"/>
              </w:rPr>
              <w:t>Re-engage 15-730 days after exit to unknown destination</w:t>
            </w:r>
          </w:p>
        </w:tc>
        <w:tc>
          <w:tcPr>
            <w:tcW w:w="2808" w:type="dxa"/>
          </w:tcPr>
          <w:p w14:paraId="3A077B14" w14:textId="77777777" w:rsidR="00E50898" w:rsidRPr="0036072B"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70" w:type="dxa"/>
          </w:tcPr>
          <w:p w14:paraId="4C097645" w14:textId="77777777" w:rsidR="00E50898" w:rsidRPr="00577A54" w:rsidRDefault="00E50898"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6F575101" w14:textId="1CF96513" w:rsidR="00B64929" w:rsidRDefault="00B64929" w:rsidP="0088191A">
      <w:pPr>
        <w:pStyle w:val="Heading2"/>
      </w:pPr>
      <w:bookmarkStart w:id="1709" w:name="_Get_Average_Days"/>
      <w:bookmarkStart w:id="1710" w:name="_Toc37973614"/>
      <w:bookmarkStart w:id="1711" w:name="_Toc37974167"/>
      <w:bookmarkStart w:id="1712" w:name="_Toc37974718"/>
      <w:bookmarkStart w:id="1713" w:name="_Toc37975206"/>
      <w:bookmarkStart w:id="1714" w:name="_Toc37849814"/>
      <w:bookmarkStart w:id="1715" w:name="_Toc38030588"/>
      <w:bookmarkStart w:id="1716" w:name="_Toc506721216"/>
      <w:bookmarkEnd w:id="1709"/>
      <w:bookmarkEnd w:id="1710"/>
      <w:bookmarkEnd w:id="1711"/>
      <w:bookmarkEnd w:id="1712"/>
      <w:bookmarkEnd w:id="1713"/>
      <w:r w:rsidRPr="00C52062">
        <w:t>Get Average Days to Return/Re-engage by Population</w:t>
      </w:r>
      <w:bookmarkEnd w:id="1714"/>
      <w:bookmarkEnd w:id="171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722600" w:rsidRDefault="00722600"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722600" w:rsidRDefault="007226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98"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DhULBC&#10;ogMAAAoLAAAOAAAAAAAAAAAAAAAAAC4CAABkcnMvZTJvRG9jLnhtbFBLAQItABQABgAIAAAAIQDT&#10;yuzS2wAAAAQBAAAPAAAAAAAAAAAAAAAAAPwFAABkcnMvZG93bnJldi54bWxQSwUGAAAAAAQABADz&#10;AAAABAcAAAAA&#10;">
                <v:shape id="AutoShape 390" o:spid="_x0000_s1499"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722600" w:rsidRDefault="00722600" w:rsidP="00F824D6">
                        <w:pPr>
                          <w:pStyle w:val="Style3"/>
                        </w:pPr>
                        <w:r>
                          <w:t>tlsa_Exit</w:t>
                        </w:r>
                      </w:p>
                    </w:txbxContent>
                  </v:textbox>
                </v:shape>
                <v:shape id="AutoShape 16" o:spid="_x0000_s1500"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501"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722600" w:rsidRDefault="00722600" w:rsidP="00F824D6">
                        <w:pPr>
                          <w:pStyle w:val="Style3"/>
                        </w:pPr>
                        <w:r>
                          <w:t>lsa_Calculated</w:t>
                        </w:r>
                      </w:p>
                    </w:txbxContent>
                  </v:textbox>
                </v:shape>
                <w10:anchorlock/>
              </v:group>
            </w:pict>
          </mc:Fallback>
        </mc:AlternateContent>
      </w:r>
    </w:p>
    <w:p w14:paraId="03CB839C" w14:textId="15535A89" w:rsidR="00B64929" w:rsidRPr="00C52062" w:rsidRDefault="00B64929" w:rsidP="0088191A">
      <w:pPr>
        <w:pStyle w:val="Heading3"/>
      </w:pPr>
      <w:proofErr w:type="spellStart"/>
      <w:r w:rsidRPr="0036072B">
        <w:t>ReportRow</w:t>
      </w:r>
      <w:proofErr w:type="spellEnd"/>
      <w:r w:rsidR="007E0905">
        <w:t xml:space="preserve">, </w:t>
      </w:r>
      <w:proofErr w:type="spellStart"/>
      <w:r w:rsidR="007E0905">
        <w:t>SystemPath</w:t>
      </w:r>
      <w:proofErr w:type="spellEnd"/>
      <w:r w:rsidRPr="00C52062">
        <w:t xml:space="preserve"> and Source Columns</w:t>
      </w:r>
      <w:r>
        <w:t xml:space="preserve"> for Value</w:t>
      </w:r>
    </w:p>
    <w:p w14:paraId="3184AF0C" w14:textId="0A1A22D5" w:rsidR="00B64929" w:rsidRDefault="00B64929" w:rsidP="00B64929">
      <w:pPr>
        <w:rPr>
          <w:rFonts w:cstheme="minorHAnsi"/>
        </w:rPr>
      </w:pPr>
      <w:r w:rsidRPr="00A6067F">
        <w:rPr>
          <w:rFonts w:cstheme="minorHAnsi"/>
        </w:rPr>
        <w:t xml:space="preserve">For </w:t>
      </w:r>
      <w:proofErr w:type="spellStart"/>
      <w:r w:rsidRPr="00655B0F">
        <w:rPr>
          <w:b/>
        </w:rPr>
        <w:t>ReportRow</w:t>
      </w:r>
      <w:proofErr w:type="spellEnd"/>
      <w:r w:rsidRPr="00A6067F">
        <w:rPr>
          <w:rFonts w:cstheme="minorHAnsi"/>
        </w:rPr>
        <w:t xml:space="preserve"> </w:t>
      </w:r>
      <w:r>
        <w:rPr>
          <w:rFonts w:cstheme="minorHAnsi"/>
        </w:rPr>
        <w:t>23</w:t>
      </w:r>
      <w:r w:rsidRPr="00A6067F">
        <w:rPr>
          <w:rFonts w:cstheme="minorHAnsi"/>
        </w:rPr>
        <w:t xml:space="preserve">, </w:t>
      </w:r>
      <w:r w:rsidRPr="00655B0F">
        <w:rPr>
          <w:b/>
        </w:rPr>
        <w:t xml:space="preserve">Value </w:t>
      </w:r>
      <w:r w:rsidRPr="002679B8">
        <w:rPr>
          <w:rFonts w:cstheme="minorHAnsi"/>
        </w:rPr>
        <w:t>=</w:t>
      </w:r>
      <w:r w:rsidRPr="00A6067F">
        <w:rPr>
          <w:rFonts w:cstheme="minorHAnsi"/>
          <w:vertAlign w:val="subscript"/>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452E9FB5" w14:textId="238DCA2A" w:rsidR="007E0905" w:rsidRPr="00D023FD" w:rsidRDefault="007E0905" w:rsidP="00B64929">
      <w:r w:rsidRPr="005E354D">
        <w:t xml:space="preserve">The value of </w:t>
      </w:r>
      <w:proofErr w:type="spellStart"/>
      <w:r w:rsidRPr="005E354D">
        <w:rPr>
          <w:b/>
        </w:rPr>
        <w:t>SystemPath</w:t>
      </w:r>
      <w:proofErr w:type="spellEnd"/>
      <w:ins w:id="1717" w:author="Molly McEvilley" w:date="2020-08-06T05:41:00Z">
        <w:r w:rsidR="007023B9">
          <w:rPr>
            <w:b/>
          </w:rPr>
          <w:t xml:space="preserve"> </w:t>
        </w:r>
        <w:r w:rsidR="007023B9">
          <w:rPr>
            <w:bCs/>
          </w:rPr>
          <w:t xml:space="preserve">in </w:t>
        </w:r>
        <w:proofErr w:type="spellStart"/>
        <w:r w:rsidR="007023B9">
          <w:rPr>
            <w:bCs/>
          </w:rPr>
          <w:t>LSACalculated</w:t>
        </w:r>
      </w:ins>
      <w:proofErr w:type="spellEnd"/>
      <w:r w:rsidRPr="005E354D">
        <w:t xml:space="preserve"> should be -1 for these records</w:t>
      </w:r>
      <w:ins w:id="1718" w:author="Molly McEvilley" w:date="2020-08-06T05:42:00Z">
        <w:r w:rsidR="007023B9">
          <w:t xml:space="preserve">; </w:t>
        </w:r>
      </w:ins>
      <w:ins w:id="1719" w:author="Molly McEvilley" w:date="2020-08-06T05:43:00Z">
        <w:r w:rsidR="007023B9">
          <w:t>records are selected for inclusion</w:t>
        </w:r>
      </w:ins>
      <w:ins w:id="1720" w:author="Molly McEvilley" w:date="2020-08-06T05:42:00Z">
        <w:r w:rsidR="007023B9">
          <w:t xml:space="preserve"> regardless of the </w:t>
        </w:r>
        <w:proofErr w:type="spellStart"/>
        <w:r w:rsidR="007023B9" w:rsidRPr="0030608E">
          <w:rPr>
            <w:b/>
            <w:bCs/>
          </w:rPr>
          <w:t>SystemPath</w:t>
        </w:r>
        <w:proofErr w:type="spellEnd"/>
        <w:r w:rsidR="007023B9">
          <w:t xml:space="preserve"> value in LSAExit</w:t>
        </w:r>
      </w:ins>
      <w:r w:rsidRPr="005E354D">
        <w:t>.</w:t>
      </w:r>
    </w:p>
    <w:p w14:paraId="2EBDE62D" w14:textId="04F485A3" w:rsidR="007E0905" w:rsidRPr="00C52062" w:rsidRDefault="007E0905" w:rsidP="0088191A">
      <w:pPr>
        <w:pStyle w:val="Heading3"/>
      </w:pPr>
      <w:r w:rsidRPr="00C52062">
        <w:t>Population</w:t>
      </w:r>
      <w:r>
        <w:t xml:space="preserve"> and </w:t>
      </w:r>
      <w:r w:rsidRPr="00655B0F">
        <w:t>HHType</w:t>
      </w:r>
      <w:r>
        <w:t xml:space="preserve"> </w:t>
      </w:r>
    </w:p>
    <w:p w14:paraId="593F75E5" w14:textId="0A44B898" w:rsidR="007E0905" w:rsidRDefault="007E0905" w:rsidP="007E0905">
      <w:pPr>
        <w:rPr>
          <w:ins w:id="1721" w:author="Molly McEvilley" w:date="2020-08-06T10:04:00Z"/>
          <w:rFonts w:cstheme="minorHAnsi"/>
        </w:rPr>
      </w:pPr>
      <w:r w:rsidRPr="00A6067F">
        <w:rPr>
          <w:rFonts w:cstheme="minorHAnsi"/>
        </w:rPr>
        <w:t xml:space="preserve">Generate row 23 </w:t>
      </w:r>
      <w:r w:rsidR="003C4035">
        <w:rPr>
          <w:rFonts w:cstheme="minorHAnsi"/>
        </w:rPr>
        <w:t>for each of the following populations and household types</w:t>
      </w:r>
      <w:r w:rsidR="004873DC">
        <w:rPr>
          <w:rFonts w:cstheme="minorHAnsi"/>
        </w:rPr>
        <w:t xml:space="preserve">. </w:t>
      </w:r>
      <w:r>
        <w:rPr>
          <w:rFonts w:cstheme="minorHAnsi"/>
        </w:rPr>
        <w:t>(Note:</w:t>
      </w:r>
      <w:r w:rsidR="005A642F">
        <w:rPr>
          <w:rFonts w:cstheme="minorHAnsi"/>
        </w:rPr>
        <w:t xml:space="preserve"> </w:t>
      </w:r>
      <w:r>
        <w:rPr>
          <w:rFonts w:cstheme="minorHAnsi"/>
        </w:rPr>
        <w:t xml:space="preserve">LSAExit does not include reporting on Households with a Chronically Homeless Adult/HoH or Households with </w:t>
      </w:r>
      <w:r w:rsidRPr="00F016B9">
        <w:t>Move-In to PSH in Report Perio</w:t>
      </w:r>
      <w:r>
        <w:t>d</w:t>
      </w:r>
      <w:r>
        <w:rPr>
          <w:rFonts w:cstheme="minorHAnsi"/>
        </w:rPr>
        <w:t>; associated population IDs (e.g., 6 and 43)</w:t>
      </w:r>
      <w:r w:rsidR="005A642F">
        <w:rPr>
          <w:rFonts w:cstheme="minorHAnsi"/>
        </w:rPr>
        <w:t xml:space="preserve"> </w:t>
      </w:r>
      <w:r>
        <w:rPr>
          <w:rFonts w:cstheme="minorHAnsi"/>
        </w:rPr>
        <w:t xml:space="preserve">are deliberately omitted from the list below.) </w:t>
      </w:r>
    </w:p>
    <w:p w14:paraId="484621A0" w14:textId="77777777" w:rsidR="005E2341" w:rsidRDefault="005E2341" w:rsidP="0030608E">
      <w:pPr>
        <w:rPr>
          <w:ins w:id="1722" w:author="Molly McEvilley" w:date="2020-08-06T10:04:00Z"/>
        </w:rPr>
      </w:pPr>
      <w:ins w:id="1723" w:author="Molly McEvilley" w:date="2020-08-06T10:04:00Z">
        <w:r>
          <w:t xml:space="preserve">The </w:t>
        </w:r>
        <w:r w:rsidRPr="00E32D42">
          <w:rPr>
            <w:b/>
            <w:bCs/>
          </w:rPr>
          <w:t>HHType</w:t>
        </w:r>
        <w:r>
          <w:t xml:space="preserve"> column indicates the household types for which the population is relevant.</w:t>
        </w:r>
      </w:ins>
    </w:p>
    <w:p w14:paraId="4584D8AE" w14:textId="77777777" w:rsidR="005E2341" w:rsidRDefault="005E2341" w:rsidP="0030608E">
      <w:pPr>
        <w:pStyle w:val="ListParagraph"/>
        <w:numPr>
          <w:ilvl w:val="0"/>
          <w:numId w:val="16"/>
        </w:numPr>
        <w:rPr>
          <w:ins w:id="1724" w:author="Molly McEvilley" w:date="2020-08-06T10:04:00Z"/>
        </w:rPr>
      </w:pPr>
      <w:ins w:id="1725" w:author="Molly McEvilley" w:date="2020-08-06T10:04:00Z">
        <w:r>
          <w:t>Zero (0) represents a count of all records that meet the criteria, regardless of household type.</w:t>
        </w:r>
      </w:ins>
    </w:p>
    <w:p w14:paraId="4F01D3CA" w14:textId="1795F722" w:rsidR="00EB1C9F" w:rsidRDefault="00EB1C9F" w:rsidP="00EB1C9F">
      <w:pPr>
        <w:pStyle w:val="ListParagraph"/>
        <w:numPr>
          <w:ilvl w:val="0"/>
          <w:numId w:val="16"/>
        </w:numPr>
        <w:rPr>
          <w:ins w:id="1726" w:author="Molly McEvilley" w:date="2020-08-20T06:51:00Z"/>
        </w:rPr>
      </w:pPr>
      <w:ins w:id="1727"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98BE871" w14:textId="77777777" w:rsidR="00D76EA4" w:rsidRDefault="00D76EA4" w:rsidP="00D76EA4">
      <w:pPr>
        <w:rPr>
          <w:ins w:id="1728" w:author="Molly McEvilley" w:date="2020-08-20T06:51:00Z"/>
        </w:rPr>
      </w:pPr>
      <w:ins w:id="1729"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1"/>
        <w:tblW w:w="0" w:type="auto"/>
        <w:tblInd w:w="108" w:type="dxa"/>
        <w:tblLook w:val="04A0" w:firstRow="1" w:lastRow="0" w:firstColumn="1" w:lastColumn="0" w:noHBand="0" w:noVBand="1"/>
      </w:tblPr>
      <w:tblGrid>
        <w:gridCol w:w="550"/>
        <w:gridCol w:w="4130"/>
        <w:gridCol w:w="1024"/>
        <w:gridCol w:w="3361"/>
      </w:tblGrid>
      <w:tr w:rsidR="007E0905" w:rsidRPr="001475A1" w14:paraId="2128671C"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729AAA9B" w14:textId="77777777" w:rsidR="007E0905" w:rsidRPr="001475A1" w:rsidRDefault="007E0905" w:rsidP="005F3D6B">
            <w:pPr>
              <w:pStyle w:val="NoSpacing"/>
            </w:pPr>
            <w:r>
              <w:t>ID</w:t>
            </w:r>
          </w:p>
        </w:tc>
        <w:tc>
          <w:tcPr>
            <w:tcW w:w="4130" w:type="dxa"/>
          </w:tcPr>
          <w:p w14:paraId="328FE309"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5505AB4E"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361" w:type="dxa"/>
          </w:tcPr>
          <w:p w14:paraId="5589C3C6"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4DE094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087165" w14:textId="77777777" w:rsidR="007E0905" w:rsidRPr="001475A1" w:rsidRDefault="007E0905" w:rsidP="005F3D6B">
            <w:pPr>
              <w:pStyle w:val="NoSpacing"/>
            </w:pPr>
            <w:r w:rsidRPr="00F016B9">
              <w:t>0</w:t>
            </w:r>
          </w:p>
        </w:tc>
        <w:tc>
          <w:tcPr>
            <w:tcW w:w="4130" w:type="dxa"/>
          </w:tcPr>
          <w:p w14:paraId="2CF2E97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7DF32F6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56F677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1EED6BC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BAF9CBF" w14:textId="77777777" w:rsidR="007E0905" w:rsidRPr="001475A1" w:rsidRDefault="007E0905" w:rsidP="005F3D6B">
            <w:pPr>
              <w:pStyle w:val="NoSpacing"/>
            </w:pPr>
            <w:r w:rsidRPr="00F016B9">
              <w:t>1</w:t>
            </w:r>
          </w:p>
        </w:tc>
        <w:tc>
          <w:tcPr>
            <w:tcW w:w="4130" w:type="dxa"/>
          </w:tcPr>
          <w:p w14:paraId="5B1D15B7" w14:textId="4F29E5E1"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05D6EE8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2188FA0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16D44DC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54BE3AC" w14:textId="77777777" w:rsidR="007E0905" w:rsidRPr="001475A1" w:rsidRDefault="007E0905" w:rsidP="005F3D6B">
            <w:pPr>
              <w:pStyle w:val="NoSpacing"/>
            </w:pPr>
            <w:r w:rsidRPr="00F016B9">
              <w:lastRenderedPageBreak/>
              <w:t>2</w:t>
            </w:r>
          </w:p>
        </w:tc>
        <w:tc>
          <w:tcPr>
            <w:tcW w:w="4130" w:type="dxa"/>
          </w:tcPr>
          <w:p w14:paraId="1B69EA1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49456AF0"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07244E16"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5D1E49BC"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9B79B95" w14:textId="77777777" w:rsidR="007E0905" w:rsidRPr="001475A1" w:rsidRDefault="007E0905" w:rsidP="005F3D6B">
            <w:pPr>
              <w:pStyle w:val="NoSpacing"/>
            </w:pPr>
            <w:r w:rsidRPr="00F016B9">
              <w:t>3</w:t>
            </w:r>
          </w:p>
        </w:tc>
        <w:tc>
          <w:tcPr>
            <w:tcW w:w="4130" w:type="dxa"/>
          </w:tcPr>
          <w:p w14:paraId="43D8A55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94C620F"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325AB6A9"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A116C0" w14:paraId="76B8E6C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DFF910E" w14:textId="77777777" w:rsidR="007E0905" w:rsidRPr="001475A1" w:rsidRDefault="007E0905" w:rsidP="005F3D6B">
            <w:pPr>
              <w:pStyle w:val="NoSpacing"/>
            </w:pPr>
            <w:r w:rsidRPr="00F016B9">
              <w:t>4</w:t>
            </w:r>
          </w:p>
        </w:tc>
        <w:tc>
          <w:tcPr>
            <w:tcW w:w="4130" w:type="dxa"/>
          </w:tcPr>
          <w:p w14:paraId="006CA52D"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63094FC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7746EB2C"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7E0905" w:rsidRPr="001475A1" w14:paraId="62912022"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E7A3A6F" w14:textId="77777777" w:rsidR="007E0905" w:rsidRPr="001475A1" w:rsidRDefault="007E0905" w:rsidP="005F3D6B">
            <w:pPr>
              <w:pStyle w:val="NoSpacing"/>
            </w:pPr>
            <w:r w:rsidRPr="00F016B9">
              <w:t>5</w:t>
            </w:r>
          </w:p>
        </w:tc>
        <w:tc>
          <w:tcPr>
            <w:tcW w:w="4130" w:type="dxa"/>
          </w:tcPr>
          <w:p w14:paraId="22207B9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024" w:type="dxa"/>
          </w:tcPr>
          <w:p w14:paraId="5331D30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397898F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7E0905" w:rsidRPr="001475A1" w14:paraId="219FD2C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48AA179" w14:textId="77777777" w:rsidR="007E0905" w:rsidRPr="001475A1" w:rsidRDefault="007E0905" w:rsidP="005F3D6B">
            <w:pPr>
              <w:pStyle w:val="NoSpacing"/>
            </w:pPr>
            <w:r w:rsidRPr="00F016B9">
              <w:t>7</w:t>
            </w:r>
          </w:p>
        </w:tc>
        <w:tc>
          <w:tcPr>
            <w:tcW w:w="4130" w:type="dxa"/>
          </w:tcPr>
          <w:p w14:paraId="0561991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Fleeing Domestic Violence</w:t>
            </w:r>
          </w:p>
        </w:tc>
        <w:tc>
          <w:tcPr>
            <w:tcW w:w="1024" w:type="dxa"/>
          </w:tcPr>
          <w:p w14:paraId="0C3AE43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4A5107AA"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HHFleeingDV</w:t>
            </w:r>
            <w:proofErr w:type="spellEnd"/>
            <w:r>
              <w:t xml:space="preserve"> = 1</w:t>
            </w:r>
          </w:p>
        </w:tc>
      </w:tr>
      <w:tr w:rsidR="007E0905" w:rsidRPr="001475A1" w14:paraId="5BB61981"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B6539B1" w14:textId="77777777" w:rsidR="007E0905" w:rsidRPr="001475A1" w:rsidRDefault="007E0905" w:rsidP="005F3D6B">
            <w:pPr>
              <w:pStyle w:val="NoSpacing"/>
            </w:pPr>
            <w:r w:rsidRPr="00F016B9">
              <w:t>8</w:t>
            </w:r>
          </w:p>
        </w:tc>
        <w:tc>
          <w:tcPr>
            <w:tcW w:w="4130" w:type="dxa"/>
          </w:tcPr>
          <w:p w14:paraId="4562ED4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Senior 55+</w:t>
            </w:r>
          </w:p>
        </w:tc>
        <w:tc>
          <w:tcPr>
            <w:tcW w:w="1024" w:type="dxa"/>
          </w:tcPr>
          <w:p w14:paraId="7F359C8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6C3AC4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HHAdultAge</w:t>
            </w:r>
            <w:proofErr w:type="spellEnd"/>
            <w:r>
              <w:t xml:space="preserve"> = 55</w:t>
            </w:r>
          </w:p>
        </w:tc>
      </w:tr>
      <w:tr w:rsidR="007E0905" w:rsidRPr="001475A1" w14:paraId="7654906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3FD5CA7" w14:textId="77777777" w:rsidR="007E0905" w:rsidRPr="001475A1" w:rsidRDefault="007E0905" w:rsidP="005F3D6B">
            <w:pPr>
              <w:pStyle w:val="NoSpacing"/>
            </w:pPr>
            <w:r w:rsidRPr="00F016B9">
              <w:t>9</w:t>
            </w:r>
          </w:p>
        </w:tc>
        <w:tc>
          <w:tcPr>
            <w:tcW w:w="4130" w:type="dxa"/>
          </w:tcPr>
          <w:p w14:paraId="59D856F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Parenting Youth 18-24</w:t>
            </w:r>
            <w:r>
              <w:t xml:space="preserve"> </w:t>
            </w:r>
          </w:p>
        </w:tc>
        <w:tc>
          <w:tcPr>
            <w:tcW w:w="1024" w:type="dxa"/>
          </w:tcPr>
          <w:p w14:paraId="5B8E56D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7EA7618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7E0905" w:rsidRPr="001475A1" w14:paraId="6E9D125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5352AC5" w14:textId="77777777" w:rsidR="007E0905" w:rsidRPr="001475A1" w:rsidRDefault="007E0905" w:rsidP="005F3D6B">
            <w:pPr>
              <w:pStyle w:val="NoSpacing"/>
            </w:pPr>
            <w:r w:rsidRPr="00F016B9">
              <w:t>10</w:t>
            </w:r>
          </w:p>
        </w:tc>
        <w:tc>
          <w:tcPr>
            <w:tcW w:w="4130" w:type="dxa"/>
          </w:tcPr>
          <w:p w14:paraId="03B68F94"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Parenting Child</w:t>
            </w:r>
          </w:p>
        </w:tc>
        <w:tc>
          <w:tcPr>
            <w:tcW w:w="1024" w:type="dxa"/>
          </w:tcPr>
          <w:p w14:paraId="0DAEC33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3</w:t>
            </w:r>
          </w:p>
        </w:tc>
        <w:tc>
          <w:tcPr>
            <w:tcW w:w="3361" w:type="dxa"/>
          </w:tcPr>
          <w:p w14:paraId="04849D8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w:t>
            </w:r>
          </w:p>
        </w:tc>
      </w:tr>
      <w:tr w:rsidR="007E0905" w:rsidRPr="002C297C" w14:paraId="6E2CB326"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AD6B2C9" w14:textId="77777777" w:rsidR="007E0905" w:rsidRPr="00F016B9" w:rsidRDefault="007E0905" w:rsidP="005F3D6B">
            <w:pPr>
              <w:pStyle w:val="NoSpacing"/>
            </w:pPr>
            <w:r w:rsidRPr="00F016B9">
              <w:t>11</w:t>
            </w:r>
          </w:p>
        </w:tc>
        <w:tc>
          <w:tcPr>
            <w:tcW w:w="4130" w:type="dxa"/>
          </w:tcPr>
          <w:p w14:paraId="39958EA1"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 xml:space="preserve">AC Household with </w:t>
            </w:r>
            <w:r w:rsidRPr="00F016B9">
              <w:t>3+ Children</w:t>
            </w:r>
          </w:p>
        </w:tc>
        <w:tc>
          <w:tcPr>
            <w:tcW w:w="1024" w:type="dxa"/>
          </w:tcPr>
          <w:p w14:paraId="398D8683"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2</w:t>
            </w:r>
          </w:p>
        </w:tc>
        <w:tc>
          <w:tcPr>
            <w:tcW w:w="3361" w:type="dxa"/>
          </w:tcPr>
          <w:p w14:paraId="056E292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Pr>
                <w:b/>
              </w:rPr>
              <w:t>AC3Plus</w:t>
            </w:r>
            <w:r>
              <w:t xml:space="preserve"> = 1</w:t>
            </w:r>
          </w:p>
        </w:tc>
      </w:tr>
      <w:tr w:rsidR="007E0905" w14:paraId="7A5DC3A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3E1A2AE" w14:textId="77777777" w:rsidR="007E0905" w:rsidRPr="00F016B9" w:rsidRDefault="007E0905" w:rsidP="005F3D6B">
            <w:pPr>
              <w:pStyle w:val="NoSpacing"/>
            </w:pPr>
            <w:r w:rsidRPr="00F016B9">
              <w:t>12</w:t>
            </w:r>
          </w:p>
        </w:tc>
        <w:tc>
          <w:tcPr>
            <w:tcW w:w="4130" w:type="dxa"/>
          </w:tcPr>
          <w:p w14:paraId="422ABA0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First Time Homeless</w:t>
            </w:r>
            <w:r>
              <w:t xml:space="preserve"> </w:t>
            </w:r>
          </w:p>
        </w:tc>
        <w:tc>
          <w:tcPr>
            <w:tcW w:w="1024" w:type="dxa"/>
          </w:tcPr>
          <w:p w14:paraId="7C2EE5E5"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361" w:type="dxa"/>
          </w:tcPr>
          <w:p w14:paraId="2E36761B"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54D25">
              <w:rPr>
                <w:b/>
              </w:rPr>
              <w:t>Stat</w:t>
            </w:r>
            <w:r>
              <w:t xml:space="preserve"> = 1</w:t>
            </w:r>
          </w:p>
        </w:tc>
      </w:tr>
      <w:tr w:rsidR="007E0905" w:rsidRPr="00454D25" w14:paraId="178B07F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A2788F9" w14:textId="77777777" w:rsidR="007E0905" w:rsidRPr="00F016B9" w:rsidRDefault="007E0905" w:rsidP="005F3D6B">
            <w:pPr>
              <w:pStyle w:val="NoSpacing"/>
            </w:pPr>
            <w:r w:rsidRPr="00F016B9">
              <w:t>13</w:t>
            </w:r>
          </w:p>
        </w:tc>
        <w:tc>
          <w:tcPr>
            <w:tcW w:w="4130" w:type="dxa"/>
          </w:tcPr>
          <w:p w14:paraId="59BEB85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Return After Exit to PH</w:t>
            </w:r>
          </w:p>
        </w:tc>
        <w:tc>
          <w:tcPr>
            <w:tcW w:w="1024" w:type="dxa"/>
          </w:tcPr>
          <w:p w14:paraId="04B37DAA" w14:textId="77777777" w:rsidR="007E0905"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361" w:type="dxa"/>
          </w:tcPr>
          <w:p w14:paraId="74E886DF" w14:textId="77777777" w:rsidR="007E0905" w:rsidRPr="00454D25"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r w:rsidRPr="00454D25">
              <w:rPr>
                <w:b/>
              </w:rPr>
              <w:t>Stat</w:t>
            </w:r>
            <w:r>
              <w:t xml:space="preserve"> = 2</w:t>
            </w:r>
          </w:p>
        </w:tc>
      </w:tr>
      <w:tr w:rsidR="007E0905" w:rsidRPr="00454D25" w14:paraId="64C96BC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4BBE0279" w14:textId="77777777" w:rsidR="007E0905" w:rsidRPr="00F016B9" w:rsidRDefault="007E0905" w:rsidP="005F3D6B">
            <w:pPr>
              <w:pStyle w:val="NoSpacing"/>
            </w:pPr>
            <w:r w:rsidRPr="00F016B9">
              <w:t>15</w:t>
            </w:r>
          </w:p>
        </w:tc>
        <w:tc>
          <w:tcPr>
            <w:tcW w:w="4130" w:type="dxa"/>
          </w:tcPr>
          <w:p w14:paraId="5371B113"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White, non-Hispanic/Latino HoH</w:t>
            </w:r>
          </w:p>
        </w:tc>
        <w:tc>
          <w:tcPr>
            <w:tcW w:w="1024" w:type="dxa"/>
          </w:tcPr>
          <w:p w14:paraId="4BA30CEE" w14:textId="77777777" w:rsidR="007E0905"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33D6EF" w14:textId="77777777" w:rsidR="007E0905" w:rsidRPr="00454D25"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0</w:t>
            </w:r>
          </w:p>
        </w:tc>
      </w:tr>
      <w:tr w:rsidR="007E0905" w:rsidRPr="004C74F2" w14:paraId="4301AC8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1E39CE00" w14:textId="77777777" w:rsidR="007E0905" w:rsidRPr="00F016B9" w:rsidRDefault="007E0905" w:rsidP="005F3D6B">
            <w:pPr>
              <w:pStyle w:val="NoSpacing"/>
            </w:pPr>
            <w:r w:rsidRPr="00F016B9">
              <w:t>16</w:t>
            </w:r>
          </w:p>
        </w:tc>
        <w:tc>
          <w:tcPr>
            <w:tcW w:w="4130" w:type="dxa"/>
          </w:tcPr>
          <w:p w14:paraId="2AA09BC3"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White, Hispanic/Latino HoH</w:t>
            </w:r>
          </w:p>
        </w:tc>
        <w:tc>
          <w:tcPr>
            <w:tcW w:w="1024" w:type="dxa"/>
          </w:tcPr>
          <w:p w14:paraId="6E843F6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62827C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1</w:t>
            </w:r>
          </w:p>
        </w:tc>
      </w:tr>
      <w:tr w:rsidR="007E0905" w:rsidRPr="004C74F2" w14:paraId="435B73B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244C735" w14:textId="77777777" w:rsidR="007E0905" w:rsidRPr="00F016B9" w:rsidRDefault="007E0905" w:rsidP="005F3D6B">
            <w:pPr>
              <w:pStyle w:val="NoSpacing"/>
            </w:pPr>
            <w:r w:rsidRPr="00F016B9">
              <w:t>17</w:t>
            </w:r>
          </w:p>
        </w:tc>
        <w:tc>
          <w:tcPr>
            <w:tcW w:w="4130" w:type="dxa"/>
          </w:tcPr>
          <w:p w14:paraId="139B0204"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Black or African American HoH</w:t>
            </w:r>
          </w:p>
        </w:tc>
        <w:tc>
          <w:tcPr>
            <w:tcW w:w="1024" w:type="dxa"/>
          </w:tcPr>
          <w:p w14:paraId="3CA90B0D"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3C19C30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2</w:t>
            </w:r>
          </w:p>
        </w:tc>
      </w:tr>
      <w:tr w:rsidR="007E0905" w:rsidRPr="004C74F2" w14:paraId="324F57B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6738967" w14:textId="77777777" w:rsidR="007E0905" w:rsidRPr="00F016B9" w:rsidRDefault="007E0905" w:rsidP="005F3D6B">
            <w:pPr>
              <w:pStyle w:val="NoSpacing"/>
            </w:pPr>
            <w:r w:rsidRPr="00F016B9">
              <w:t>18</w:t>
            </w:r>
          </w:p>
        </w:tc>
        <w:tc>
          <w:tcPr>
            <w:tcW w:w="4130" w:type="dxa"/>
          </w:tcPr>
          <w:p w14:paraId="396AFE4C"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Asian HoH</w:t>
            </w:r>
          </w:p>
        </w:tc>
        <w:tc>
          <w:tcPr>
            <w:tcW w:w="1024" w:type="dxa"/>
          </w:tcPr>
          <w:p w14:paraId="58AA8732"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1115DF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3</w:t>
            </w:r>
          </w:p>
        </w:tc>
      </w:tr>
      <w:tr w:rsidR="007E0905" w:rsidRPr="004C74F2" w14:paraId="0C0D390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8E44EFC" w14:textId="77777777" w:rsidR="007E0905" w:rsidRPr="00F016B9" w:rsidRDefault="007E0905" w:rsidP="005F3D6B">
            <w:pPr>
              <w:pStyle w:val="NoSpacing"/>
            </w:pPr>
            <w:r w:rsidRPr="00F016B9">
              <w:t>19</w:t>
            </w:r>
          </w:p>
        </w:tc>
        <w:tc>
          <w:tcPr>
            <w:tcW w:w="4130" w:type="dxa"/>
          </w:tcPr>
          <w:p w14:paraId="59B6F508"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American Indian/Alaska Native HoH</w:t>
            </w:r>
          </w:p>
        </w:tc>
        <w:tc>
          <w:tcPr>
            <w:tcW w:w="1024" w:type="dxa"/>
          </w:tcPr>
          <w:p w14:paraId="5AE32BC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5813D63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4</w:t>
            </w:r>
          </w:p>
        </w:tc>
      </w:tr>
      <w:tr w:rsidR="007E0905" w:rsidRPr="004C74F2" w14:paraId="69DC1D6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25059A3" w14:textId="77777777" w:rsidR="007E0905" w:rsidRPr="00F016B9" w:rsidRDefault="007E0905" w:rsidP="005F3D6B">
            <w:pPr>
              <w:pStyle w:val="NoSpacing"/>
            </w:pPr>
            <w:r w:rsidRPr="00F016B9">
              <w:t>20</w:t>
            </w:r>
          </w:p>
        </w:tc>
        <w:tc>
          <w:tcPr>
            <w:tcW w:w="4130" w:type="dxa"/>
          </w:tcPr>
          <w:p w14:paraId="0F8BBB9A"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Native Hawaiian/Other Pacific Islander HoH</w:t>
            </w:r>
          </w:p>
        </w:tc>
        <w:tc>
          <w:tcPr>
            <w:tcW w:w="1024" w:type="dxa"/>
          </w:tcPr>
          <w:p w14:paraId="7EA8C04F"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2AE68DD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HoHRace</w:t>
            </w:r>
            <w:proofErr w:type="spellEnd"/>
            <w:r>
              <w:t xml:space="preserve"> = 5</w:t>
            </w:r>
          </w:p>
        </w:tc>
      </w:tr>
      <w:tr w:rsidR="007E0905" w:rsidRPr="004C74F2" w14:paraId="14F427E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3C604637" w14:textId="77777777" w:rsidR="007E0905" w:rsidRPr="00F016B9" w:rsidRDefault="007E0905" w:rsidP="005F3D6B">
            <w:pPr>
              <w:pStyle w:val="NoSpacing"/>
            </w:pPr>
            <w:r w:rsidRPr="00F016B9">
              <w:t>21</w:t>
            </w:r>
          </w:p>
        </w:tc>
        <w:tc>
          <w:tcPr>
            <w:tcW w:w="4130" w:type="dxa"/>
          </w:tcPr>
          <w:p w14:paraId="5472915C"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Multi-Racial HoH</w:t>
            </w:r>
          </w:p>
        </w:tc>
        <w:tc>
          <w:tcPr>
            <w:tcW w:w="1024" w:type="dxa"/>
          </w:tcPr>
          <w:p w14:paraId="4A3F47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78955BE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HoHRace</w:t>
            </w:r>
            <w:proofErr w:type="spellEnd"/>
            <w:r>
              <w:t xml:space="preserve"> = 6</w:t>
            </w:r>
          </w:p>
        </w:tc>
      </w:tr>
      <w:tr w:rsidR="007E0905" w:rsidRPr="004C74F2" w14:paraId="30AFBCC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5AC9C1E" w14:textId="77777777" w:rsidR="007E0905" w:rsidRPr="00F016B9" w:rsidRDefault="007E0905" w:rsidP="005F3D6B">
            <w:pPr>
              <w:pStyle w:val="NoSpacing"/>
            </w:pPr>
            <w:r w:rsidRPr="00F016B9">
              <w:t>22</w:t>
            </w:r>
          </w:p>
        </w:tc>
        <w:tc>
          <w:tcPr>
            <w:tcW w:w="4130" w:type="dxa"/>
          </w:tcPr>
          <w:p w14:paraId="79EE0FC0" w14:textId="77777777" w:rsidR="007E0905" w:rsidRPr="00F016B9"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Non-Hispanic/Latino HoH</w:t>
            </w:r>
          </w:p>
        </w:tc>
        <w:tc>
          <w:tcPr>
            <w:tcW w:w="1024" w:type="dxa"/>
          </w:tcPr>
          <w:p w14:paraId="3CDF2579"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361" w:type="dxa"/>
          </w:tcPr>
          <w:p w14:paraId="57AD5C0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C74F2">
              <w:rPr>
                <w:b/>
              </w:rPr>
              <w:t>HoH</w:t>
            </w:r>
            <w:r>
              <w:rPr>
                <w:b/>
              </w:rPr>
              <w:t>Ethnicity</w:t>
            </w:r>
            <w:proofErr w:type="spellEnd"/>
            <w:r>
              <w:t xml:space="preserve"> = 0</w:t>
            </w:r>
          </w:p>
        </w:tc>
      </w:tr>
      <w:tr w:rsidR="007E0905" w:rsidRPr="004C74F2" w14:paraId="07FC459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60E8ED89" w14:textId="77777777" w:rsidR="007E0905" w:rsidRPr="00F016B9" w:rsidRDefault="007E0905" w:rsidP="005F3D6B">
            <w:pPr>
              <w:pStyle w:val="NoSpacing"/>
            </w:pPr>
            <w:r w:rsidRPr="00F016B9">
              <w:t>23</w:t>
            </w:r>
          </w:p>
        </w:tc>
        <w:tc>
          <w:tcPr>
            <w:tcW w:w="4130" w:type="dxa"/>
          </w:tcPr>
          <w:p w14:paraId="62ED8E2A" w14:textId="77777777" w:rsidR="007E0905" w:rsidRPr="00F016B9"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Hispanic/Latino HoH</w:t>
            </w:r>
          </w:p>
        </w:tc>
        <w:tc>
          <w:tcPr>
            <w:tcW w:w="1024" w:type="dxa"/>
          </w:tcPr>
          <w:p w14:paraId="4E73C29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361" w:type="dxa"/>
          </w:tcPr>
          <w:p w14:paraId="49FCF2D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HoH</w:t>
            </w:r>
            <w:r>
              <w:rPr>
                <w:b/>
              </w:rPr>
              <w:t>Ethnicity</w:t>
            </w:r>
            <w:proofErr w:type="spellEnd"/>
            <w:r>
              <w:t xml:space="preserve"> =1</w:t>
            </w:r>
          </w:p>
        </w:tc>
      </w:tr>
      <w:tr w:rsidR="007E0905" w:rsidRPr="004C74F2" w14:paraId="4E1133A8"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405BF5D" w14:textId="77777777" w:rsidR="007E0905" w:rsidRPr="00751A21" w:rsidRDefault="007E0905" w:rsidP="005F3D6B">
            <w:pPr>
              <w:pStyle w:val="NoSpacing"/>
              <w:rPr>
                <w:rFonts w:cstheme="minorHAnsi"/>
              </w:rPr>
            </w:pPr>
            <w:r w:rsidRPr="002C297C">
              <w:rPr>
                <w:rFonts w:cstheme="minorHAnsi"/>
                <w:color w:val="000000"/>
              </w:rPr>
              <w:t>39</w:t>
            </w:r>
          </w:p>
        </w:tc>
        <w:tc>
          <w:tcPr>
            <w:tcW w:w="4130" w:type="dxa"/>
            <w:vAlign w:val="bottom"/>
          </w:tcPr>
          <w:p w14:paraId="1B8B3E03"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Disabled Adult/HoH</w:t>
            </w:r>
          </w:p>
        </w:tc>
        <w:tc>
          <w:tcPr>
            <w:tcW w:w="1024" w:type="dxa"/>
          </w:tcPr>
          <w:p w14:paraId="47D6A9D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361" w:type="dxa"/>
          </w:tcPr>
          <w:p w14:paraId="113F8D0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HHDisability</w:t>
            </w:r>
            <w:proofErr w:type="spellEnd"/>
            <w:r>
              <w:t xml:space="preserve"> = 1</w:t>
            </w:r>
          </w:p>
        </w:tc>
      </w:tr>
      <w:tr w:rsidR="007E0905" w:rsidRPr="004C74F2" w14:paraId="7118C32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F79B23" w14:textId="77777777" w:rsidR="007E0905" w:rsidRPr="00751A21" w:rsidRDefault="007E0905" w:rsidP="005F3D6B">
            <w:pPr>
              <w:pStyle w:val="NoSpacing"/>
              <w:rPr>
                <w:rFonts w:cstheme="minorHAnsi"/>
              </w:rPr>
            </w:pPr>
            <w:r w:rsidRPr="002C297C">
              <w:rPr>
                <w:rFonts w:cstheme="minorHAnsi"/>
                <w:color w:val="000000"/>
              </w:rPr>
              <w:t>40</w:t>
            </w:r>
          </w:p>
        </w:tc>
        <w:tc>
          <w:tcPr>
            <w:tcW w:w="4130" w:type="dxa"/>
            <w:vAlign w:val="bottom"/>
          </w:tcPr>
          <w:p w14:paraId="2A073EC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Fleeing Domestic Violence</w:t>
            </w:r>
          </w:p>
        </w:tc>
        <w:tc>
          <w:tcPr>
            <w:tcW w:w="1024" w:type="dxa"/>
          </w:tcPr>
          <w:p w14:paraId="7300CA9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0069ACD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HHFleeingDV</w:t>
            </w:r>
            <w:proofErr w:type="spellEnd"/>
            <w:r>
              <w:t xml:space="preserve"> = 1</w:t>
            </w:r>
          </w:p>
        </w:tc>
      </w:tr>
      <w:tr w:rsidR="007E0905" w:rsidRPr="004C74F2" w14:paraId="4AAACC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0332C4" w14:textId="77777777" w:rsidR="007E0905" w:rsidRPr="00751A21" w:rsidRDefault="007E0905" w:rsidP="005F3D6B">
            <w:pPr>
              <w:pStyle w:val="NoSpacing"/>
              <w:rPr>
                <w:rFonts w:cstheme="minorHAnsi"/>
              </w:rPr>
            </w:pPr>
            <w:r w:rsidRPr="002C297C">
              <w:rPr>
                <w:rFonts w:cstheme="minorHAnsi"/>
                <w:color w:val="000000"/>
              </w:rPr>
              <w:t>41</w:t>
            </w:r>
          </w:p>
        </w:tc>
        <w:tc>
          <w:tcPr>
            <w:tcW w:w="4130" w:type="dxa"/>
            <w:vAlign w:val="bottom"/>
          </w:tcPr>
          <w:p w14:paraId="3BBF66A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First Time Homeless</w:t>
            </w:r>
          </w:p>
        </w:tc>
        <w:tc>
          <w:tcPr>
            <w:tcW w:w="1024" w:type="dxa"/>
          </w:tcPr>
          <w:p w14:paraId="38D1687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A14A4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1</w:t>
            </w:r>
          </w:p>
        </w:tc>
      </w:tr>
      <w:tr w:rsidR="007E0905" w:rsidRPr="004C74F2" w14:paraId="52376C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575F965" w14:textId="77777777" w:rsidR="007E0905" w:rsidRPr="00751A21" w:rsidRDefault="007E0905" w:rsidP="005F3D6B">
            <w:pPr>
              <w:pStyle w:val="NoSpacing"/>
              <w:rPr>
                <w:rFonts w:cstheme="minorHAnsi"/>
              </w:rPr>
            </w:pPr>
            <w:r w:rsidRPr="002C297C">
              <w:rPr>
                <w:rFonts w:cstheme="minorHAnsi"/>
                <w:color w:val="000000"/>
              </w:rPr>
              <w:t>42</w:t>
            </w:r>
          </w:p>
        </w:tc>
        <w:tc>
          <w:tcPr>
            <w:tcW w:w="4130" w:type="dxa"/>
            <w:vAlign w:val="bottom"/>
          </w:tcPr>
          <w:p w14:paraId="69ED45B2"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Returning after Exit to PH</w:t>
            </w:r>
          </w:p>
        </w:tc>
        <w:tc>
          <w:tcPr>
            <w:tcW w:w="1024" w:type="dxa"/>
          </w:tcPr>
          <w:p w14:paraId="4E97ABB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BA41E9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r w:rsidRPr="004C74F2">
              <w:rPr>
                <w:b/>
              </w:rPr>
              <w:t>Stat</w:t>
            </w:r>
            <w:r>
              <w:t xml:space="preserve"> = 2</w:t>
            </w:r>
          </w:p>
        </w:tc>
      </w:tr>
      <w:tr w:rsidR="007E0905" w:rsidRPr="004C74F2" w14:paraId="2828C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34F8FDE" w14:textId="77777777" w:rsidR="007E0905" w:rsidRPr="00751A21" w:rsidRDefault="007E0905" w:rsidP="005F3D6B">
            <w:pPr>
              <w:pStyle w:val="NoSpacing"/>
              <w:rPr>
                <w:rFonts w:cstheme="minorHAnsi"/>
              </w:rPr>
            </w:pPr>
            <w:r w:rsidRPr="002C297C">
              <w:rPr>
                <w:rFonts w:cstheme="minorHAnsi"/>
                <w:color w:val="000000"/>
              </w:rPr>
              <w:t>44</w:t>
            </w:r>
          </w:p>
        </w:tc>
        <w:tc>
          <w:tcPr>
            <w:tcW w:w="4130" w:type="dxa"/>
            <w:vAlign w:val="bottom"/>
          </w:tcPr>
          <w:p w14:paraId="0E4F0BA5"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White, non-Hispanic/Latino HoH</w:t>
            </w:r>
          </w:p>
        </w:tc>
        <w:tc>
          <w:tcPr>
            <w:tcW w:w="1024" w:type="dxa"/>
          </w:tcPr>
          <w:p w14:paraId="097E842C"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5A14D8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0</w:t>
            </w:r>
          </w:p>
        </w:tc>
      </w:tr>
      <w:tr w:rsidR="007E0905" w:rsidRPr="004C74F2" w14:paraId="6FAD37C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941F8" w14:textId="77777777" w:rsidR="007E0905" w:rsidRPr="00751A21" w:rsidRDefault="007E0905" w:rsidP="005F3D6B">
            <w:pPr>
              <w:pStyle w:val="NoSpacing"/>
              <w:rPr>
                <w:rFonts w:cstheme="minorHAnsi"/>
              </w:rPr>
            </w:pPr>
            <w:r w:rsidRPr="002C297C">
              <w:rPr>
                <w:rFonts w:cstheme="minorHAnsi"/>
                <w:color w:val="000000"/>
              </w:rPr>
              <w:t>45</w:t>
            </w:r>
          </w:p>
        </w:tc>
        <w:tc>
          <w:tcPr>
            <w:tcW w:w="4130" w:type="dxa"/>
            <w:vAlign w:val="bottom"/>
          </w:tcPr>
          <w:p w14:paraId="3E348F0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White, Hispanic/Latino HoH</w:t>
            </w:r>
          </w:p>
        </w:tc>
        <w:tc>
          <w:tcPr>
            <w:tcW w:w="1024" w:type="dxa"/>
          </w:tcPr>
          <w:p w14:paraId="015FC16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518B7FA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1</w:t>
            </w:r>
          </w:p>
        </w:tc>
      </w:tr>
      <w:tr w:rsidR="007E0905" w:rsidRPr="004C74F2" w14:paraId="13B720B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342D517" w14:textId="77777777" w:rsidR="007E0905" w:rsidRPr="00751A21" w:rsidRDefault="007E0905" w:rsidP="005F3D6B">
            <w:pPr>
              <w:pStyle w:val="NoSpacing"/>
              <w:rPr>
                <w:rFonts w:cstheme="minorHAnsi"/>
              </w:rPr>
            </w:pPr>
            <w:r w:rsidRPr="002C297C">
              <w:rPr>
                <w:rFonts w:cstheme="minorHAnsi"/>
                <w:color w:val="000000"/>
              </w:rPr>
              <w:t>46</w:t>
            </w:r>
          </w:p>
        </w:tc>
        <w:tc>
          <w:tcPr>
            <w:tcW w:w="4130" w:type="dxa"/>
            <w:vAlign w:val="bottom"/>
          </w:tcPr>
          <w:p w14:paraId="15F5CBEB"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Black or African American HoH</w:t>
            </w:r>
          </w:p>
        </w:tc>
        <w:tc>
          <w:tcPr>
            <w:tcW w:w="1024" w:type="dxa"/>
          </w:tcPr>
          <w:p w14:paraId="119CB3D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3AB0A4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2</w:t>
            </w:r>
          </w:p>
        </w:tc>
      </w:tr>
      <w:tr w:rsidR="007E0905" w:rsidRPr="004C74F2" w14:paraId="50DBC9D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36EBFCE" w14:textId="77777777" w:rsidR="007E0905" w:rsidRPr="00751A21" w:rsidRDefault="007E0905" w:rsidP="005F3D6B">
            <w:pPr>
              <w:pStyle w:val="NoSpacing"/>
              <w:rPr>
                <w:rFonts w:cstheme="minorHAnsi"/>
              </w:rPr>
            </w:pPr>
            <w:r w:rsidRPr="002C297C">
              <w:rPr>
                <w:rFonts w:cstheme="minorHAnsi"/>
                <w:color w:val="000000"/>
              </w:rPr>
              <w:t>47</w:t>
            </w:r>
          </w:p>
        </w:tc>
        <w:tc>
          <w:tcPr>
            <w:tcW w:w="4130" w:type="dxa"/>
            <w:vAlign w:val="bottom"/>
          </w:tcPr>
          <w:p w14:paraId="7AC12BE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Asian HoH</w:t>
            </w:r>
          </w:p>
        </w:tc>
        <w:tc>
          <w:tcPr>
            <w:tcW w:w="1024" w:type="dxa"/>
          </w:tcPr>
          <w:p w14:paraId="5FBF5174"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9A4C30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3</w:t>
            </w:r>
          </w:p>
        </w:tc>
      </w:tr>
      <w:tr w:rsidR="007E0905" w:rsidRPr="004C74F2" w14:paraId="44D28E6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ADB7AE7" w14:textId="77777777" w:rsidR="007E0905" w:rsidRPr="00751A21" w:rsidRDefault="007E0905" w:rsidP="005F3D6B">
            <w:pPr>
              <w:pStyle w:val="NoSpacing"/>
              <w:rPr>
                <w:rFonts w:cstheme="minorHAnsi"/>
              </w:rPr>
            </w:pPr>
            <w:r w:rsidRPr="002C297C">
              <w:rPr>
                <w:rFonts w:cstheme="minorHAnsi"/>
                <w:color w:val="000000"/>
              </w:rPr>
              <w:t>48</w:t>
            </w:r>
          </w:p>
        </w:tc>
        <w:tc>
          <w:tcPr>
            <w:tcW w:w="4130" w:type="dxa"/>
            <w:vAlign w:val="bottom"/>
          </w:tcPr>
          <w:p w14:paraId="7106A710"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American Indian/Alaska Native HoH</w:t>
            </w:r>
          </w:p>
        </w:tc>
        <w:tc>
          <w:tcPr>
            <w:tcW w:w="1024" w:type="dxa"/>
          </w:tcPr>
          <w:p w14:paraId="2744050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781ACE4"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4</w:t>
            </w:r>
          </w:p>
        </w:tc>
      </w:tr>
      <w:tr w:rsidR="007E0905" w:rsidRPr="004C74F2" w14:paraId="585309E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CACFA46" w14:textId="77777777" w:rsidR="007E0905" w:rsidRPr="00751A21" w:rsidRDefault="007E0905" w:rsidP="005F3D6B">
            <w:pPr>
              <w:pStyle w:val="NoSpacing"/>
              <w:rPr>
                <w:rFonts w:cstheme="minorHAnsi"/>
              </w:rPr>
            </w:pPr>
            <w:r w:rsidRPr="002C297C">
              <w:rPr>
                <w:rFonts w:cstheme="minorHAnsi"/>
                <w:color w:val="000000"/>
              </w:rPr>
              <w:t>49</w:t>
            </w:r>
          </w:p>
        </w:tc>
        <w:tc>
          <w:tcPr>
            <w:tcW w:w="4130" w:type="dxa"/>
            <w:vAlign w:val="bottom"/>
          </w:tcPr>
          <w:p w14:paraId="730A43D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Native Hawaiian/Other Pacific Islander HoH</w:t>
            </w:r>
          </w:p>
        </w:tc>
        <w:tc>
          <w:tcPr>
            <w:tcW w:w="1024" w:type="dxa"/>
          </w:tcPr>
          <w:p w14:paraId="6BDA7FD3"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866BC50"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5</w:t>
            </w:r>
          </w:p>
        </w:tc>
      </w:tr>
      <w:tr w:rsidR="007E0905" w:rsidRPr="004C74F2" w14:paraId="1A8B9E1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4AEB4CA" w14:textId="77777777" w:rsidR="007E0905" w:rsidRPr="00751A21" w:rsidRDefault="007E0905" w:rsidP="005F3D6B">
            <w:pPr>
              <w:pStyle w:val="NoSpacing"/>
              <w:rPr>
                <w:rFonts w:cstheme="minorHAnsi"/>
              </w:rPr>
            </w:pPr>
            <w:r w:rsidRPr="002C297C">
              <w:rPr>
                <w:rFonts w:cstheme="minorHAnsi"/>
                <w:color w:val="000000"/>
              </w:rPr>
              <w:t>50</w:t>
            </w:r>
          </w:p>
        </w:tc>
        <w:tc>
          <w:tcPr>
            <w:tcW w:w="4130" w:type="dxa"/>
            <w:vAlign w:val="bottom"/>
          </w:tcPr>
          <w:p w14:paraId="3D5A57C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Multi-Racial HoH</w:t>
            </w:r>
          </w:p>
        </w:tc>
        <w:tc>
          <w:tcPr>
            <w:tcW w:w="1024" w:type="dxa"/>
          </w:tcPr>
          <w:p w14:paraId="4DE5BE63"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1C5C10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HoHRace</w:t>
            </w:r>
            <w:proofErr w:type="spellEnd"/>
            <w:r>
              <w:t xml:space="preserve"> = 6</w:t>
            </w:r>
          </w:p>
        </w:tc>
      </w:tr>
      <w:tr w:rsidR="007E0905" w:rsidRPr="004C74F2" w14:paraId="18D258A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93D6D37" w14:textId="77777777" w:rsidR="007E0905" w:rsidRPr="00751A21" w:rsidRDefault="007E0905" w:rsidP="005F3D6B">
            <w:pPr>
              <w:pStyle w:val="NoSpacing"/>
              <w:rPr>
                <w:rFonts w:cstheme="minorHAnsi"/>
              </w:rPr>
            </w:pPr>
            <w:r w:rsidRPr="002C297C">
              <w:rPr>
                <w:rFonts w:cstheme="minorHAnsi"/>
                <w:color w:val="000000"/>
              </w:rPr>
              <w:t>51</w:t>
            </w:r>
          </w:p>
        </w:tc>
        <w:tc>
          <w:tcPr>
            <w:tcW w:w="4130" w:type="dxa"/>
            <w:vAlign w:val="bottom"/>
          </w:tcPr>
          <w:p w14:paraId="4493CE0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18-21 - Non-Hispanic/Latino HoH</w:t>
            </w:r>
          </w:p>
        </w:tc>
        <w:tc>
          <w:tcPr>
            <w:tcW w:w="1024" w:type="dxa"/>
          </w:tcPr>
          <w:p w14:paraId="75544799"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4B9CFD"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 0</w:t>
            </w:r>
          </w:p>
        </w:tc>
      </w:tr>
      <w:tr w:rsidR="007E0905" w:rsidRPr="004C74F2" w14:paraId="7BB5EA9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8A09241" w14:textId="77777777" w:rsidR="007E0905" w:rsidRPr="00751A21" w:rsidRDefault="007E0905" w:rsidP="005F3D6B">
            <w:pPr>
              <w:pStyle w:val="NoSpacing"/>
              <w:rPr>
                <w:rFonts w:cstheme="minorHAnsi"/>
              </w:rPr>
            </w:pPr>
            <w:r w:rsidRPr="002C297C">
              <w:rPr>
                <w:rFonts w:cstheme="minorHAnsi"/>
                <w:color w:val="000000"/>
              </w:rPr>
              <w:t>52</w:t>
            </w:r>
          </w:p>
        </w:tc>
        <w:tc>
          <w:tcPr>
            <w:tcW w:w="4130" w:type="dxa"/>
            <w:vAlign w:val="bottom"/>
          </w:tcPr>
          <w:p w14:paraId="2317A44D"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18-21 - Hispanic/Latino HoH</w:t>
            </w:r>
          </w:p>
        </w:tc>
        <w:tc>
          <w:tcPr>
            <w:tcW w:w="1024" w:type="dxa"/>
          </w:tcPr>
          <w:p w14:paraId="5D06EBE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D94ACCB"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18</w:t>
            </w:r>
            <w:r>
              <w:t xml:space="preserve"> and </w:t>
            </w:r>
            <w:proofErr w:type="spellStart"/>
            <w:r w:rsidRPr="004C74F2">
              <w:rPr>
                <w:b/>
              </w:rPr>
              <w:t>HoH</w:t>
            </w:r>
            <w:r>
              <w:rPr>
                <w:b/>
              </w:rPr>
              <w:t>Ethnicity</w:t>
            </w:r>
            <w:proofErr w:type="spellEnd"/>
            <w:r>
              <w:t xml:space="preserve"> =1</w:t>
            </w:r>
          </w:p>
        </w:tc>
      </w:tr>
      <w:tr w:rsidR="007E0905" w:rsidRPr="004C74F2" w14:paraId="4BCD49A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CF4C293" w14:textId="77777777" w:rsidR="007E0905" w:rsidRPr="00751A21" w:rsidRDefault="007E0905" w:rsidP="005F3D6B">
            <w:pPr>
              <w:pStyle w:val="NoSpacing"/>
              <w:rPr>
                <w:rFonts w:cstheme="minorHAnsi"/>
              </w:rPr>
            </w:pPr>
            <w:r w:rsidRPr="002C297C">
              <w:rPr>
                <w:rFonts w:cstheme="minorHAnsi"/>
                <w:color w:val="000000"/>
              </w:rPr>
              <w:t>53</w:t>
            </w:r>
          </w:p>
        </w:tc>
        <w:tc>
          <w:tcPr>
            <w:tcW w:w="4130" w:type="dxa"/>
            <w:vAlign w:val="bottom"/>
          </w:tcPr>
          <w:p w14:paraId="24D94BA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Disabled Adult/HoH</w:t>
            </w:r>
          </w:p>
        </w:tc>
        <w:tc>
          <w:tcPr>
            <w:tcW w:w="1024" w:type="dxa"/>
          </w:tcPr>
          <w:p w14:paraId="3F38461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CE5ED4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HHDisability</w:t>
            </w:r>
            <w:proofErr w:type="spellEnd"/>
            <w:r>
              <w:t xml:space="preserve"> = 1</w:t>
            </w:r>
          </w:p>
        </w:tc>
      </w:tr>
      <w:tr w:rsidR="007E0905" w:rsidRPr="004C74F2" w14:paraId="6ECCC077"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D8EC191" w14:textId="77777777" w:rsidR="007E0905" w:rsidRPr="00751A21" w:rsidRDefault="007E0905" w:rsidP="005F3D6B">
            <w:pPr>
              <w:pStyle w:val="NoSpacing"/>
              <w:rPr>
                <w:rFonts w:cstheme="minorHAnsi"/>
              </w:rPr>
            </w:pPr>
            <w:r w:rsidRPr="002C297C">
              <w:rPr>
                <w:rFonts w:cstheme="minorHAnsi"/>
                <w:color w:val="000000"/>
              </w:rPr>
              <w:t>54</w:t>
            </w:r>
          </w:p>
        </w:tc>
        <w:tc>
          <w:tcPr>
            <w:tcW w:w="4130" w:type="dxa"/>
            <w:vAlign w:val="bottom"/>
          </w:tcPr>
          <w:p w14:paraId="08A498D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Fleeing Domestic Violence</w:t>
            </w:r>
          </w:p>
        </w:tc>
        <w:tc>
          <w:tcPr>
            <w:tcW w:w="1024" w:type="dxa"/>
          </w:tcPr>
          <w:p w14:paraId="2D89312D"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03304B7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HHFleeingDV</w:t>
            </w:r>
            <w:proofErr w:type="spellEnd"/>
            <w:r>
              <w:t xml:space="preserve"> = 1</w:t>
            </w:r>
          </w:p>
        </w:tc>
      </w:tr>
      <w:tr w:rsidR="007E0905" w:rsidRPr="004C74F2" w14:paraId="2EB6F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0008F11" w14:textId="77777777" w:rsidR="007E0905" w:rsidRPr="00751A21" w:rsidRDefault="007E0905" w:rsidP="005F3D6B">
            <w:pPr>
              <w:pStyle w:val="NoSpacing"/>
              <w:rPr>
                <w:rFonts w:cstheme="minorHAnsi"/>
              </w:rPr>
            </w:pPr>
            <w:r w:rsidRPr="002C297C">
              <w:rPr>
                <w:rFonts w:cstheme="minorHAnsi"/>
                <w:color w:val="000000"/>
              </w:rPr>
              <w:t>55</w:t>
            </w:r>
          </w:p>
        </w:tc>
        <w:tc>
          <w:tcPr>
            <w:tcW w:w="4130" w:type="dxa"/>
            <w:vAlign w:val="bottom"/>
          </w:tcPr>
          <w:p w14:paraId="707D571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First Time Homeless</w:t>
            </w:r>
          </w:p>
        </w:tc>
        <w:tc>
          <w:tcPr>
            <w:tcW w:w="1024" w:type="dxa"/>
          </w:tcPr>
          <w:p w14:paraId="1382037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DCCA3DB"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1</w:t>
            </w:r>
          </w:p>
        </w:tc>
      </w:tr>
      <w:tr w:rsidR="007E0905" w:rsidRPr="004C74F2" w14:paraId="723177E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A4B785" w14:textId="77777777" w:rsidR="007E0905" w:rsidRPr="00751A21" w:rsidRDefault="007E0905" w:rsidP="005F3D6B">
            <w:pPr>
              <w:pStyle w:val="NoSpacing"/>
              <w:rPr>
                <w:rFonts w:cstheme="minorHAnsi"/>
              </w:rPr>
            </w:pPr>
            <w:r w:rsidRPr="002C297C">
              <w:rPr>
                <w:rFonts w:cstheme="minorHAnsi"/>
                <w:color w:val="000000"/>
              </w:rPr>
              <w:t>56</w:t>
            </w:r>
          </w:p>
        </w:tc>
        <w:tc>
          <w:tcPr>
            <w:tcW w:w="4130" w:type="dxa"/>
            <w:vAlign w:val="bottom"/>
          </w:tcPr>
          <w:p w14:paraId="392141E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Returning after Exit to PH</w:t>
            </w:r>
          </w:p>
        </w:tc>
        <w:tc>
          <w:tcPr>
            <w:tcW w:w="1024" w:type="dxa"/>
          </w:tcPr>
          <w:p w14:paraId="4BE9496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4FB1C723"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r w:rsidRPr="004C74F2">
              <w:rPr>
                <w:b/>
              </w:rPr>
              <w:t>Stat</w:t>
            </w:r>
            <w:r>
              <w:t xml:space="preserve"> = 2</w:t>
            </w:r>
          </w:p>
        </w:tc>
      </w:tr>
      <w:tr w:rsidR="007E0905" w:rsidRPr="004C74F2" w14:paraId="743B8850"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ED2ED14" w14:textId="77777777" w:rsidR="007E0905" w:rsidRPr="00751A21" w:rsidRDefault="007E0905" w:rsidP="005F3D6B">
            <w:pPr>
              <w:pStyle w:val="NoSpacing"/>
              <w:rPr>
                <w:rFonts w:cstheme="minorHAnsi"/>
              </w:rPr>
            </w:pPr>
            <w:r w:rsidRPr="002C297C">
              <w:rPr>
                <w:rFonts w:cstheme="minorHAnsi"/>
                <w:color w:val="000000"/>
              </w:rPr>
              <w:t>58</w:t>
            </w:r>
          </w:p>
        </w:tc>
        <w:tc>
          <w:tcPr>
            <w:tcW w:w="4130" w:type="dxa"/>
            <w:vAlign w:val="bottom"/>
          </w:tcPr>
          <w:p w14:paraId="2CDE0FC7"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White, non-Hispanic/Latino HoH</w:t>
            </w:r>
          </w:p>
        </w:tc>
        <w:tc>
          <w:tcPr>
            <w:tcW w:w="1024" w:type="dxa"/>
          </w:tcPr>
          <w:p w14:paraId="5E10145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29E93FA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0</w:t>
            </w:r>
          </w:p>
        </w:tc>
      </w:tr>
      <w:tr w:rsidR="007E0905" w:rsidRPr="004C74F2" w14:paraId="550CF44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E94A11" w14:textId="77777777" w:rsidR="007E0905" w:rsidRPr="00751A21" w:rsidRDefault="007E0905" w:rsidP="005F3D6B">
            <w:pPr>
              <w:pStyle w:val="NoSpacing"/>
              <w:rPr>
                <w:rFonts w:cstheme="minorHAnsi"/>
              </w:rPr>
            </w:pPr>
            <w:r w:rsidRPr="002C297C">
              <w:rPr>
                <w:rFonts w:cstheme="minorHAnsi"/>
                <w:color w:val="000000"/>
              </w:rPr>
              <w:t>59</w:t>
            </w:r>
          </w:p>
        </w:tc>
        <w:tc>
          <w:tcPr>
            <w:tcW w:w="4130" w:type="dxa"/>
            <w:vAlign w:val="bottom"/>
          </w:tcPr>
          <w:p w14:paraId="52CB425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White, Hispanic/Latino HoH</w:t>
            </w:r>
          </w:p>
        </w:tc>
        <w:tc>
          <w:tcPr>
            <w:tcW w:w="1024" w:type="dxa"/>
          </w:tcPr>
          <w:p w14:paraId="5ABC1CF4"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DAF9C52"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1</w:t>
            </w:r>
          </w:p>
        </w:tc>
      </w:tr>
      <w:tr w:rsidR="007E0905" w:rsidRPr="004C74F2" w14:paraId="2B030A3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D03C5EB" w14:textId="77777777" w:rsidR="007E0905" w:rsidRPr="00751A21" w:rsidRDefault="007E0905" w:rsidP="005F3D6B">
            <w:pPr>
              <w:pStyle w:val="NoSpacing"/>
              <w:rPr>
                <w:rFonts w:cstheme="minorHAnsi"/>
              </w:rPr>
            </w:pPr>
            <w:r w:rsidRPr="002C297C">
              <w:rPr>
                <w:rFonts w:cstheme="minorHAnsi"/>
                <w:color w:val="000000"/>
              </w:rPr>
              <w:lastRenderedPageBreak/>
              <w:t>60</w:t>
            </w:r>
          </w:p>
        </w:tc>
        <w:tc>
          <w:tcPr>
            <w:tcW w:w="4130" w:type="dxa"/>
            <w:vAlign w:val="bottom"/>
          </w:tcPr>
          <w:p w14:paraId="44CCB3D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Black or African American HoH</w:t>
            </w:r>
          </w:p>
        </w:tc>
        <w:tc>
          <w:tcPr>
            <w:tcW w:w="1024" w:type="dxa"/>
          </w:tcPr>
          <w:p w14:paraId="7C1B450B"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3D34BB5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2</w:t>
            </w:r>
          </w:p>
        </w:tc>
      </w:tr>
      <w:tr w:rsidR="007E0905" w:rsidRPr="004C74F2" w14:paraId="4E932A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AC8AA5" w14:textId="77777777" w:rsidR="007E0905" w:rsidRPr="00751A21" w:rsidRDefault="007E0905" w:rsidP="005F3D6B">
            <w:pPr>
              <w:pStyle w:val="NoSpacing"/>
              <w:rPr>
                <w:rFonts w:cstheme="minorHAnsi"/>
              </w:rPr>
            </w:pPr>
            <w:r w:rsidRPr="002C297C">
              <w:rPr>
                <w:rFonts w:cstheme="minorHAnsi"/>
                <w:color w:val="000000"/>
              </w:rPr>
              <w:t>61</w:t>
            </w:r>
          </w:p>
        </w:tc>
        <w:tc>
          <w:tcPr>
            <w:tcW w:w="4130" w:type="dxa"/>
            <w:vAlign w:val="bottom"/>
          </w:tcPr>
          <w:p w14:paraId="2C4FB688"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Asian HoH</w:t>
            </w:r>
          </w:p>
        </w:tc>
        <w:tc>
          <w:tcPr>
            <w:tcW w:w="1024" w:type="dxa"/>
          </w:tcPr>
          <w:p w14:paraId="091A4A0A"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09711D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3</w:t>
            </w:r>
          </w:p>
        </w:tc>
      </w:tr>
      <w:tr w:rsidR="007E0905" w:rsidRPr="004C74F2" w14:paraId="6BB5D12E"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ED398AA" w14:textId="77777777" w:rsidR="007E0905" w:rsidRPr="00751A21" w:rsidRDefault="007E0905" w:rsidP="005F3D6B">
            <w:pPr>
              <w:pStyle w:val="NoSpacing"/>
              <w:rPr>
                <w:rFonts w:cstheme="minorHAnsi"/>
              </w:rPr>
            </w:pPr>
            <w:r w:rsidRPr="002C297C">
              <w:rPr>
                <w:rFonts w:cstheme="minorHAnsi"/>
                <w:color w:val="000000"/>
              </w:rPr>
              <w:t>62</w:t>
            </w:r>
          </w:p>
        </w:tc>
        <w:tc>
          <w:tcPr>
            <w:tcW w:w="4130" w:type="dxa"/>
            <w:vAlign w:val="bottom"/>
          </w:tcPr>
          <w:p w14:paraId="1694BC3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American Indian/Alaska Native HoH</w:t>
            </w:r>
          </w:p>
        </w:tc>
        <w:tc>
          <w:tcPr>
            <w:tcW w:w="1024" w:type="dxa"/>
          </w:tcPr>
          <w:p w14:paraId="6305CA52"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02F900A"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4</w:t>
            </w:r>
          </w:p>
        </w:tc>
      </w:tr>
      <w:tr w:rsidR="007E0905" w:rsidRPr="004C74F2" w14:paraId="53E06215"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926D429" w14:textId="77777777" w:rsidR="007E0905" w:rsidRPr="00751A21" w:rsidRDefault="007E0905" w:rsidP="005F3D6B">
            <w:pPr>
              <w:pStyle w:val="NoSpacing"/>
              <w:rPr>
                <w:rFonts w:cstheme="minorHAnsi"/>
              </w:rPr>
            </w:pPr>
            <w:r w:rsidRPr="002C297C">
              <w:rPr>
                <w:rFonts w:cstheme="minorHAnsi"/>
                <w:color w:val="000000"/>
              </w:rPr>
              <w:t>63</w:t>
            </w:r>
          </w:p>
        </w:tc>
        <w:tc>
          <w:tcPr>
            <w:tcW w:w="4130" w:type="dxa"/>
            <w:vAlign w:val="bottom"/>
          </w:tcPr>
          <w:p w14:paraId="21A60BE1"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Native Hawaiian/Other Pacific Islander HoH</w:t>
            </w:r>
          </w:p>
        </w:tc>
        <w:tc>
          <w:tcPr>
            <w:tcW w:w="1024" w:type="dxa"/>
          </w:tcPr>
          <w:p w14:paraId="7A22683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1503F52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5</w:t>
            </w:r>
          </w:p>
        </w:tc>
      </w:tr>
      <w:tr w:rsidR="007E0905" w:rsidRPr="004C74F2" w14:paraId="45C8E2E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21FB112" w14:textId="77777777" w:rsidR="007E0905" w:rsidRPr="00751A21" w:rsidRDefault="007E0905" w:rsidP="005F3D6B">
            <w:pPr>
              <w:pStyle w:val="NoSpacing"/>
              <w:rPr>
                <w:rFonts w:cstheme="minorHAnsi"/>
              </w:rPr>
            </w:pPr>
            <w:r w:rsidRPr="002C297C">
              <w:rPr>
                <w:rFonts w:cstheme="minorHAnsi"/>
                <w:color w:val="000000"/>
              </w:rPr>
              <w:t>64</w:t>
            </w:r>
          </w:p>
        </w:tc>
        <w:tc>
          <w:tcPr>
            <w:tcW w:w="4130" w:type="dxa"/>
            <w:vAlign w:val="bottom"/>
          </w:tcPr>
          <w:p w14:paraId="74D8D986"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Multi-Racial HoH</w:t>
            </w:r>
          </w:p>
        </w:tc>
        <w:tc>
          <w:tcPr>
            <w:tcW w:w="1024" w:type="dxa"/>
          </w:tcPr>
          <w:p w14:paraId="3E1DEFA7"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D7FAAD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HoHRace</w:t>
            </w:r>
            <w:proofErr w:type="spellEnd"/>
            <w:r>
              <w:t xml:space="preserve"> = 6</w:t>
            </w:r>
          </w:p>
        </w:tc>
      </w:tr>
      <w:tr w:rsidR="007E0905" w:rsidRPr="004C74F2" w14:paraId="64481E2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6B57CA1" w14:textId="77777777" w:rsidR="007E0905" w:rsidRPr="00751A21" w:rsidRDefault="007E0905" w:rsidP="005F3D6B">
            <w:pPr>
              <w:pStyle w:val="NoSpacing"/>
              <w:rPr>
                <w:rFonts w:cstheme="minorHAnsi"/>
              </w:rPr>
            </w:pPr>
            <w:r w:rsidRPr="002C297C">
              <w:rPr>
                <w:rFonts w:cstheme="minorHAnsi"/>
                <w:color w:val="000000"/>
              </w:rPr>
              <w:t>65</w:t>
            </w:r>
          </w:p>
        </w:tc>
        <w:tc>
          <w:tcPr>
            <w:tcW w:w="4130" w:type="dxa"/>
            <w:vAlign w:val="bottom"/>
          </w:tcPr>
          <w:p w14:paraId="3B7AF59E"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Youth 22-24 - Non-Hispanic/Latino HoH</w:t>
            </w:r>
          </w:p>
        </w:tc>
        <w:tc>
          <w:tcPr>
            <w:tcW w:w="1024" w:type="dxa"/>
          </w:tcPr>
          <w:p w14:paraId="772D930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2A6E4B3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 0</w:t>
            </w:r>
          </w:p>
        </w:tc>
      </w:tr>
      <w:tr w:rsidR="007E0905" w:rsidRPr="004C74F2" w14:paraId="5AD4F83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BA69BB" w14:textId="77777777" w:rsidR="007E0905" w:rsidRPr="00751A21" w:rsidRDefault="007E0905" w:rsidP="005F3D6B">
            <w:pPr>
              <w:pStyle w:val="NoSpacing"/>
              <w:rPr>
                <w:rFonts w:cstheme="minorHAnsi"/>
              </w:rPr>
            </w:pPr>
            <w:r w:rsidRPr="002C297C">
              <w:rPr>
                <w:rFonts w:cstheme="minorHAnsi"/>
                <w:color w:val="000000"/>
              </w:rPr>
              <w:t>66</w:t>
            </w:r>
          </w:p>
        </w:tc>
        <w:tc>
          <w:tcPr>
            <w:tcW w:w="4130" w:type="dxa"/>
            <w:vAlign w:val="bottom"/>
          </w:tcPr>
          <w:p w14:paraId="33770C6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Youth 22-24 - Hispanic/Latino HoH</w:t>
            </w:r>
          </w:p>
        </w:tc>
        <w:tc>
          <w:tcPr>
            <w:tcW w:w="1024" w:type="dxa"/>
          </w:tcPr>
          <w:p w14:paraId="79242468"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95AB2E"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HHAdultAge</w:t>
            </w:r>
            <w:proofErr w:type="spellEnd"/>
            <w:r>
              <w:rPr>
                <w:b/>
              </w:rPr>
              <w:t xml:space="preserve"> </w:t>
            </w:r>
            <w:r w:rsidRPr="00A116C0">
              <w:t>= 24</w:t>
            </w:r>
            <w:r>
              <w:t xml:space="preserve"> and </w:t>
            </w:r>
            <w:proofErr w:type="spellStart"/>
            <w:r w:rsidRPr="004C74F2">
              <w:rPr>
                <w:b/>
              </w:rPr>
              <w:t>HoH</w:t>
            </w:r>
            <w:r>
              <w:rPr>
                <w:b/>
              </w:rPr>
              <w:t>Ethnicity</w:t>
            </w:r>
            <w:proofErr w:type="spellEnd"/>
            <w:r>
              <w:t xml:space="preserve"> =1</w:t>
            </w:r>
          </w:p>
        </w:tc>
      </w:tr>
      <w:tr w:rsidR="007E0905" w:rsidRPr="004C74F2" w14:paraId="5ECC7E9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7438DEE" w14:textId="77777777" w:rsidR="007E0905" w:rsidRPr="00751A21" w:rsidRDefault="007E0905" w:rsidP="005F3D6B">
            <w:pPr>
              <w:pStyle w:val="NoSpacing"/>
              <w:rPr>
                <w:rFonts w:cstheme="minorHAnsi"/>
              </w:rPr>
            </w:pPr>
            <w:r w:rsidRPr="002C297C">
              <w:rPr>
                <w:rFonts w:cstheme="minorHAnsi"/>
                <w:color w:val="000000"/>
              </w:rPr>
              <w:t>67</w:t>
            </w:r>
          </w:p>
        </w:tc>
        <w:tc>
          <w:tcPr>
            <w:tcW w:w="4130" w:type="dxa"/>
            <w:vAlign w:val="bottom"/>
          </w:tcPr>
          <w:p w14:paraId="35A8BA8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Disabled Adult/HoH</w:t>
            </w:r>
          </w:p>
        </w:tc>
        <w:tc>
          <w:tcPr>
            <w:tcW w:w="1024" w:type="dxa"/>
          </w:tcPr>
          <w:p w14:paraId="2508A9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858B960"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HHDisability</w:t>
            </w:r>
            <w:proofErr w:type="spellEnd"/>
            <w:r>
              <w:t xml:space="preserve"> </w:t>
            </w:r>
            <w:r w:rsidRPr="003E3132">
              <w:t>=</w:t>
            </w:r>
            <w:r>
              <w:t xml:space="preserve"> 1</w:t>
            </w:r>
          </w:p>
        </w:tc>
      </w:tr>
      <w:tr w:rsidR="007E0905" w:rsidRPr="004C74F2" w14:paraId="2A3A936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621B4E8" w14:textId="77777777" w:rsidR="007E0905" w:rsidRPr="00751A21" w:rsidRDefault="007E0905" w:rsidP="005F3D6B">
            <w:pPr>
              <w:pStyle w:val="NoSpacing"/>
              <w:rPr>
                <w:rFonts w:cstheme="minorHAnsi"/>
              </w:rPr>
            </w:pPr>
            <w:r w:rsidRPr="002C297C">
              <w:rPr>
                <w:rFonts w:cstheme="minorHAnsi"/>
                <w:color w:val="000000"/>
              </w:rPr>
              <w:t>68</w:t>
            </w:r>
          </w:p>
        </w:tc>
        <w:tc>
          <w:tcPr>
            <w:tcW w:w="4130" w:type="dxa"/>
            <w:vAlign w:val="bottom"/>
          </w:tcPr>
          <w:p w14:paraId="362615C1"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Fleeing Domestic Violence</w:t>
            </w:r>
          </w:p>
        </w:tc>
        <w:tc>
          <w:tcPr>
            <w:tcW w:w="1024" w:type="dxa"/>
          </w:tcPr>
          <w:p w14:paraId="6E1D4F0C"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56E7991"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HHFleeingDV</w:t>
            </w:r>
            <w:proofErr w:type="spellEnd"/>
            <w:r>
              <w:t xml:space="preserve"> </w:t>
            </w:r>
            <w:r w:rsidRPr="003E3132">
              <w:t>=</w:t>
            </w:r>
            <w:r>
              <w:t xml:space="preserve"> 1</w:t>
            </w:r>
          </w:p>
        </w:tc>
      </w:tr>
      <w:tr w:rsidR="007E0905" w:rsidRPr="004C74F2" w14:paraId="499D8B3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435CDA2" w14:textId="77777777" w:rsidR="007E0905" w:rsidRPr="00751A21" w:rsidRDefault="007E0905" w:rsidP="005F3D6B">
            <w:pPr>
              <w:pStyle w:val="NoSpacing"/>
              <w:rPr>
                <w:rFonts w:cstheme="minorHAnsi"/>
              </w:rPr>
            </w:pPr>
            <w:r w:rsidRPr="002C297C">
              <w:rPr>
                <w:rFonts w:cstheme="minorHAnsi"/>
                <w:color w:val="000000"/>
              </w:rPr>
              <w:t>69</w:t>
            </w:r>
          </w:p>
        </w:tc>
        <w:tc>
          <w:tcPr>
            <w:tcW w:w="4130" w:type="dxa"/>
            <w:vAlign w:val="bottom"/>
          </w:tcPr>
          <w:p w14:paraId="3F1E72F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First Time Homeless</w:t>
            </w:r>
          </w:p>
        </w:tc>
        <w:tc>
          <w:tcPr>
            <w:tcW w:w="1024" w:type="dxa"/>
          </w:tcPr>
          <w:p w14:paraId="0E2CCF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682E0C5F"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1</w:t>
            </w:r>
          </w:p>
        </w:tc>
      </w:tr>
      <w:tr w:rsidR="007E0905" w:rsidRPr="004C74F2" w14:paraId="1BE3AF4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BF30D6E" w14:textId="77777777" w:rsidR="007E0905" w:rsidRPr="00751A21" w:rsidRDefault="007E0905" w:rsidP="005F3D6B">
            <w:pPr>
              <w:pStyle w:val="NoSpacing"/>
              <w:rPr>
                <w:rFonts w:cstheme="minorHAnsi"/>
              </w:rPr>
            </w:pPr>
            <w:r w:rsidRPr="002C297C">
              <w:rPr>
                <w:rFonts w:cstheme="minorHAnsi"/>
                <w:color w:val="000000"/>
              </w:rPr>
              <w:t>70</w:t>
            </w:r>
          </w:p>
        </w:tc>
        <w:tc>
          <w:tcPr>
            <w:tcW w:w="4130" w:type="dxa"/>
            <w:vAlign w:val="bottom"/>
          </w:tcPr>
          <w:p w14:paraId="76571B3C"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Returning after Exit to PH</w:t>
            </w:r>
          </w:p>
        </w:tc>
        <w:tc>
          <w:tcPr>
            <w:tcW w:w="1024" w:type="dxa"/>
          </w:tcPr>
          <w:p w14:paraId="06BCCAAE"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13B82EA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r w:rsidRPr="00454D25">
              <w:rPr>
                <w:b/>
              </w:rPr>
              <w:t>Stat</w:t>
            </w:r>
            <w:r>
              <w:t xml:space="preserve"> </w:t>
            </w:r>
            <w:r w:rsidRPr="003E3132">
              <w:t>=</w:t>
            </w:r>
            <w:r>
              <w:t xml:space="preserve"> 2</w:t>
            </w:r>
          </w:p>
        </w:tc>
      </w:tr>
      <w:tr w:rsidR="007E0905" w:rsidRPr="004C74F2" w14:paraId="13CA0D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8C78651" w14:textId="77777777" w:rsidR="007E0905" w:rsidRPr="00751A21" w:rsidRDefault="007E0905" w:rsidP="005F3D6B">
            <w:pPr>
              <w:pStyle w:val="NoSpacing"/>
              <w:rPr>
                <w:rFonts w:cstheme="minorHAnsi"/>
              </w:rPr>
            </w:pPr>
            <w:r w:rsidRPr="002C297C">
              <w:rPr>
                <w:rFonts w:cstheme="minorHAnsi"/>
                <w:color w:val="000000"/>
              </w:rPr>
              <w:t>72</w:t>
            </w:r>
          </w:p>
        </w:tc>
        <w:tc>
          <w:tcPr>
            <w:tcW w:w="4130" w:type="dxa"/>
            <w:vAlign w:val="bottom"/>
          </w:tcPr>
          <w:p w14:paraId="69789742"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White, non-Hispanic/Latino HoH</w:t>
            </w:r>
          </w:p>
        </w:tc>
        <w:tc>
          <w:tcPr>
            <w:tcW w:w="1024" w:type="dxa"/>
          </w:tcPr>
          <w:p w14:paraId="524FA3E7"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544FC8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0</w:t>
            </w:r>
          </w:p>
        </w:tc>
      </w:tr>
      <w:tr w:rsidR="007E0905" w:rsidRPr="004C74F2" w14:paraId="71302E2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97FDDB1" w14:textId="77777777" w:rsidR="007E0905" w:rsidRPr="00751A21" w:rsidRDefault="007E0905" w:rsidP="005F3D6B">
            <w:pPr>
              <w:pStyle w:val="NoSpacing"/>
              <w:rPr>
                <w:rFonts w:cstheme="minorHAnsi"/>
              </w:rPr>
            </w:pPr>
            <w:r w:rsidRPr="002C297C">
              <w:rPr>
                <w:rFonts w:cstheme="minorHAnsi"/>
                <w:color w:val="000000"/>
              </w:rPr>
              <w:t>73</w:t>
            </w:r>
          </w:p>
        </w:tc>
        <w:tc>
          <w:tcPr>
            <w:tcW w:w="4130" w:type="dxa"/>
            <w:vAlign w:val="bottom"/>
          </w:tcPr>
          <w:p w14:paraId="4968AAF0"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White, Hispanic/Latino HoH</w:t>
            </w:r>
          </w:p>
        </w:tc>
        <w:tc>
          <w:tcPr>
            <w:tcW w:w="1024" w:type="dxa"/>
          </w:tcPr>
          <w:p w14:paraId="4F7298A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7A56DB83"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1</w:t>
            </w:r>
          </w:p>
        </w:tc>
      </w:tr>
      <w:tr w:rsidR="007E0905" w:rsidRPr="004C74F2" w14:paraId="5D195F7D"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606811F1" w14:textId="77777777" w:rsidR="007E0905" w:rsidRPr="00751A21" w:rsidRDefault="007E0905" w:rsidP="005F3D6B">
            <w:pPr>
              <w:pStyle w:val="NoSpacing"/>
              <w:rPr>
                <w:rFonts w:cstheme="minorHAnsi"/>
              </w:rPr>
            </w:pPr>
            <w:r w:rsidRPr="002C297C">
              <w:rPr>
                <w:rFonts w:cstheme="minorHAnsi"/>
                <w:color w:val="000000"/>
              </w:rPr>
              <w:t>74</w:t>
            </w:r>
          </w:p>
        </w:tc>
        <w:tc>
          <w:tcPr>
            <w:tcW w:w="4130" w:type="dxa"/>
            <w:vAlign w:val="bottom"/>
          </w:tcPr>
          <w:p w14:paraId="1385412A"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Black or African American HoH</w:t>
            </w:r>
          </w:p>
        </w:tc>
        <w:tc>
          <w:tcPr>
            <w:tcW w:w="1024" w:type="dxa"/>
          </w:tcPr>
          <w:p w14:paraId="7A21B05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7976C96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2</w:t>
            </w:r>
          </w:p>
        </w:tc>
      </w:tr>
      <w:tr w:rsidR="007E0905" w:rsidRPr="004C74F2" w14:paraId="289ED3F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712DFB" w14:textId="77777777" w:rsidR="007E0905" w:rsidRPr="00751A21" w:rsidRDefault="007E0905" w:rsidP="005F3D6B">
            <w:pPr>
              <w:pStyle w:val="NoSpacing"/>
              <w:rPr>
                <w:rFonts w:cstheme="minorHAnsi"/>
              </w:rPr>
            </w:pPr>
            <w:r w:rsidRPr="002C297C">
              <w:rPr>
                <w:rFonts w:cstheme="minorHAnsi"/>
                <w:color w:val="000000"/>
              </w:rPr>
              <w:t>75</w:t>
            </w:r>
          </w:p>
        </w:tc>
        <w:tc>
          <w:tcPr>
            <w:tcW w:w="4130" w:type="dxa"/>
            <w:vAlign w:val="bottom"/>
          </w:tcPr>
          <w:p w14:paraId="5DFDBB6A"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Asian HoH</w:t>
            </w:r>
          </w:p>
        </w:tc>
        <w:tc>
          <w:tcPr>
            <w:tcW w:w="1024" w:type="dxa"/>
          </w:tcPr>
          <w:p w14:paraId="6A0BCB6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61878FA7"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3</w:t>
            </w:r>
          </w:p>
        </w:tc>
      </w:tr>
      <w:tr w:rsidR="007E0905" w:rsidRPr="004C74F2" w14:paraId="00C137B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7036331F" w14:textId="77777777" w:rsidR="007E0905" w:rsidRPr="00751A21" w:rsidRDefault="007E0905" w:rsidP="005F3D6B">
            <w:pPr>
              <w:pStyle w:val="NoSpacing"/>
              <w:rPr>
                <w:rFonts w:cstheme="minorHAnsi"/>
              </w:rPr>
            </w:pPr>
            <w:r w:rsidRPr="002C297C">
              <w:rPr>
                <w:rFonts w:cstheme="minorHAnsi"/>
                <w:color w:val="000000"/>
              </w:rPr>
              <w:t>76</w:t>
            </w:r>
          </w:p>
        </w:tc>
        <w:tc>
          <w:tcPr>
            <w:tcW w:w="4130" w:type="dxa"/>
            <w:vAlign w:val="bottom"/>
          </w:tcPr>
          <w:p w14:paraId="6A541349"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American Indian/Alaska Native HoH</w:t>
            </w:r>
          </w:p>
        </w:tc>
        <w:tc>
          <w:tcPr>
            <w:tcW w:w="1024" w:type="dxa"/>
          </w:tcPr>
          <w:p w14:paraId="3674CE6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4A3BC8">
              <w:t>1</w:t>
            </w:r>
          </w:p>
        </w:tc>
        <w:tc>
          <w:tcPr>
            <w:tcW w:w="3361" w:type="dxa"/>
          </w:tcPr>
          <w:p w14:paraId="3A2035EA"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4</w:t>
            </w:r>
          </w:p>
        </w:tc>
      </w:tr>
      <w:tr w:rsidR="007E0905" w:rsidRPr="004C74F2" w14:paraId="2138B256"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0F822113" w14:textId="77777777" w:rsidR="007E0905" w:rsidRPr="00751A21" w:rsidRDefault="007E0905" w:rsidP="005F3D6B">
            <w:pPr>
              <w:pStyle w:val="NoSpacing"/>
              <w:rPr>
                <w:rFonts w:cstheme="minorHAnsi"/>
              </w:rPr>
            </w:pPr>
            <w:r w:rsidRPr="002C297C">
              <w:rPr>
                <w:rFonts w:cstheme="minorHAnsi"/>
                <w:color w:val="000000"/>
              </w:rPr>
              <w:t>77</w:t>
            </w:r>
          </w:p>
        </w:tc>
        <w:tc>
          <w:tcPr>
            <w:tcW w:w="4130" w:type="dxa"/>
            <w:vAlign w:val="bottom"/>
          </w:tcPr>
          <w:p w14:paraId="0E3B89F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Native Hawaiian/Other Pacific Islander HoH</w:t>
            </w:r>
          </w:p>
        </w:tc>
        <w:tc>
          <w:tcPr>
            <w:tcW w:w="1024" w:type="dxa"/>
          </w:tcPr>
          <w:p w14:paraId="1D292A61"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4A3BC8">
              <w:t>1</w:t>
            </w:r>
          </w:p>
        </w:tc>
        <w:tc>
          <w:tcPr>
            <w:tcW w:w="3361" w:type="dxa"/>
          </w:tcPr>
          <w:p w14:paraId="4F4B924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5</w:t>
            </w:r>
          </w:p>
        </w:tc>
      </w:tr>
      <w:tr w:rsidR="007E0905" w:rsidRPr="004C74F2" w14:paraId="209C005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71E4FEE" w14:textId="77777777" w:rsidR="007E0905" w:rsidRPr="00751A21" w:rsidRDefault="007E0905" w:rsidP="005F3D6B">
            <w:pPr>
              <w:pStyle w:val="NoSpacing"/>
              <w:rPr>
                <w:rFonts w:cstheme="minorHAnsi"/>
              </w:rPr>
            </w:pPr>
            <w:r w:rsidRPr="002C297C">
              <w:rPr>
                <w:rFonts w:cstheme="minorHAnsi"/>
                <w:color w:val="000000"/>
              </w:rPr>
              <w:t>78</w:t>
            </w:r>
          </w:p>
        </w:tc>
        <w:tc>
          <w:tcPr>
            <w:tcW w:w="4130" w:type="dxa"/>
            <w:vAlign w:val="bottom"/>
          </w:tcPr>
          <w:p w14:paraId="00ED2A4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Multi-Racial HoH</w:t>
            </w:r>
          </w:p>
        </w:tc>
        <w:tc>
          <w:tcPr>
            <w:tcW w:w="1024" w:type="dxa"/>
          </w:tcPr>
          <w:p w14:paraId="257B2D2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17FD85C"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HoHRace</w:t>
            </w:r>
            <w:proofErr w:type="spellEnd"/>
            <w:r>
              <w:t xml:space="preserve"> </w:t>
            </w:r>
            <w:r w:rsidRPr="003E3132">
              <w:t>=</w:t>
            </w:r>
            <w:r>
              <w:t xml:space="preserve"> 6</w:t>
            </w:r>
          </w:p>
        </w:tc>
      </w:tr>
      <w:tr w:rsidR="007E0905" w:rsidRPr="004C74F2" w14:paraId="4B1D4808"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BC54982" w14:textId="77777777" w:rsidR="007E0905" w:rsidRPr="00751A21" w:rsidRDefault="007E0905" w:rsidP="005F3D6B">
            <w:pPr>
              <w:pStyle w:val="NoSpacing"/>
              <w:rPr>
                <w:rFonts w:cstheme="minorHAnsi"/>
              </w:rPr>
            </w:pPr>
            <w:r w:rsidRPr="002C297C">
              <w:rPr>
                <w:rFonts w:cstheme="minorHAnsi"/>
                <w:color w:val="000000"/>
              </w:rPr>
              <w:t>79</w:t>
            </w:r>
          </w:p>
        </w:tc>
        <w:tc>
          <w:tcPr>
            <w:tcW w:w="4130" w:type="dxa"/>
            <w:vAlign w:val="bottom"/>
          </w:tcPr>
          <w:p w14:paraId="7AA1C349"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Non-Veteran 25+ - Non-Hispanic/Latino HoH</w:t>
            </w:r>
          </w:p>
        </w:tc>
        <w:tc>
          <w:tcPr>
            <w:tcW w:w="1024" w:type="dxa"/>
          </w:tcPr>
          <w:p w14:paraId="2ACDB7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7864EF">
              <w:t>1</w:t>
            </w:r>
          </w:p>
        </w:tc>
        <w:tc>
          <w:tcPr>
            <w:tcW w:w="3361" w:type="dxa"/>
          </w:tcPr>
          <w:p w14:paraId="30F8929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54D25">
              <w:rPr>
                <w:b/>
              </w:rPr>
              <w:t>HoH</w:t>
            </w:r>
            <w:r>
              <w:rPr>
                <w:b/>
              </w:rPr>
              <w:t>Ethnicity</w:t>
            </w:r>
            <w:proofErr w:type="spellEnd"/>
            <w:r>
              <w:t xml:space="preserve"> </w:t>
            </w:r>
            <w:r w:rsidRPr="003E3132">
              <w:t>=</w:t>
            </w:r>
            <w:r>
              <w:t xml:space="preserve"> 0</w:t>
            </w:r>
          </w:p>
        </w:tc>
      </w:tr>
      <w:tr w:rsidR="007E0905" w:rsidRPr="004C74F2" w14:paraId="0494DE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D61412F" w14:textId="77777777" w:rsidR="007E0905" w:rsidRPr="00751A21" w:rsidRDefault="007E0905" w:rsidP="005F3D6B">
            <w:pPr>
              <w:pStyle w:val="NoSpacing"/>
              <w:rPr>
                <w:rFonts w:cstheme="minorHAnsi"/>
              </w:rPr>
            </w:pPr>
            <w:r w:rsidRPr="002C297C">
              <w:rPr>
                <w:rFonts w:cstheme="minorHAnsi"/>
                <w:color w:val="000000"/>
              </w:rPr>
              <w:t>80</w:t>
            </w:r>
          </w:p>
        </w:tc>
        <w:tc>
          <w:tcPr>
            <w:tcW w:w="4130" w:type="dxa"/>
            <w:vAlign w:val="bottom"/>
          </w:tcPr>
          <w:p w14:paraId="570E7F97"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Non-Veteran 25+ - Hispanic/Latino HoH</w:t>
            </w:r>
          </w:p>
        </w:tc>
        <w:tc>
          <w:tcPr>
            <w:tcW w:w="1024" w:type="dxa"/>
          </w:tcPr>
          <w:p w14:paraId="6241A3B0"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7864EF">
              <w:t>1</w:t>
            </w:r>
          </w:p>
        </w:tc>
        <w:tc>
          <w:tcPr>
            <w:tcW w:w="3361" w:type="dxa"/>
          </w:tcPr>
          <w:p w14:paraId="0B317CF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A116C0">
              <w:rPr>
                <w:b/>
              </w:rPr>
              <w:t>HHVe</w:t>
            </w:r>
            <w:r>
              <w:rPr>
                <w:b/>
              </w:rPr>
              <w:t>t</w:t>
            </w:r>
            <w:proofErr w:type="spellEnd"/>
            <w:r>
              <w:rPr>
                <w:b/>
              </w:rPr>
              <w:t xml:space="preserve"> </w:t>
            </w:r>
            <w:r w:rsidRPr="003E3132">
              <w:t>= 0 and</w:t>
            </w:r>
            <w:r>
              <w:rPr>
                <w:b/>
              </w:rPr>
              <w:t xml:space="preserve"> </w:t>
            </w:r>
            <w:proofErr w:type="spellStart"/>
            <w:r>
              <w:rPr>
                <w:b/>
              </w:rPr>
              <w:t>HHAdultAge</w:t>
            </w:r>
            <w:proofErr w:type="spellEnd"/>
            <w:r w:rsidRPr="003E3132">
              <w:t xml:space="preserve"> in (25,55) </w:t>
            </w:r>
            <w:r>
              <w:t xml:space="preserve">and </w:t>
            </w:r>
            <w:proofErr w:type="spellStart"/>
            <w:r w:rsidRPr="004C74F2">
              <w:rPr>
                <w:b/>
              </w:rPr>
              <w:t>HoH</w:t>
            </w:r>
            <w:r>
              <w:rPr>
                <w:b/>
              </w:rPr>
              <w:t>Ethnicity</w:t>
            </w:r>
            <w:proofErr w:type="spellEnd"/>
            <w:r>
              <w:t xml:space="preserve"> </w:t>
            </w:r>
            <w:r w:rsidRPr="003E3132">
              <w:t>=</w:t>
            </w:r>
            <w:r>
              <w:t>1</w:t>
            </w:r>
          </w:p>
        </w:tc>
      </w:tr>
      <w:tr w:rsidR="007E0905" w:rsidRPr="004C74F2" w14:paraId="78E214DA"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E37704C" w14:textId="77777777" w:rsidR="007E0905" w:rsidRPr="00751A21" w:rsidRDefault="007E0905" w:rsidP="005F3D6B">
            <w:pPr>
              <w:pStyle w:val="NoSpacing"/>
              <w:rPr>
                <w:rFonts w:cstheme="minorHAnsi"/>
              </w:rPr>
            </w:pPr>
            <w:r w:rsidRPr="002C297C">
              <w:rPr>
                <w:rFonts w:cstheme="minorHAnsi"/>
                <w:color w:val="000000"/>
              </w:rPr>
              <w:t>81</w:t>
            </w:r>
          </w:p>
        </w:tc>
        <w:tc>
          <w:tcPr>
            <w:tcW w:w="4130" w:type="dxa"/>
            <w:vAlign w:val="bottom"/>
          </w:tcPr>
          <w:p w14:paraId="0FDBF88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Disabled Adult/HoH</w:t>
            </w:r>
          </w:p>
        </w:tc>
        <w:tc>
          <w:tcPr>
            <w:tcW w:w="1024" w:type="dxa"/>
          </w:tcPr>
          <w:p w14:paraId="04DA935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361" w:type="dxa"/>
          </w:tcPr>
          <w:p w14:paraId="50521AFC"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HHDisability</w:t>
            </w:r>
            <w:proofErr w:type="spellEnd"/>
            <w:r>
              <w:t xml:space="preserve"> = 1</w:t>
            </w:r>
          </w:p>
        </w:tc>
      </w:tr>
      <w:tr w:rsidR="007E0905" w:rsidRPr="004C74F2" w14:paraId="0AB0578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1446F133" w14:textId="77777777" w:rsidR="007E0905" w:rsidRPr="00751A21" w:rsidRDefault="007E0905" w:rsidP="005F3D6B">
            <w:pPr>
              <w:pStyle w:val="NoSpacing"/>
              <w:rPr>
                <w:rFonts w:cstheme="minorHAnsi"/>
              </w:rPr>
            </w:pPr>
            <w:r w:rsidRPr="002C297C">
              <w:rPr>
                <w:rFonts w:cstheme="minorHAnsi"/>
                <w:color w:val="000000"/>
              </w:rPr>
              <w:t>82</w:t>
            </w:r>
          </w:p>
        </w:tc>
        <w:tc>
          <w:tcPr>
            <w:tcW w:w="4130" w:type="dxa"/>
            <w:vAlign w:val="bottom"/>
          </w:tcPr>
          <w:p w14:paraId="009FEAB4"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Fleeing Domestic Violence</w:t>
            </w:r>
          </w:p>
        </w:tc>
        <w:tc>
          <w:tcPr>
            <w:tcW w:w="1024" w:type="dxa"/>
          </w:tcPr>
          <w:p w14:paraId="11FB9F3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7D178759"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HHFleeingDV</w:t>
            </w:r>
            <w:proofErr w:type="spellEnd"/>
            <w:r>
              <w:t xml:space="preserve"> = 1</w:t>
            </w:r>
          </w:p>
        </w:tc>
      </w:tr>
      <w:tr w:rsidR="007E0905" w:rsidRPr="004C74F2" w14:paraId="20616483"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A1AD7BF" w14:textId="77777777" w:rsidR="007E0905" w:rsidRPr="00751A21" w:rsidRDefault="007E0905" w:rsidP="005F3D6B">
            <w:pPr>
              <w:pStyle w:val="NoSpacing"/>
              <w:rPr>
                <w:rFonts w:cstheme="minorHAnsi"/>
              </w:rPr>
            </w:pPr>
            <w:r w:rsidRPr="002C297C">
              <w:rPr>
                <w:rFonts w:cstheme="minorHAnsi"/>
                <w:color w:val="000000"/>
              </w:rPr>
              <w:t>83</w:t>
            </w:r>
          </w:p>
        </w:tc>
        <w:tc>
          <w:tcPr>
            <w:tcW w:w="4130" w:type="dxa"/>
            <w:vAlign w:val="bottom"/>
          </w:tcPr>
          <w:p w14:paraId="62D37DF8"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First Time Homeless</w:t>
            </w:r>
          </w:p>
        </w:tc>
        <w:tc>
          <w:tcPr>
            <w:tcW w:w="1024" w:type="dxa"/>
          </w:tcPr>
          <w:p w14:paraId="66948D26"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6BF7E6E2"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1</w:t>
            </w:r>
          </w:p>
        </w:tc>
      </w:tr>
      <w:tr w:rsidR="007E0905" w:rsidRPr="004C74F2" w14:paraId="6B302A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5359CB88" w14:textId="77777777" w:rsidR="007E0905" w:rsidRPr="00751A21" w:rsidRDefault="007E0905" w:rsidP="005F3D6B">
            <w:pPr>
              <w:pStyle w:val="NoSpacing"/>
              <w:rPr>
                <w:rFonts w:cstheme="minorHAnsi"/>
              </w:rPr>
            </w:pPr>
            <w:r w:rsidRPr="002C297C">
              <w:rPr>
                <w:rFonts w:cstheme="minorHAnsi"/>
                <w:color w:val="000000"/>
              </w:rPr>
              <w:t>84</w:t>
            </w:r>
          </w:p>
        </w:tc>
        <w:tc>
          <w:tcPr>
            <w:tcW w:w="4130" w:type="dxa"/>
            <w:vAlign w:val="bottom"/>
          </w:tcPr>
          <w:p w14:paraId="36E2075C"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Returning after Exit to PH</w:t>
            </w:r>
          </w:p>
        </w:tc>
        <w:tc>
          <w:tcPr>
            <w:tcW w:w="1024" w:type="dxa"/>
          </w:tcPr>
          <w:p w14:paraId="18411DEE"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525EE3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r w:rsidRPr="004C74F2">
              <w:rPr>
                <w:b/>
              </w:rPr>
              <w:t>Stat</w:t>
            </w:r>
            <w:r>
              <w:t xml:space="preserve"> = 2</w:t>
            </w:r>
          </w:p>
        </w:tc>
      </w:tr>
      <w:tr w:rsidR="007E0905" w:rsidRPr="004C74F2" w14:paraId="6C4F052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31D42EB5" w14:textId="77777777" w:rsidR="007E0905" w:rsidRPr="00751A21" w:rsidRDefault="007E0905" w:rsidP="005F3D6B">
            <w:pPr>
              <w:pStyle w:val="NoSpacing"/>
              <w:rPr>
                <w:rFonts w:cstheme="minorHAnsi"/>
              </w:rPr>
            </w:pPr>
            <w:r w:rsidRPr="002C297C">
              <w:rPr>
                <w:rFonts w:cstheme="minorHAnsi"/>
                <w:color w:val="000000"/>
              </w:rPr>
              <w:t>86</w:t>
            </w:r>
          </w:p>
        </w:tc>
        <w:tc>
          <w:tcPr>
            <w:tcW w:w="4130" w:type="dxa"/>
            <w:vAlign w:val="bottom"/>
          </w:tcPr>
          <w:p w14:paraId="3410A21B"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White, non-Hispanic/Latino HoH</w:t>
            </w:r>
          </w:p>
        </w:tc>
        <w:tc>
          <w:tcPr>
            <w:tcW w:w="1024" w:type="dxa"/>
          </w:tcPr>
          <w:p w14:paraId="7D27C32A"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79772EE5"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0</w:t>
            </w:r>
          </w:p>
        </w:tc>
      </w:tr>
      <w:tr w:rsidR="007E0905" w:rsidRPr="004C74F2" w14:paraId="658B49E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E854352" w14:textId="77777777" w:rsidR="007E0905" w:rsidRPr="00751A21" w:rsidRDefault="007E0905" w:rsidP="005F3D6B">
            <w:pPr>
              <w:pStyle w:val="NoSpacing"/>
              <w:rPr>
                <w:rFonts w:cstheme="minorHAnsi"/>
              </w:rPr>
            </w:pPr>
            <w:r w:rsidRPr="002C297C">
              <w:rPr>
                <w:rFonts w:cstheme="minorHAnsi"/>
                <w:color w:val="000000"/>
              </w:rPr>
              <w:t>87</w:t>
            </w:r>
          </w:p>
        </w:tc>
        <w:tc>
          <w:tcPr>
            <w:tcW w:w="4130" w:type="dxa"/>
            <w:vAlign w:val="bottom"/>
          </w:tcPr>
          <w:p w14:paraId="49746366"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White, Hispanic/Latino HoH</w:t>
            </w:r>
          </w:p>
        </w:tc>
        <w:tc>
          <w:tcPr>
            <w:tcW w:w="1024" w:type="dxa"/>
          </w:tcPr>
          <w:p w14:paraId="11162C41"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1AAC782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1</w:t>
            </w:r>
          </w:p>
        </w:tc>
      </w:tr>
      <w:tr w:rsidR="007E0905" w:rsidRPr="004C74F2" w14:paraId="0841564D"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B9E66C1" w14:textId="77777777" w:rsidR="007E0905" w:rsidRPr="00751A21" w:rsidRDefault="007E0905" w:rsidP="005F3D6B">
            <w:pPr>
              <w:pStyle w:val="NoSpacing"/>
              <w:rPr>
                <w:rFonts w:cstheme="minorHAnsi"/>
              </w:rPr>
            </w:pPr>
            <w:r w:rsidRPr="002C297C">
              <w:rPr>
                <w:rFonts w:cstheme="minorHAnsi"/>
                <w:color w:val="000000"/>
              </w:rPr>
              <w:t>88</w:t>
            </w:r>
          </w:p>
        </w:tc>
        <w:tc>
          <w:tcPr>
            <w:tcW w:w="4130" w:type="dxa"/>
            <w:vAlign w:val="bottom"/>
          </w:tcPr>
          <w:p w14:paraId="76D8B30E"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Black or African American HoH</w:t>
            </w:r>
          </w:p>
        </w:tc>
        <w:tc>
          <w:tcPr>
            <w:tcW w:w="1024" w:type="dxa"/>
          </w:tcPr>
          <w:p w14:paraId="725A2215"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6DA8588"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2</w:t>
            </w:r>
          </w:p>
        </w:tc>
      </w:tr>
      <w:tr w:rsidR="007E0905" w:rsidRPr="004C74F2" w14:paraId="573EE2C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4D987BAC" w14:textId="77777777" w:rsidR="007E0905" w:rsidRPr="00751A21" w:rsidRDefault="007E0905" w:rsidP="005F3D6B">
            <w:pPr>
              <w:pStyle w:val="NoSpacing"/>
              <w:rPr>
                <w:rFonts w:cstheme="minorHAnsi"/>
              </w:rPr>
            </w:pPr>
            <w:r w:rsidRPr="002C297C">
              <w:rPr>
                <w:rFonts w:cstheme="minorHAnsi"/>
                <w:color w:val="000000"/>
              </w:rPr>
              <w:t>89</w:t>
            </w:r>
          </w:p>
        </w:tc>
        <w:tc>
          <w:tcPr>
            <w:tcW w:w="4130" w:type="dxa"/>
            <w:vAlign w:val="bottom"/>
          </w:tcPr>
          <w:p w14:paraId="6DCD5C0F" w14:textId="77777777" w:rsidR="007E0905" w:rsidRPr="00751A21"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2C297C">
              <w:rPr>
                <w:rFonts w:cstheme="minorHAnsi"/>
                <w:color w:val="000000"/>
              </w:rPr>
              <w:t>Veteran - Asian HoH</w:t>
            </w:r>
          </w:p>
        </w:tc>
        <w:tc>
          <w:tcPr>
            <w:tcW w:w="1024" w:type="dxa"/>
          </w:tcPr>
          <w:p w14:paraId="7A519ED6" w14:textId="77777777" w:rsidR="007E0905" w:rsidRPr="00FB1864"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5C568D">
              <w:t>0,1,2,99</w:t>
            </w:r>
          </w:p>
        </w:tc>
        <w:tc>
          <w:tcPr>
            <w:tcW w:w="3361" w:type="dxa"/>
          </w:tcPr>
          <w:p w14:paraId="28476D75"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3</w:t>
            </w:r>
          </w:p>
        </w:tc>
      </w:tr>
      <w:tr w:rsidR="007E0905" w:rsidRPr="004C74F2" w14:paraId="4E098C2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vAlign w:val="bottom"/>
          </w:tcPr>
          <w:p w14:paraId="228E5B10" w14:textId="77777777" w:rsidR="007E0905" w:rsidRPr="00751A21" w:rsidRDefault="007E0905" w:rsidP="005F3D6B">
            <w:pPr>
              <w:pStyle w:val="NoSpacing"/>
              <w:rPr>
                <w:rFonts w:cstheme="minorHAnsi"/>
              </w:rPr>
            </w:pPr>
            <w:r w:rsidRPr="002C297C">
              <w:rPr>
                <w:rFonts w:cstheme="minorHAnsi"/>
                <w:color w:val="000000"/>
              </w:rPr>
              <w:t>90</w:t>
            </w:r>
          </w:p>
        </w:tc>
        <w:tc>
          <w:tcPr>
            <w:tcW w:w="4130" w:type="dxa"/>
            <w:vAlign w:val="bottom"/>
          </w:tcPr>
          <w:p w14:paraId="4A4830D4" w14:textId="77777777" w:rsidR="007E0905" w:rsidRPr="00751A21"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2C297C">
              <w:rPr>
                <w:rFonts w:cstheme="minorHAnsi"/>
                <w:color w:val="000000"/>
              </w:rPr>
              <w:t>Veteran - American Indian/Alaska Native HoH</w:t>
            </w:r>
          </w:p>
        </w:tc>
        <w:tc>
          <w:tcPr>
            <w:tcW w:w="1024" w:type="dxa"/>
          </w:tcPr>
          <w:p w14:paraId="4E8621D0" w14:textId="77777777" w:rsidR="007E0905" w:rsidRPr="00FB1864"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5C568D">
              <w:t>0,1,2,99</w:t>
            </w:r>
          </w:p>
        </w:tc>
        <w:tc>
          <w:tcPr>
            <w:tcW w:w="3361" w:type="dxa"/>
          </w:tcPr>
          <w:p w14:paraId="0ACBF884"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4</w:t>
            </w:r>
          </w:p>
        </w:tc>
      </w:tr>
      <w:tr w:rsidR="007E0905" w:rsidRPr="004C74F2" w14:paraId="5882DFE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5F52E12D" w14:textId="77777777" w:rsidR="007E0905" w:rsidRPr="002C297C" w:rsidRDefault="007E0905" w:rsidP="005F3D6B">
            <w:pPr>
              <w:pStyle w:val="NoSpacing"/>
              <w:rPr>
                <w:rFonts w:cstheme="minorHAnsi"/>
                <w:color w:val="000000"/>
              </w:rPr>
            </w:pPr>
            <w:r w:rsidRPr="006E0A1D">
              <w:lastRenderedPageBreak/>
              <w:t>91</w:t>
            </w:r>
          </w:p>
        </w:tc>
        <w:tc>
          <w:tcPr>
            <w:tcW w:w="4130" w:type="dxa"/>
          </w:tcPr>
          <w:p w14:paraId="099564DA"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Native Hawaiian/Other Pacific Islander HoH</w:t>
            </w:r>
          </w:p>
        </w:tc>
        <w:tc>
          <w:tcPr>
            <w:tcW w:w="1024" w:type="dxa"/>
          </w:tcPr>
          <w:p w14:paraId="434AA915"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224552B6"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5</w:t>
            </w:r>
          </w:p>
        </w:tc>
      </w:tr>
      <w:tr w:rsidR="007E0905" w:rsidRPr="004C74F2" w14:paraId="465D736F"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FD4FF02" w14:textId="77777777" w:rsidR="007E0905" w:rsidRPr="002C297C" w:rsidRDefault="007E0905" w:rsidP="005F3D6B">
            <w:pPr>
              <w:pStyle w:val="NoSpacing"/>
              <w:rPr>
                <w:rFonts w:cstheme="minorHAnsi"/>
                <w:color w:val="000000"/>
              </w:rPr>
            </w:pPr>
            <w:r w:rsidRPr="006E0A1D">
              <w:t>92</w:t>
            </w:r>
          </w:p>
        </w:tc>
        <w:tc>
          <w:tcPr>
            <w:tcW w:w="4130" w:type="dxa"/>
          </w:tcPr>
          <w:p w14:paraId="1947B1E4"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Multi-Racial HoH</w:t>
            </w:r>
          </w:p>
        </w:tc>
        <w:tc>
          <w:tcPr>
            <w:tcW w:w="1024" w:type="dxa"/>
          </w:tcPr>
          <w:p w14:paraId="6E803A36"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48462746"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HoHRace</w:t>
            </w:r>
            <w:proofErr w:type="spellEnd"/>
            <w:r>
              <w:t xml:space="preserve"> = 6</w:t>
            </w:r>
          </w:p>
        </w:tc>
      </w:tr>
      <w:tr w:rsidR="007E0905" w:rsidRPr="004C74F2" w14:paraId="3E667B69"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A223C59" w14:textId="77777777" w:rsidR="007E0905" w:rsidRPr="002C297C" w:rsidRDefault="007E0905" w:rsidP="005F3D6B">
            <w:pPr>
              <w:pStyle w:val="NoSpacing"/>
              <w:rPr>
                <w:rFonts w:cstheme="minorHAnsi"/>
                <w:color w:val="000000"/>
              </w:rPr>
            </w:pPr>
            <w:r w:rsidRPr="006E0A1D">
              <w:t>93</w:t>
            </w:r>
          </w:p>
        </w:tc>
        <w:tc>
          <w:tcPr>
            <w:tcW w:w="4130" w:type="dxa"/>
          </w:tcPr>
          <w:p w14:paraId="5E71DFB2"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 Non-Hispanic/Latino HoH</w:t>
            </w:r>
          </w:p>
        </w:tc>
        <w:tc>
          <w:tcPr>
            <w:tcW w:w="1024" w:type="dxa"/>
          </w:tcPr>
          <w:p w14:paraId="519FA6CD"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0,1,2,99</w:t>
            </w:r>
          </w:p>
        </w:tc>
        <w:tc>
          <w:tcPr>
            <w:tcW w:w="3361" w:type="dxa"/>
          </w:tcPr>
          <w:p w14:paraId="74CED8F7"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C74F2">
              <w:rPr>
                <w:b/>
              </w:rPr>
              <w:t>HoH</w:t>
            </w:r>
            <w:r>
              <w:rPr>
                <w:b/>
              </w:rPr>
              <w:t>Ethnicity</w:t>
            </w:r>
            <w:proofErr w:type="spellEnd"/>
            <w:r>
              <w:t xml:space="preserve"> = 0</w:t>
            </w:r>
          </w:p>
        </w:tc>
      </w:tr>
      <w:tr w:rsidR="007E0905" w:rsidRPr="004C74F2" w14:paraId="327334B4"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7C993266" w14:textId="77777777" w:rsidR="007E0905" w:rsidRPr="002C297C" w:rsidRDefault="007E0905" w:rsidP="005F3D6B">
            <w:pPr>
              <w:pStyle w:val="NoSpacing"/>
              <w:rPr>
                <w:rFonts w:cstheme="minorHAnsi"/>
                <w:color w:val="000000"/>
              </w:rPr>
            </w:pPr>
            <w:r w:rsidRPr="006E0A1D">
              <w:t>94</w:t>
            </w:r>
          </w:p>
        </w:tc>
        <w:tc>
          <w:tcPr>
            <w:tcW w:w="4130" w:type="dxa"/>
          </w:tcPr>
          <w:p w14:paraId="1C2F694B"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Veteran - Hispanic/Latino HoH</w:t>
            </w:r>
          </w:p>
        </w:tc>
        <w:tc>
          <w:tcPr>
            <w:tcW w:w="1024" w:type="dxa"/>
          </w:tcPr>
          <w:p w14:paraId="61E72DF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6B64C4">
              <w:t>0,1,2,99</w:t>
            </w:r>
          </w:p>
        </w:tc>
        <w:tc>
          <w:tcPr>
            <w:tcW w:w="3361" w:type="dxa"/>
          </w:tcPr>
          <w:p w14:paraId="7CDC81F9"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1 and </w:t>
            </w:r>
            <w:proofErr w:type="spellStart"/>
            <w:r w:rsidRPr="004C74F2">
              <w:rPr>
                <w:b/>
              </w:rPr>
              <w:t>HoH</w:t>
            </w:r>
            <w:r>
              <w:rPr>
                <w:b/>
              </w:rPr>
              <w:t>Ethnicity</w:t>
            </w:r>
            <w:proofErr w:type="spellEnd"/>
            <w:r>
              <w:t xml:space="preserve"> =1</w:t>
            </w:r>
          </w:p>
        </w:tc>
      </w:tr>
      <w:tr w:rsidR="007E0905" w:rsidRPr="004C74F2" w14:paraId="3590BF0A"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8B9B1FD" w14:textId="77777777" w:rsidR="007E0905" w:rsidRPr="002C297C" w:rsidRDefault="007E0905" w:rsidP="005F3D6B">
            <w:pPr>
              <w:pStyle w:val="NoSpacing"/>
              <w:rPr>
                <w:rFonts w:cstheme="minorHAnsi"/>
                <w:color w:val="000000"/>
              </w:rPr>
            </w:pPr>
            <w:r w:rsidRPr="006E0A1D">
              <w:t>95</w:t>
            </w:r>
          </w:p>
        </w:tc>
        <w:tc>
          <w:tcPr>
            <w:tcW w:w="4130" w:type="dxa"/>
          </w:tcPr>
          <w:p w14:paraId="56EDED28" w14:textId="77777777" w:rsidR="007E0905" w:rsidRPr="002C297C" w:rsidRDefault="007E0905" w:rsidP="005F3D6B">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6E0A1D">
              <w:t>Veteran 55+</w:t>
            </w:r>
          </w:p>
        </w:tc>
        <w:tc>
          <w:tcPr>
            <w:tcW w:w="1024" w:type="dxa"/>
          </w:tcPr>
          <w:p w14:paraId="00B004DB" w14:textId="77777777" w:rsidR="007E0905" w:rsidRPr="005C568D"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6B64C4">
              <w:t>0,1,2</w:t>
            </w:r>
          </w:p>
        </w:tc>
        <w:tc>
          <w:tcPr>
            <w:tcW w:w="3361" w:type="dxa"/>
          </w:tcPr>
          <w:p w14:paraId="7BB6F98E" w14:textId="77777777" w:rsidR="007E0905" w:rsidRPr="004C74F2" w:rsidRDefault="007E0905" w:rsidP="005F3D6B">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HHVet</w:t>
            </w:r>
            <w:proofErr w:type="spellEnd"/>
            <w:r>
              <w:t xml:space="preserve"> = 1 and </w:t>
            </w:r>
            <w:proofErr w:type="spellStart"/>
            <w:r w:rsidRPr="00454D25">
              <w:rPr>
                <w:b/>
              </w:rPr>
              <w:t>HHAdultAge</w:t>
            </w:r>
            <w:proofErr w:type="spellEnd"/>
            <w:r>
              <w:t xml:space="preserve"> = 55</w:t>
            </w:r>
          </w:p>
        </w:tc>
      </w:tr>
      <w:tr w:rsidR="007E0905" w:rsidRPr="004C74F2" w14:paraId="59AC3145"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CFDAACB" w14:textId="77777777" w:rsidR="007E0905" w:rsidRPr="002C297C" w:rsidRDefault="007E0905" w:rsidP="005F3D6B">
            <w:pPr>
              <w:pStyle w:val="NoSpacing"/>
              <w:rPr>
                <w:rFonts w:cstheme="minorHAnsi"/>
                <w:color w:val="000000"/>
              </w:rPr>
            </w:pPr>
            <w:r w:rsidRPr="006E0A1D">
              <w:t>96</w:t>
            </w:r>
          </w:p>
        </w:tc>
        <w:tc>
          <w:tcPr>
            <w:tcW w:w="4130" w:type="dxa"/>
          </w:tcPr>
          <w:p w14:paraId="7A8DDE26" w14:textId="77777777" w:rsidR="007E0905" w:rsidRPr="002C297C" w:rsidRDefault="007E0905" w:rsidP="005F3D6B">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6E0A1D">
              <w:t>Non-Veteran 55+</w:t>
            </w:r>
          </w:p>
        </w:tc>
        <w:tc>
          <w:tcPr>
            <w:tcW w:w="1024" w:type="dxa"/>
          </w:tcPr>
          <w:p w14:paraId="2F903EAF" w14:textId="77777777" w:rsidR="007E0905" w:rsidRPr="005C568D"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361" w:type="dxa"/>
          </w:tcPr>
          <w:p w14:paraId="4BC1822F" w14:textId="77777777" w:rsidR="007E0905" w:rsidRPr="004C74F2" w:rsidRDefault="007E0905" w:rsidP="005F3D6B">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C74F2">
              <w:rPr>
                <w:b/>
              </w:rPr>
              <w:t>HHVet</w:t>
            </w:r>
            <w:proofErr w:type="spellEnd"/>
            <w:r>
              <w:t xml:space="preserve"> = 0 and </w:t>
            </w:r>
            <w:proofErr w:type="spellStart"/>
            <w:r w:rsidRPr="004C74F2">
              <w:rPr>
                <w:b/>
              </w:rPr>
              <w:t>HHAdultAge</w:t>
            </w:r>
            <w:proofErr w:type="spellEnd"/>
            <w:r>
              <w:t xml:space="preserve"> = 55</w:t>
            </w:r>
          </w:p>
        </w:tc>
      </w:tr>
      <w:tr w:rsidR="007E0905" w:rsidRPr="004C74F2" w:rsidDel="00EB4EA1" w14:paraId="7F555395" w14:textId="1A86FC31" w:rsidTr="005F3D6B">
        <w:trPr>
          <w:cnfStyle w:val="000000100000" w:firstRow="0" w:lastRow="0" w:firstColumn="0" w:lastColumn="0" w:oddVBand="0" w:evenVBand="0" w:oddHBand="1" w:evenHBand="0" w:firstRowFirstColumn="0" w:firstRowLastColumn="0" w:lastRowFirstColumn="0" w:lastRowLastColumn="0"/>
          <w:cantSplit/>
          <w:trHeight w:val="216"/>
          <w:del w:id="1730"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3DEB08FF" w14:textId="6D360E28" w:rsidR="007E0905" w:rsidRPr="002C297C" w:rsidDel="00EB4EA1" w:rsidRDefault="007E0905" w:rsidP="005F3D6B">
            <w:pPr>
              <w:pStyle w:val="NoSpacing"/>
              <w:rPr>
                <w:del w:id="1731" w:author="Molly McEvilley" w:date="2020-08-27T12:37:00Z"/>
                <w:rFonts w:cstheme="minorHAnsi"/>
                <w:color w:val="000000"/>
              </w:rPr>
            </w:pPr>
            <w:del w:id="1732" w:author="Molly McEvilley" w:date="2020-08-27T12:37:00Z">
              <w:r w:rsidRPr="006E0A1D" w:rsidDel="00EB4EA1">
                <w:delText>91</w:delText>
              </w:r>
            </w:del>
          </w:p>
        </w:tc>
        <w:tc>
          <w:tcPr>
            <w:tcW w:w="4130" w:type="dxa"/>
          </w:tcPr>
          <w:p w14:paraId="7CC4EBCF" w14:textId="54F935E9"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33" w:author="Molly McEvilley" w:date="2020-08-27T12:37:00Z"/>
                <w:rFonts w:cstheme="minorHAnsi"/>
                <w:color w:val="000000"/>
              </w:rPr>
            </w:pPr>
            <w:del w:id="1734" w:author="Molly McEvilley" w:date="2020-08-27T12:37:00Z">
              <w:r w:rsidRPr="006E0A1D" w:rsidDel="00EB4EA1">
                <w:delText>Veteran - Native Hawaiian/Other Pacific Islander HoH</w:delText>
              </w:r>
            </w:del>
          </w:p>
        </w:tc>
        <w:tc>
          <w:tcPr>
            <w:tcW w:w="1024" w:type="dxa"/>
          </w:tcPr>
          <w:p w14:paraId="299767DA" w14:textId="538ADEA1"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35" w:author="Molly McEvilley" w:date="2020-08-27T12:37:00Z"/>
              </w:rPr>
            </w:pPr>
            <w:del w:id="1736" w:author="Molly McEvilley" w:date="2020-08-27T12:37:00Z">
              <w:r w:rsidDel="00EB4EA1">
                <w:delText>1</w:delText>
              </w:r>
            </w:del>
          </w:p>
        </w:tc>
        <w:tc>
          <w:tcPr>
            <w:tcW w:w="3361" w:type="dxa"/>
          </w:tcPr>
          <w:p w14:paraId="3077CF38" w14:textId="70D0EFA8"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37" w:author="Molly McEvilley" w:date="2020-08-27T12:37:00Z"/>
                <w:b/>
              </w:rPr>
            </w:pPr>
            <w:del w:id="1738"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HHDisability</w:delText>
              </w:r>
              <w:r w:rsidDel="00EB4EA1">
                <w:delText xml:space="preserve"> = 1</w:delText>
              </w:r>
            </w:del>
          </w:p>
        </w:tc>
      </w:tr>
      <w:tr w:rsidR="007E0905" w:rsidRPr="004C74F2" w:rsidDel="00EB4EA1" w14:paraId="290955C0" w14:textId="2F885694" w:rsidTr="005F3D6B">
        <w:trPr>
          <w:cnfStyle w:val="000000010000" w:firstRow="0" w:lastRow="0" w:firstColumn="0" w:lastColumn="0" w:oddVBand="0" w:evenVBand="0" w:oddHBand="0" w:evenHBand="1" w:firstRowFirstColumn="0" w:firstRowLastColumn="0" w:lastRowFirstColumn="0" w:lastRowLastColumn="0"/>
          <w:cantSplit/>
          <w:trHeight w:val="216"/>
          <w:del w:id="1739"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07747CD5" w14:textId="6AEC91C1" w:rsidR="007E0905" w:rsidRPr="002C297C" w:rsidDel="00EB4EA1" w:rsidRDefault="007E0905" w:rsidP="005F3D6B">
            <w:pPr>
              <w:pStyle w:val="NoSpacing"/>
              <w:rPr>
                <w:del w:id="1740" w:author="Molly McEvilley" w:date="2020-08-27T12:37:00Z"/>
                <w:rFonts w:cstheme="minorHAnsi"/>
                <w:color w:val="000000"/>
              </w:rPr>
            </w:pPr>
            <w:del w:id="1741" w:author="Molly McEvilley" w:date="2020-08-27T12:37:00Z">
              <w:r w:rsidRPr="006E0A1D" w:rsidDel="00EB4EA1">
                <w:delText>92</w:delText>
              </w:r>
            </w:del>
          </w:p>
        </w:tc>
        <w:tc>
          <w:tcPr>
            <w:tcW w:w="4130" w:type="dxa"/>
          </w:tcPr>
          <w:p w14:paraId="1AE5BB0B" w14:textId="7C828608" w:rsidR="007E0905" w:rsidRPr="002C297C"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42" w:author="Molly McEvilley" w:date="2020-08-27T12:37:00Z"/>
                <w:rFonts w:cstheme="minorHAnsi"/>
                <w:color w:val="000000"/>
              </w:rPr>
            </w:pPr>
            <w:del w:id="1743" w:author="Molly McEvilley" w:date="2020-08-27T12:37:00Z">
              <w:r w:rsidRPr="006E0A1D" w:rsidDel="00EB4EA1">
                <w:delText>Veteran - Multi-Racial HoH</w:delText>
              </w:r>
            </w:del>
          </w:p>
        </w:tc>
        <w:tc>
          <w:tcPr>
            <w:tcW w:w="1024" w:type="dxa"/>
          </w:tcPr>
          <w:p w14:paraId="7A45494B" w14:textId="22AAF2B7" w:rsidR="007E0905" w:rsidRPr="005C568D"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44" w:author="Molly McEvilley" w:date="2020-08-27T12:37:00Z"/>
              </w:rPr>
            </w:pPr>
            <w:del w:id="1745" w:author="Molly McEvilley" w:date="2020-08-27T12:37:00Z">
              <w:r w:rsidDel="00EB4EA1">
                <w:delText>1</w:delText>
              </w:r>
            </w:del>
          </w:p>
        </w:tc>
        <w:tc>
          <w:tcPr>
            <w:tcW w:w="3361" w:type="dxa"/>
          </w:tcPr>
          <w:p w14:paraId="4F19BA35" w14:textId="4DCC3E8C" w:rsidR="007E0905" w:rsidRPr="004C74F2" w:rsidDel="00EB4EA1" w:rsidRDefault="007E0905" w:rsidP="005F3D6B">
            <w:pPr>
              <w:pStyle w:val="NoSpacing"/>
              <w:cnfStyle w:val="000000010000" w:firstRow="0" w:lastRow="0" w:firstColumn="0" w:lastColumn="0" w:oddVBand="0" w:evenVBand="0" w:oddHBand="0" w:evenHBand="1" w:firstRowFirstColumn="0" w:firstRowLastColumn="0" w:lastRowFirstColumn="0" w:lastRowLastColumn="0"/>
              <w:rPr>
                <w:del w:id="1746" w:author="Molly McEvilley" w:date="2020-08-27T12:37:00Z"/>
                <w:b/>
              </w:rPr>
            </w:pPr>
            <w:del w:id="1747"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HHFleeingDV</w:delText>
              </w:r>
              <w:r w:rsidDel="00EB4EA1">
                <w:delText xml:space="preserve"> = 1</w:delText>
              </w:r>
            </w:del>
          </w:p>
        </w:tc>
      </w:tr>
      <w:tr w:rsidR="007E0905" w:rsidRPr="004C74F2" w:rsidDel="00EB4EA1" w14:paraId="628F2764" w14:textId="22965439" w:rsidTr="005F3D6B">
        <w:trPr>
          <w:cnfStyle w:val="000000100000" w:firstRow="0" w:lastRow="0" w:firstColumn="0" w:lastColumn="0" w:oddVBand="0" w:evenVBand="0" w:oddHBand="1" w:evenHBand="0" w:firstRowFirstColumn="0" w:firstRowLastColumn="0" w:lastRowFirstColumn="0" w:lastRowLastColumn="0"/>
          <w:cantSplit/>
          <w:trHeight w:val="216"/>
          <w:del w:id="1748" w:author="Molly McEvilley" w:date="2020-08-27T12:37:00Z"/>
        </w:trPr>
        <w:tc>
          <w:tcPr>
            <w:cnfStyle w:val="001000000000" w:firstRow="0" w:lastRow="0" w:firstColumn="1" w:lastColumn="0" w:oddVBand="0" w:evenVBand="0" w:oddHBand="0" w:evenHBand="0" w:firstRowFirstColumn="0" w:firstRowLastColumn="0" w:lastRowFirstColumn="0" w:lastRowLastColumn="0"/>
            <w:tcW w:w="550" w:type="dxa"/>
          </w:tcPr>
          <w:p w14:paraId="662B8010" w14:textId="4C462A6E" w:rsidR="007E0905" w:rsidRPr="002C297C" w:rsidDel="00EB4EA1" w:rsidRDefault="007E0905" w:rsidP="005F3D6B">
            <w:pPr>
              <w:pStyle w:val="NoSpacing"/>
              <w:rPr>
                <w:del w:id="1749" w:author="Molly McEvilley" w:date="2020-08-27T12:37:00Z"/>
                <w:rFonts w:cstheme="minorHAnsi"/>
                <w:color w:val="000000"/>
              </w:rPr>
            </w:pPr>
            <w:del w:id="1750" w:author="Molly McEvilley" w:date="2020-08-27T12:37:00Z">
              <w:r w:rsidRPr="006E0A1D" w:rsidDel="00EB4EA1">
                <w:delText>93</w:delText>
              </w:r>
            </w:del>
          </w:p>
        </w:tc>
        <w:tc>
          <w:tcPr>
            <w:tcW w:w="4130" w:type="dxa"/>
          </w:tcPr>
          <w:p w14:paraId="2DDCD36F" w14:textId="56761A8A" w:rsidR="007E0905" w:rsidRPr="002C297C"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51" w:author="Molly McEvilley" w:date="2020-08-27T12:37:00Z"/>
                <w:rFonts w:cstheme="minorHAnsi"/>
                <w:color w:val="000000"/>
              </w:rPr>
            </w:pPr>
            <w:del w:id="1752" w:author="Molly McEvilley" w:date="2020-08-27T12:37:00Z">
              <w:r w:rsidRPr="006E0A1D" w:rsidDel="00EB4EA1">
                <w:delText>Veteran - Non-Hispanic/Latino HoH</w:delText>
              </w:r>
            </w:del>
          </w:p>
        </w:tc>
        <w:tc>
          <w:tcPr>
            <w:tcW w:w="1024" w:type="dxa"/>
          </w:tcPr>
          <w:p w14:paraId="0BA81934" w14:textId="6B5F0B3B" w:rsidR="007E0905" w:rsidRPr="005C568D"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53" w:author="Molly McEvilley" w:date="2020-08-27T12:37:00Z"/>
              </w:rPr>
            </w:pPr>
            <w:del w:id="1754" w:author="Molly McEvilley" w:date="2020-08-27T12:37:00Z">
              <w:r w:rsidDel="00EB4EA1">
                <w:delText>1</w:delText>
              </w:r>
            </w:del>
          </w:p>
        </w:tc>
        <w:tc>
          <w:tcPr>
            <w:tcW w:w="3361" w:type="dxa"/>
          </w:tcPr>
          <w:p w14:paraId="4ADB8521" w14:textId="5AA261FF" w:rsidR="007E0905" w:rsidRPr="004C74F2" w:rsidDel="00EB4EA1" w:rsidRDefault="007E0905" w:rsidP="005F3D6B">
            <w:pPr>
              <w:pStyle w:val="NoSpacing"/>
              <w:cnfStyle w:val="000000100000" w:firstRow="0" w:lastRow="0" w:firstColumn="0" w:lastColumn="0" w:oddVBand="0" w:evenVBand="0" w:oddHBand="1" w:evenHBand="0" w:firstRowFirstColumn="0" w:firstRowLastColumn="0" w:lastRowFirstColumn="0" w:lastRowLastColumn="0"/>
              <w:rPr>
                <w:del w:id="1755" w:author="Molly McEvilley" w:date="2020-08-27T12:37:00Z"/>
                <w:b/>
              </w:rPr>
            </w:pPr>
            <w:del w:id="1756" w:author="Molly McEvilley" w:date="2020-08-27T12:37:00Z">
              <w:r w:rsidDel="00EB4EA1">
                <w:rPr>
                  <w:b/>
                </w:rPr>
                <w:delText xml:space="preserve">HHAdultAge </w:delText>
              </w:r>
              <w:r w:rsidRPr="00A116C0" w:rsidDel="00EB4EA1">
                <w:delText>= 18</w:delText>
              </w:r>
              <w:r w:rsidDel="00EB4EA1">
                <w:delText xml:space="preserve"> and </w:delText>
              </w:r>
              <w:r w:rsidRPr="004C74F2" w:rsidDel="00EB4EA1">
                <w:rPr>
                  <w:b/>
                </w:rPr>
                <w:delText>Stat</w:delText>
              </w:r>
              <w:r w:rsidDel="00EB4EA1">
                <w:delText xml:space="preserve"> = 1</w:delText>
              </w:r>
            </w:del>
          </w:p>
        </w:tc>
      </w:tr>
    </w:tbl>
    <w:p w14:paraId="4A3C1BC0" w14:textId="5557CEB1" w:rsidR="00B64929" w:rsidRPr="00C52062" w:rsidRDefault="00B64929" w:rsidP="0088191A">
      <w:pPr>
        <w:pStyle w:val="Heading3"/>
      </w:pPr>
      <w:r w:rsidRPr="00C52062">
        <w:t>Cohort</w:t>
      </w:r>
      <w:r w:rsidR="000B2863">
        <w:t xml:space="preserve">, </w:t>
      </w:r>
      <w:r w:rsidR="007E0905">
        <w:t>Universe</w:t>
      </w:r>
      <w:r w:rsidR="000B2863">
        <w:t>, and ProjectID</w:t>
      </w:r>
    </w:p>
    <w:p w14:paraId="6622111D" w14:textId="56C74E30" w:rsidR="00B64929" w:rsidRPr="00A6067F" w:rsidRDefault="00B64929" w:rsidP="00EB0196">
      <w:pPr>
        <w:rPr>
          <w:rFonts w:cstheme="minorHAnsi"/>
        </w:rPr>
      </w:pPr>
      <w:r w:rsidRPr="00A6067F">
        <w:rPr>
          <w:rFonts w:cstheme="minorHAnsi"/>
        </w:rPr>
        <w:t>Row 23 is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508"/>
        <w:gridCol w:w="2520"/>
        <w:gridCol w:w="1124"/>
      </w:tblGrid>
      <w:tr w:rsidR="00B64929" w:rsidRPr="0036072B" w14:paraId="5D99CD2D"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8" w:type="dxa"/>
          </w:tcPr>
          <w:p w14:paraId="43F76CF0" w14:textId="77777777" w:rsidR="00B64929" w:rsidRPr="008743AE" w:rsidRDefault="00B64929" w:rsidP="00F6016E">
            <w:pPr>
              <w:spacing w:before="0" w:after="0"/>
              <w:rPr>
                <w:rFonts w:cstheme="minorHAnsi"/>
              </w:rPr>
            </w:pPr>
            <w:r w:rsidRPr="008743AE">
              <w:rPr>
                <w:rFonts w:cstheme="minorHAnsi"/>
              </w:rPr>
              <w:t>Category</w:t>
            </w:r>
          </w:p>
        </w:tc>
        <w:tc>
          <w:tcPr>
            <w:tcW w:w="2520" w:type="dxa"/>
          </w:tcPr>
          <w:p w14:paraId="061B002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124" w:type="dxa"/>
          </w:tcPr>
          <w:p w14:paraId="54E12D75" w14:textId="77777777" w:rsidR="00B64929" w:rsidRPr="008743AE" w:rsidRDefault="00B64929"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B64929" w:rsidRPr="0036072B" w14:paraId="65C1C33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706111DC" w14:textId="77777777" w:rsidR="00B64929" w:rsidRPr="00577A54" w:rsidRDefault="00B64929" w:rsidP="00F6016E">
            <w:pPr>
              <w:spacing w:before="0" w:after="0"/>
              <w:rPr>
                <w:rFonts w:cstheme="minorHAnsi"/>
              </w:rPr>
            </w:pPr>
            <w:r w:rsidRPr="00577A54">
              <w:rPr>
                <w:rFonts w:cstheme="minorHAnsi"/>
              </w:rPr>
              <w:t>Return 15-730 days after exit to permanent destination</w:t>
            </w:r>
          </w:p>
        </w:tc>
        <w:tc>
          <w:tcPr>
            <w:tcW w:w="2520" w:type="dxa"/>
          </w:tcPr>
          <w:p w14:paraId="56F70EF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124" w:type="dxa"/>
          </w:tcPr>
          <w:p w14:paraId="5F0534A7"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B64929" w:rsidRPr="0036072B" w14:paraId="3A27BD8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556BA319" w14:textId="77777777" w:rsidR="00B64929" w:rsidRPr="00577A54" w:rsidRDefault="00B64929" w:rsidP="00F6016E">
            <w:pPr>
              <w:spacing w:before="0" w:after="0"/>
              <w:rPr>
                <w:rFonts w:cstheme="minorHAnsi"/>
              </w:rPr>
            </w:pPr>
            <w:r w:rsidRPr="00577A54">
              <w:rPr>
                <w:rFonts w:cstheme="minorHAnsi"/>
              </w:rPr>
              <w:t>Re-engage 15-730 days after exit to temporary destination</w:t>
            </w:r>
          </w:p>
        </w:tc>
        <w:tc>
          <w:tcPr>
            <w:tcW w:w="2520" w:type="dxa"/>
          </w:tcPr>
          <w:p w14:paraId="1D5CC8CE" w14:textId="77777777" w:rsidR="00B64929" w:rsidRPr="0036072B"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124" w:type="dxa"/>
          </w:tcPr>
          <w:p w14:paraId="0B904EB2" w14:textId="77777777" w:rsidR="00B64929" w:rsidRPr="00577A54" w:rsidRDefault="00B64929"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B64929" w:rsidRPr="0036072B" w14:paraId="5BBBC7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8" w:type="dxa"/>
          </w:tcPr>
          <w:p w14:paraId="219FE7F3" w14:textId="77777777" w:rsidR="00B64929" w:rsidRPr="00577A54" w:rsidRDefault="00B64929" w:rsidP="00F6016E">
            <w:pPr>
              <w:spacing w:before="0" w:after="0"/>
              <w:rPr>
                <w:rFonts w:cstheme="minorHAnsi"/>
              </w:rPr>
            </w:pPr>
            <w:r w:rsidRPr="00577A54">
              <w:rPr>
                <w:rFonts w:cstheme="minorHAnsi"/>
              </w:rPr>
              <w:t>Re-engage 15-730 days after exit to unknown destination</w:t>
            </w:r>
          </w:p>
        </w:tc>
        <w:tc>
          <w:tcPr>
            <w:tcW w:w="2520" w:type="dxa"/>
          </w:tcPr>
          <w:p w14:paraId="0E921652" w14:textId="77777777" w:rsidR="00B64929" w:rsidRPr="0036072B"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124" w:type="dxa"/>
          </w:tcPr>
          <w:p w14:paraId="156EEE61" w14:textId="77777777" w:rsidR="00B64929" w:rsidRPr="00577A54" w:rsidRDefault="00B64929"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3F6AA8A4" w14:textId="74F562B4" w:rsidR="000B2863" w:rsidRPr="00A6067F" w:rsidRDefault="000B2863" w:rsidP="00AB2970">
      <w:bookmarkStart w:id="1757" w:name="_Toc31198752"/>
      <w:bookmarkEnd w:id="1757"/>
      <w:r w:rsidRPr="005E354D">
        <w:rPr>
          <w:b/>
        </w:rPr>
        <w:t>ProjectID</w:t>
      </w:r>
      <w:r>
        <w:t xml:space="preserve"> is </w:t>
      </w:r>
      <w:r w:rsidR="00143E83">
        <w:t>NULL</w:t>
      </w:r>
      <w:r>
        <w:t>.</w:t>
      </w:r>
    </w:p>
    <w:p w14:paraId="5E249D45" w14:textId="26A7586E" w:rsidR="002B6231" w:rsidRDefault="002B6231" w:rsidP="0088191A">
      <w:pPr>
        <w:pStyle w:val="Heading2"/>
      </w:pPr>
      <w:bookmarkStart w:id="1758" w:name="_Toc37849815"/>
      <w:bookmarkStart w:id="1759" w:name="_Toc38030589"/>
      <w:r w:rsidRPr="00C52062">
        <w:t xml:space="preserve">Get Average Days to Return/Re-engage by </w:t>
      </w:r>
      <w:r>
        <w:t>System Path</w:t>
      </w:r>
      <w:bookmarkEnd w:id="1716"/>
      <w:bookmarkEnd w:id="1758"/>
      <w:bookmarkEnd w:id="1759"/>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722600" w:rsidRDefault="00722600"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722600" w:rsidRDefault="007226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502"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">
                <v:shape id="AutoShape 390" o:spid="_x0000_s1503"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722600" w:rsidRDefault="00722600" w:rsidP="00F824D6">
                        <w:pPr>
                          <w:pStyle w:val="Style3"/>
                        </w:pPr>
                        <w:r>
                          <w:t>tlsa_Exit</w:t>
                        </w:r>
                      </w:p>
                    </w:txbxContent>
                  </v:textbox>
                </v:shape>
                <v:shape id="AutoShape 16" o:spid="_x0000_s1504"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505"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722600" w:rsidRDefault="00722600" w:rsidP="00F824D6">
                        <w:pPr>
                          <w:pStyle w:val="Style3"/>
                        </w:pPr>
                        <w:r>
                          <w:t>lsa_Calculated</w:t>
                        </w:r>
                      </w:p>
                    </w:txbxContent>
                  </v:textbox>
                </v:shape>
                <w10:anchorlock/>
              </v:group>
            </w:pict>
          </mc:Fallback>
        </mc:AlternateContent>
      </w:r>
    </w:p>
    <w:p w14:paraId="549D00B8" w14:textId="4D87E6A1" w:rsidR="003F3890" w:rsidRPr="0031790E" w:rsidRDefault="003F3890" w:rsidP="0088191A">
      <w:pPr>
        <w:pStyle w:val="Heading3"/>
      </w:pPr>
      <w:proofErr w:type="spellStart"/>
      <w:r w:rsidRPr="0031790E">
        <w:t>ReportRow</w:t>
      </w:r>
      <w:proofErr w:type="spellEnd"/>
      <w:r w:rsidR="001F2085">
        <w:t xml:space="preserve">, </w:t>
      </w:r>
      <w:proofErr w:type="spellStart"/>
      <w:r w:rsidR="001F2085">
        <w:t>SystemPath</w:t>
      </w:r>
      <w:proofErr w:type="spellEnd"/>
      <w:r w:rsidR="001F2085">
        <w:t>,</w:t>
      </w:r>
      <w:r w:rsidRPr="0031790E">
        <w:t xml:space="preserve"> and Source Column</w:t>
      </w:r>
      <w:r w:rsidR="005E5621">
        <w:t xml:space="preserve"> for Value</w:t>
      </w:r>
    </w:p>
    <w:p w14:paraId="71FA5C79" w14:textId="161ED3AC" w:rsidR="005E5621" w:rsidRDefault="005E5621" w:rsidP="005E5621">
      <w:pPr>
        <w:rPr>
          <w:ins w:id="1760" w:author="Molly McEvilley" w:date="2020-08-06T08:49:00Z"/>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ins w:id="1761" w:author="Molly McEvilley" w:date="2020-08-06T08:49:00Z"/>
          <w:rFonts w:cstheme="minorHAnsi"/>
        </w:rPr>
      </w:pPr>
      <w:ins w:id="1762" w:author="Molly McEvilley" w:date="2020-08-06T08:49:00Z">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w:t>
        </w:r>
      </w:ins>
      <w:ins w:id="1763" w:author="Molly McEvilley" w:date="2020-08-06T08:50:00Z">
        <w:r>
          <w:rPr>
            <w:rFonts w:cstheme="minorHAnsi"/>
          </w:rPr>
          <w:t xml:space="preserve">, </w:t>
        </w:r>
      </w:ins>
      <w:ins w:id="1764" w:author="Molly McEvilley" w:date="2020-08-06T08:51:00Z">
        <w:r w:rsidR="002E273A">
          <w:rPr>
            <w:rFonts w:cstheme="minorHAnsi"/>
          </w:rPr>
          <w:t>averages</w:t>
        </w:r>
      </w:ins>
      <w:ins w:id="1765" w:author="Molly McEvilley" w:date="2020-08-06T08:50:00Z">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w:t>
        </w:r>
        <w:proofErr w:type="spellStart"/>
        <w:r w:rsidR="00354940">
          <w:rPr>
            <w:rFonts w:cstheme="minorHAnsi"/>
          </w:rPr>
          <w:t>LSACalculated</w:t>
        </w:r>
        <w:proofErr w:type="spellEnd"/>
        <w:r w:rsidR="00354940">
          <w:rPr>
            <w:rFonts w:cstheme="minorHAnsi"/>
          </w:rPr>
          <w:t xml:space="preserve"> should match</w:t>
        </w:r>
        <w:r w:rsidR="002E273A">
          <w:rPr>
            <w:rFonts w:cstheme="minorHAnsi"/>
          </w:rPr>
          <w:t xml:space="preserve"> </w:t>
        </w:r>
      </w:ins>
      <w:ins w:id="1766" w:author="Molly McEvilley" w:date="2020-08-06T08:51:00Z">
        <w:r w:rsidR="002E273A">
          <w:rPr>
            <w:rFonts w:cstheme="minorHAnsi"/>
          </w:rPr>
          <w:t xml:space="preserve">the </w:t>
        </w:r>
        <w:proofErr w:type="spellStart"/>
        <w:r w:rsidR="002E273A">
          <w:rPr>
            <w:rFonts w:cstheme="minorHAnsi"/>
          </w:rPr>
          <w:t>SystemPath</w:t>
        </w:r>
        <w:proofErr w:type="spellEnd"/>
        <w:r w:rsidR="002E273A">
          <w:rPr>
            <w:rFonts w:cstheme="minorHAnsi"/>
          </w:rPr>
          <w:t xml:space="preserve"> value in LSAExit.</w:t>
        </w:r>
      </w:ins>
    </w:p>
    <w:p w14:paraId="3C21FAF0" w14:textId="0129D2F3" w:rsidR="00DF16DF" w:rsidRPr="009B38B2" w:rsidRDefault="00DF16DF" w:rsidP="00DF16DF">
      <w:pPr>
        <w:rPr>
          <w:ins w:id="1767" w:author="Molly McEvilley" w:date="2020-08-06T08:49:00Z"/>
          <w:rFonts w:cstheme="minorHAnsi"/>
        </w:rPr>
      </w:pPr>
      <w:commentRangeStart w:id="1768"/>
      <w:proofErr w:type="spellStart"/>
      <w:ins w:id="1769" w:author="Molly McEvilley" w:date="2020-08-06T08:49:00Z">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ins>
      <w:ins w:id="1770" w:author="Molly McEvilley" w:date="2020-08-06T08:52:00Z">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ins>
      <w:ins w:id="1771" w:author="Molly McEvilley" w:date="2020-08-06T08:53:00Z">
        <w:r w:rsidR="0015440B">
          <w:rPr>
            <w:rFonts w:cstheme="minorHAnsi"/>
          </w:rPr>
          <w:t>.</w:t>
        </w:r>
      </w:ins>
      <w:r w:rsidR="005A642F">
        <w:rPr>
          <w:rFonts w:cstheme="minorHAnsi"/>
        </w:rPr>
        <w:t xml:space="preserve"> </w:t>
      </w:r>
      <w:ins w:id="1772" w:author="Molly McEvilley" w:date="2020-08-06T08:53:00Z">
        <w:r w:rsidR="0015440B">
          <w:rPr>
            <w:rFonts w:cstheme="minorHAnsi"/>
          </w:rPr>
          <w:t xml:space="preserve">Because the average is </w:t>
        </w:r>
      </w:ins>
      <w:ins w:id="1773" w:author="Molly McEvilley" w:date="2020-08-06T08:54:00Z">
        <w:r w:rsidR="004771BB">
          <w:rPr>
            <w:rFonts w:cstheme="minorHAnsi"/>
          </w:rPr>
          <w:t xml:space="preserve">for multiple </w:t>
        </w:r>
      </w:ins>
      <w:proofErr w:type="spellStart"/>
      <w:ins w:id="1774" w:author="Molly McEvilley" w:date="2020-08-06T08:53:00Z">
        <w:r w:rsidR="0015440B" w:rsidRPr="0030608E">
          <w:rPr>
            <w:rFonts w:cstheme="minorHAnsi"/>
            <w:b/>
            <w:bCs/>
          </w:rPr>
          <w:t>SystemPath</w:t>
        </w:r>
      </w:ins>
      <w:proofErr w:type="spellEnd"/>
      <w:ins w:id="1775" w:author="Molly McEvilley" w:date="2020-08-06T08:54:00Z">
        <w:r w:rsidR="004771BB">
          <w:rPr>
            <w:rFonts w:cstheme="minorHAnsi"/>
          </w:rPr>
          <w:t xml:space="preserve"> values,</w:t>
        </w:r>
      </w:ins>
      <w:ins w:id="1776" w:author="Molly McEvilley" w:date="2020-08-06T08:49:00Z">
        <w:r>
          <w:rPr>
            <w:rFonts w:cstheme="minorHAnsi"/>
          </w:rPr>
          <w:t xml:space="preserve"> the </w:t>
        </w:r>
        <w:proofErr w:type="spellStart"/>
        <w:r>
          <w:rPr>
            <w:rFonts w:cstheme="minorHAnsi"/>
          </w:rPr>
          <w:t>LSACalculated</w:t>
        </w:r>
        <w:proofErr w:type="spellEnd"/>
        <w:r>
          <w:rPr>
            <w:rFonts w:cstheme="minorHAnsi"/>
          </w:rPr>
          <w:t xml:space="preserve"> value for </w:t>
        </w:r>
        <w:proofErr w:type="spellStart"/>
        <w:r w:rsidRPr="001F6CD9">
          <w:rPr>
            <w:rFonts w:cstheme="minorHAnsi"/>
            <w:b/>
            <w:bCs/>
          </w:rPr>
          <w:t>SystemPath</w:t>
        </w:r>
        <w:proofErr w:type="spellEnd"/>
        <w:r>
          <w:rPr>
            <w:rFonts w:cstheme="minorHAnsi"/>
          </w:rPr>
          <w:t xml:space="preserve"> = -1</w:t>
        </w:r>
      </w:ins>
      <w:ins w:id="1777" w:author="Molly McEvilley" w:date="2020-08-06T08:54:00Z">
        <w:r w:rsidR="004771BB">
          <w:rPr>
            <w:rFonts w:cstheme="minorHAnsi"/>
          </w:rPr>
          <w:t xml:space="preserve"> for this row</w:t>
        </w:r>
      </w:ins>
      <w:ins w:id="1778" w:author="Molly McEvilley" w:date="2020-08-06T08:49:00Z">
        <w:r>
          <w:rPr>
            <w:rFonts w:cstheme="minorHAnsi"/>
          </w:rPr>
          <w:t>.</w:t>
        </w:r>
        <w:commentRangeEnd w:id="1768"/>
        <w:r>
          <w:rPr>
            <w:rStyle w:val="CommentReference"/>
          </w:rPr>
          <w:commentReference w:id="1768"/>
        </w:r>
      </w:ins>
    </w:p>
    <w:p w14:paraId="4D04619F" w14:textId="7097B437" w:rsidR="00DF16DF" w:rsidRPr="00A6067F" w:rsidDel="004771BB" w:rsidRDefault="00DF16DF" w:rsidP="005E5621">
      <w:pPr>
        <w:rPr>
          <w:del w:id="1779" w:author="Molly McEvilley" w:date="2020-08-06T08:53:00Z"/>
          <w:rFonts w:cstheme="minorHAnsi"/>
        </w:rPr>
      </w:pP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lastRenderedPageBreak/>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305FCF87" w14:textId="77777777" w:rsidR="007E0905" w:rsidRPr="00C52062" w:rsidRDefault="007E0905" w:rsidP="0088191A">
      <w:pPr>
        <w:pStyle w:val="Heading3"/>
      </w:pPr>
      <w:r w:rsidRPr="00C52062">
        <w:t>Population</w:t>
      </w:r>
      <w:r>
        <w:t xml:space="preserve"> and </w:t>
      </w:r>
      <w:r w:rsidRPr="00655B0F">
        <w:t>HHType</w:t>
      </w:r>
    </w:p>
    <w:p w14:paraId="66A9427C" w14:textId="7933FFAD" w:rsidR="007E0905" w:rsidRDefault="007E0905" w:rsidP="007E0905">
      <w:pPr>
        <w:rPr>
          <w:ins w:id="1780" w:author="Molly McEvilley" w:date="2020-08-06T10:05:00Z"/>
          <w:rFonts w:cstheme="minorHAnsi"/>
        </w:rPr>
      </w:pPr>
      <w:r>
        <w:rPr>
          <w:rFonts w:cstheme="minorHAnsi"/>
        </w:rPr>
        <w:t>Generate r</w:t>
      </w:r>
      <w:r w:rsidRPr="00A6067F">
        <w:rPr>
          <w:rFonts w:cstheme="minorHAnsi"/>
        </w:rPr>
        <w:t xml:space="preserve">ows </w:t>
      </w:r>
      <w:r>
        <w:rPr>
          <w:rFonts w:cstheme="minorHAnsi"/>
        </w:rPr>
        <w:t>24-36</w:t>
      </w:r>
      <w:r w:rsidRPr="00A6067F">
        <w:rPr>
          <w:rFonts w:cstheme="minorHAnsi"/>
        </w:rPr>
        <w:t xml:space="preserve"> </w:t>
      </w:r>
      <w:r w:rsidR="003C4035">
        <w:rPr>
          <w:rFonts w:cstheme="minorHAnsi"/>
        </w:rPr>
        <w:t>for each of the following populations and household types</w:t>
      </w:r>
      <w:r w:rsidR="004873DC">
        <w:rPr>
          <w:rFonts w:cstheme="minorHAnsi"/>
        </w:rPr>
        <w:t xml:space="preserve">. </w:t>
      </w:r>
    </w:p>
    <w:p w14:paraId="0C3522F5" w14:textId="77777777" w:rsidR="00DF212A" w:rsidRDefault="00DF212A" w:rsidP="00DF212A">
      <w:pPr>
        <w:rPr>
          <w:ins w:id="1781" w:author="Molly McEvilley" w:date="2020-08-06T10:05:00Z"/>
        </w:rPr>
      </w:pPr>
      <w:ins w:id="1782" w:author="Molly McEvilley" w:date="2020-08-06T10:05:00Z">
        <w:r>
          <w:t xml:space="preserve">The </w:t>
        </w:r>
        <w:r w:rsidRPr="0044267F">
          <w:rPr>
            <w:b/>
            <w:bCs/>
          </w:rPr>
          <w:t>HHType</w:t>
        </w:r>
        <w:r>
          <w:t xml:space="preserve"> column indicates the household types for which the population is relevant.</w:t>
        </w:r>
      </w:ins>
    </w:p>
    <w:p w14:paraId="6D8ACC32" w14:textId="77777777" w:rsidR="00DF212A" w:rsidRDefault="00DF212A" w:rsidP="00DF212A">
      <w:pPr>
        <w:pStyle w:val="ListParagraph"/>
        <w:numPr>
          <w:ilvl w:val="0"/>
          <w:numId w:val="16"/>
        </w:numPr>
        <w:rPr>
          <w:ins w:id="1783" w:author="Molly McEvilley" w:date="2020-08-06T10:05:00Z"/>
        </w:rPr>
      </w:pPr>
      <w:ins w:id="1784" w:author="Molly McEvilley" w:date="2020-08-06T10:05:00Z">
        <w:r>
          <w:t>Zero (0) represents a count of all records that meet the criteria, regardless of household type.</w:t>
        </w:r>
      </w:ins>
    </w:p>
    <w:p w14:paraId="5AE487A8" w14:textId="2EA5B1F8" w:rsidR="00DF212A" w:rsidRDefault="00EB1C9F" w:rsidP="00EB1C9F">
      <w:pPr>
        <w:pStyle w:val="ListParagraph"/>
        <w:numPr>
          <w:ilvl w:val="0"/>
          <w:numId w:val="16"/>
        </w:numPr>
        <w:rPr>
          <w:ins w:id="1785" w:author="Molly McEvilley" w:date="2020-08-20T06:51:00Z"/>
        </w:rPr>
      </w:pPr>
      <w:ins w:id="1786" w:author="Molly McEvilley" w:date="2020-08-13T07:28: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4FC3A50C" w14:textId="77777777" w:rsidR="00D76EA4" w:rsidRDefault="00D76EA4" w:rsidP="00D76EA4">
      <w:pPr>
        <w:rPr>
          <w:ins w:id="1787" w:author="Molly McEvilley" w:date="2020-08-20T06:51:00Z"/>
        </w:rPr>
      </w:pPr>
      <w:ins w:id="1788" w:author="Molly McEvilley" w:date="2020-08-20T06:51: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p w14:paraId="25A93330" w14:textId="4DACB52D" w:rsidR="00D76EA4" w:rsidRPr="0030608E" w:rsidDel="00D76EA4" w:rsidRDefault="00D76EA4" w:rsidP="00F01E00">
      <w:pPr>
        <w:rPr>
          <w:del w:id="1789" w:author="Molly McEvilley" w:date="2020-08-20T06:51:00Z"/>
        </w:rPr>
      </w:pPr>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19B6A7F9"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06688417" w14:textId="77777777" w:rsidR="007E0905" w:rsidRPr="001475A1" w:rsidRDefault="007E0905" w:rsidP="005F3D6B">
            <w:pPr>
              <w:pStyle w:val="NoSpacing"/>
            </w:pPr>
            <w:r>
              <w:t>ID</w:t>
            </w:r>
          </w:p>
        </w:tc>
        <w:tc>
          <w:tcPr>
            <w:tcW w:w="1896" w:type="dxa"/>
          </w:tcPr>
          <w:p w14:paraId="72A00F30"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0173A46B"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4C7759A3"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532CFB8C"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F56ADAA" w14:textId="77777777" w:rsidR="007E0905" w:rsidRPr="001475A1" w:rsidRDefault="007E0905" w:rsidP="005F3D6B">
            <w:pPr>
              <w:pStyle w:val="NoSpacing"/>
            </w:pPr>
            <w:r w:rsidRPr="00F016B9">
              <w:t>0</w:t>
            </w:r>
          </w:p>
        </w:tc>
        <w:tc>
          <w:tcPr>
            <w:tcW w:w="1896" w:type="dxa"/>
          </w:tcPr>
          <w:p w14:paraId="0B50FAB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3CAE516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06750AD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303C134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FBAFADA" w14:textId="77777777" w:rsidR="007E0905" w:rsidRPr="001475A1" w:rsidRDefault="007E0905" w:rsidP="005F3D6B">
            <w:pPr>
              <w:pStyle w:val="NoSpacing"/>
            </w:pPr>
            <w:r w:rsidRPr="00F016B9">
              <w:t>1</w:t>
            </w:r>
          </w:p>
        </w:tc>
        <w:tc>
          <w:tcPr>
            <w:tcW w:w="1896" w:type="dxa"/>
          </w:tcPr>
          <w:p w14:paraId="43368AF6" w14:textId="3FCFF60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1E7DCC52"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5B142E2B"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5947EACB"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0BBCFEC3" w14:textId="77777777" w:rsidR="007E0905" w:rsidRPr="001475A1" w:rsidRDefault="007E0905" w:rsidP="005F3D6B">
            <w:pPr>
              <w:pStyle w:val="NoSpacing"/>
            </w:pPr>
            <w:r w:rsidRPr="00F016B9">
              <w:t>2</w:t>
            </w:r>
          </w:p>
        </w:tc>
        <w:tc>
          <w:tcPr>
            <w:tcW w:w="1896" w:type="dxa"/>
          </w:tcPr>
          <w:p w14:paraId="6C86427F"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75B2032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4930340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02FF68EB"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3707652F" w14:textId="77777777" w:rsidR="007E0905" w:rsidRPr="001475A1" w:rsidRDefault="007E0905" w:rsidP="005F3D6B">
            <w:pPr>
              <w:pStyle w:val="NoSpacing"/>
            </w:pPr>
            <w:r w:rsidRPr="00F016B9">
              <w:t>3</w:t>
            </w:r>
          </w:p>
        </w:tc>
        <w:tc>
          <w:tcPr>
            <w:tcW w:w="1896" w:type="dxa"/>
          </w:tcPr>
          <w:p w14:paraId="31C1841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67F4E275"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8A091A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1BB4D524"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1B689EEB" w14:textId="77777777" w:rsidR="007E0905" w:rsidRPr="001475A1" w:rsidRDefault="007E0905" w:rsidP="005F3D6B">
            <w:pPr>
              <w:pStyle w:val="NoSpacing"/>
            </w:pPr>
            <w:r w:rsidRPr="00F016B9">
              <w:t>4</w:t>
            </w:r>
          </w:p>
        </w:tc>
        <w:tc>
          <w:tcPr>
            <w:tcW w:w="1896" w:type="dxa"/>
          </w:tcPr>
          <w:p w14:paraId="17A56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ED03E5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5F46433"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6158BC43" w14:textId="331FCBEF" w:rsidR="005E5621" w:rsidRPr="00C52062" w:rsidRDefault="005E5621" w:rsidP="0088191A">
      <w:pPr>
        <w:pStyle w:val="Heading3"/>
      </w:pPr>
      <w:r w:rsidRPr="00C52062">
        <w:t>Cohort</w:t>
      </w:r>
      <w:r w:rsidR="007917CC">
        <w:t>,</w:t>
      </w:r>
      <w:r w:rsidRPr="00C52062">
        <w:t xml:space="preserve"> </w:t>
      </w:r>
      <w:r w:rsidR="007E0905">
        <w:t>Universe</w:t>
      </w:r>
      <w:r w:rsidR="007917CC">
        <w:t>, and ProjectID</w:t>
      </w:r>
    </w:p>
    <w:p w14:paraId="101983D3" w14:textId="678C8AA7" w:rsidR="005E5621" w:rsidRPr="00A6067F" w:rsidRDefault="005E5621" w:rsidP="00EB0196">
      <w:pPr>
        <w:rPr>
          <w:rFonts w:cstheme="minorHAnsi"/>
        </w:rPr>
      </w:pPr>
      <w:r w:rsidRPr="00A6067F">
        <w:rPr>
          <w:rFonts w:cstheme="minorHAnsi"/>
        </w:rPr>
        <w:t>Row</w:t>
      </w:r>
      <w:r w:rsidR="00E9293C">
        <w:rPr>
          <w:rFonts w:cstheme="minorHAnsi"/>
        </w:rPr>
        <w:t>s</w:t>
      </w:r>
      <w:r w:rsidRPr="00A6067F">
        <w:rPr>
          <w:rFonts w:cstheme="minorHAnsi"/>
        </w:rPr>
        <w:t xml:space="preserve"> 24-</w:t>
      </w:r>
      <w:r w:rsidR="00DA4844">
        <w:rPr>
          <w:rFonts w:cstheme="minorHAnsi"/>
        </w:rPr>
        <w:t>36</w:t>
      </w:r>
      <w:r w:rsidRPr="00A6067F">
        <w:rPr>
          <w:rFonts w:cstheme="minorHAnsi"/>
        </w:rPr>
        <w:t xml:space="preserve"> are 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r w:rsidRPr="00A6067F">
        <w:rPr>
          <w:rFonts w:cstheme="minorHAnsi"/>
        </w:rPr>
        <w:t xml:space="preserve">The value of </w:t>
      </w:r>
      <w:r w:rsidRPr="00655B0F">
        <w:rPr>
          <w:b/>
        </w:rPr>
        <w:t xml:space="preserve">Universe </w:t>
      </w:r>
      <w:r w:rsidRPr="00A6067F">
        <w:rPr>
          <w:rFonts w:cstheme="minorHAnsi"/>
        </w:rPr>
        <w:t>is based on LSAExit (</w:t>
      </w:r>
      <w:proofErr w:type="spellStart"/>
      <w:r w:rsidR="00F824D6">
        <w:rPr>
          <w:rFonts w:cstheme="minorHAnsi"/>
        </w:rPr>
        <w:t>tlsa</w:t>
      </w:r>
      <w:r w:rsidRPr="00A6067F">
        <w:rPr>
          <w:rFonts w:cstheme="minorHAnsi"/>
        </w:rPr>
        <w:t>_Exit</w:t>
      </w:r>
      <w:proofErr w:type="spellEnd"/>
      <w:r w:rsidRPr="00A6067F">
        <w:rPr>
          <w:rFonts w:cstheme="minorHAnsi"/>
        </w:rPr>
        <w:t xml:space="preserve">) </w:t>
      </w:r>
      <w:proofErr w:type="spellStart"/>
      <w:r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5E5621" w:rsidRPr="0036072B" w14:paraId="6EE6403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3DE2E2D6" w14:textId="77777777" w:rsidR="005E5621" w:rsidRPr="008743AE" w:rsidRDefault="005E5621" w:rsidP="00F6016E">
            <w:pPr>
              <w:spacing w:before="0" w:after="0"/>
              <w:rPr>
                <w:rFonts w:cstheme="minorHAnsi"/>
              </w:rPr>
            </w:pPr>
            <w:r w:rsidRPr="008743AE">
              <w:rPr>
                <w:rFonts w:cstheme="minorHAnsi"/>
              </w:rPr>
              <w:t>Category</w:t>
            </w:r>
          </w:p>
        </w:tc>
        <w:tc>
          <w:tcPr>
            <w:tcW w:w="2520" w:type="dxa"/>
          </w:tcPr>
          <w:p w14:paraId="4424F386"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589F35F8" w14:textId="77777777" w:rsidR="005E5621"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5E5621" w:rsidRPr="0036072B" w14:paraId="1A20287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123A3EA6" w14:textId="77777777" w:rsidR="005E5621" w:rsidRPr="00577A54" w:rsidRDefault="005E5621" w:rsidP="00F6016E">
            <w:pPr>
              <w:spacing w:before="0" w:after="0"/>
              <w:rPr>
                <w:rFonts w:cstheme="minorHAnsi"/>
              </w:rPr>
            </w:pPr>
            <w:r w:rsidRPr="00577A54">
              <w:rPr>
                <w:rFonts w:cstheme="minorHAnsi"/>
              </w:rPr>
              <w:t>Return 15-730 days after exit to permanent destination</w:t>
            </w:r>
          </w:p>
        </w:tc>
        <w:tc>
          <w:tcPr>
            <w:tcW w:w="2520" w:type="dxa"/>
          </w:tcPr>
          <w:p w14:paraId="5F82107D"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1BBF6F5E"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5E5621" w:rsidRPr="0036072B" w14:paraId="5B54F9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5EBD235D" w14:textId="77777777" w:rsidR="005E5621" w:rsidRPr="00577A54" w:rsidRDefault="005E5621" w:rsidP="00F6016E">
            <w:pPr>
              <w:spacing w:before="0" w:after="0"/>
              <w:rPr>
                <w:rFonts w:cstheme="minorHAnsi"/>
              </w:rPr>
            </w:pPr>
            <w:r w:rsidRPr="00577A54">
              <w:rPr>
                <w:rFonts w:cstheme="minorHAnsi"/>
              </w:rPr>
              <w:t>Re-engage 15-730 days after exit to temporary destination</w:t>
            </w:r>
          </w:p>
        </w:tc>
        <w:tc>
          <w:tcPr>
            <w:tcW w:w="2520" w:type="dxa"/>
          </w:tcPr>
          <w:p w14:paraId="1902813A" w14:textId="77777777" w:rsidR="005E5621" w:rsidRPr="0036072B"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0244AC4" w14:textId="77777777" w:rsidR="005E5621" w:rsidRPr="00577A54" w:rsidRDefault="005E562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5E5621" w:rsidRPr="0036072B" w14:paraId="5159991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5F94058" w14:textId="77777777" w:rsidR="005E5621" w:rsidRPr="00577A54" w:rsidRDefault="005E5621" w:rsidP="00F6016E">
            <w:pPr>
              <w:spacing w:before="0" w:after="0"/>
              <w:rPr>
                <w:rFonts w:cstheme="minorHAnsi"/>
              </w:rPr>
            </w:pPr>
            <w:r w:rsidRPr="00577A54">
              <w:rPr>
                <w:rFonts w:cstheme="minorHAnsi"/>
              </w:rPr>
              <w:t>Re-engage 15-730 days after exit to unknown destination</w:t>
            </w:r>
          </w:p>
        </w:tc>
        <w:tc>
          <w:tcPr>
            <w:tcW w:w="2520" w:type="dxa"/>
          </w:tcPr>
          <w:p w14:paraId="26266C47" w14:textId="77777777" w:rsidR="005E5621" w:rsidRPr="0036072B"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2B14A062" w14:textId="77777777" w:rsidR="005E5621" w:rsidRPr="00577A54" w:rsidRDefault="005E562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44EC278" w14:textId="19E57792" w:rsidR="002B6231" w:rsidRPr="00C52062" w:rsidRDefault="002B6231" w:rsidP="0088191A">
      <w:pPr>
        <w:pStyle w:val="Heading2"/>
      </w:pPr>
      <w:bookmarkStart w:id="1790" w:name="_Toc31198754"/>
      <w:bookmarkStart w:id="1791" w:name="_Toc37973617"/>
      <w:bookmarkStart w:id="1792" w:name="_Toc37974170"/>
      <w:bookmarkStart w:id="1793" w:name="_Toc37974721"/>
      <w:bookmarkStart w:id="1794" w:name="_Toc37975209"/>
      <w:bookmarkStart w:id="1795" w:name="_Toc506721217"/>
      <w:bookmarkStart w:id="1796" w:name="_Toc37849816"/>
      <w:bookmarkStart w:id="1797" w:name="_Toc38030590"/>
      <w:bookmarkStart w:id="1798" w:name="_Toc499544018"/>
      <w:bookmarkEnd w:id="1790"/>
      <w:bookmarkEnd w:id="1791"/>
      <w:bookmarkEnd w:id="1792"/>
      <w:bookmarkEnd w:id="1793"/>
      <w:bookmarkEnd w:id="1794"/>
      <w:r w:rsidRPr="00C52062">
        <w:t>Get Average Days to Return/Re-engage by Exit Destination</w:t>
      </w:r>
      <w:bookmarkEnd w:id="1795"/>
      <w:bookmarkEnd w:id="1796"/>
      <w:bookmarkEnd w:id="1797"/>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722600" w:rsidRDefault="00722600"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722600" w:rsidRDefault="00722600"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506"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TWoQ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D77VNah&#10;AwAACgsAAA4AAAAAAAAAAAAAAAAALgIAAGRycy9lMm9Eb2MueG1sUEsBAi0AFAAGAAgAAAAhANPK&#10;7NLbAAAABAEAAA8AAAAAAAAAAAAAAAAA+wUAAGRycy9kb3ducmV2LnhtbFBLBQYAAAAABAAEAPMA&#10;AAADBwAAAAA=&#10;">
                <v:shape id="AutoShape 390" o:spid="_x0000_s1507"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722600" w:rsidRDefault="00722600" w:rsidP="00F824D6">
                        <w:pPr>
                          <w:pStyle w:val="Style3"/>
                        </w:pPr>
                        <w:r>
                          <w:t>tlsa_Exit</w:t>
                        </w:r>
                      </w:p>
                    </w:txbxContent>
                  </v:textbox>
                </v:shape>
                <v:shape id="AutoShape 16" o:spid="_x0000_s1508"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509"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722600" w:rsidRDefault="00722600" w:rsidP="00F824D6">
                        <w:pPr>
                          <w:pStyle w:val="Style3"/>
                        </w:pPr>
                        <w:r>
                          <w:t>lsa_Calculated</w:t>
                        </w:r>
                      </w:p>
                    </w:txbxContent>
                  </v:textbox>
                </v:shape>
                <w10:anchorlock/>
              </v:group>
            </w:pict>
          </mc:Fallback>
        </mc:AlternateContent>
      </w:r>
    </w:p>
    <w:p w14:paraId="57891182" w14:textId="62903892" w:rsidR="003F3890" w:rsidRPr="0036072B" w:rsidRDefault="003F3890" w:rsidP="0088191A">
      <w:pPr>
        <w:pStyle w:val="Heading3"/>
      </w:pPr>
      <w:proofErr w:type="spellStart"/>
      <w:r w:rsidRPr="0036072B">
        <w:t>ReportRow</w:t>
      </w:r>
      <w:proofErr w:type="spellEnd"/>
      <w:r w:rsidRPr="0036072B">
        <w:t xml:space="preserve">, </w:t>
      </w:r>
      <w:proofErr w:type="spellStart"/>
      <w:r w:rsidR="007E0905">
        <w:t>SystemPath</w:t>
      </w:r>
      <w:proofErr w:type="spellEnd"/>
      <w:r w:rsidR="007E0905">
        <w:t xml:space="preserve">, </w:t>
      </w:r>
      <w:r w:rsidRPr="0036072B">
        <w:t xml:space="preserve">and </w:t>
      </w:r>
      <w:r w:rsidR="005E5621">
        <w:t>Source Column for 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proofErr w:type="spellStart"/>
      <w:r w:rsidR="003C4035">
        <w:rPr>
          <w:rFonts w:cstheme="minorHAnsi"/>
        </w:rPr>
        <w:t>tlsa</w:t>
      </w:r>
      <w:r w:rsidRPr="00A6067F">
        <w:rPr>
          <w:rFonts w:cstheme="minorHAnsi"/>
        </w:rPr>
        <w:t>_Exit</w:t>
      </w:r>
      <w:proofErr w:type="spellEnd"/>
      <w:r w:rsidRPr="00A6067F">
        <w:rPr>
          <w:rFonts w:cstheme="minorHAnsi"/>
        </w:rPr>
        <w:t xml:space="preserve">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Pr>
                <w:rFonts w:cstheme="minorHAnsi"/>
              </w:rPr>
              <w:t>tlsa</w:t>
            </w:r>
            <w:r w:rsidR="003F3890" w:rsidRPr="008743AE">
              <w:rPr>
                <w:rFonts w:cstheme="minorHAnsi"/>
              </w:rPr>
              <w:t>_Exit</w:t>
            </w:r>
            <w:proofErr w:type="spellEnd"/>
            <w:r w:rsidR="003F3890" w:rsidRPr="008743AE">
              <w:rPr>
                <w:rFonts w:cstheme="minorHAnsi"/>
              </w:rPr>
              <w:t xml:space="preserve">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lastRenderedPageBreak/>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0DC83748" w14:textId="77777777" w:rsidR="007E0905" w:rsidRDefault="007E0905" w:rsidP="00AB2970">
      <w:bookmarkStart w:id="1799" w:name="_Toc499292041"/>
      <w:bookmarkStart w:id="1800" w:name="_Toc499544003"/>
      <w:bookmarkStart w:id="1801" w:name="_Toc506721219"/>
      <w:r w:rsidRPr="00A6067F">
        <w:t xml:space="preserve">The value of </w:t>
      </w:r>
      <w:proofErr w:type="spellStart"/>
      <w:r w:rsidRPr="00A6067F">
        <w:t>LSACalculated.</w:t>
      </w:r>
      <w:r w:rsidRPr="00655B0F">
        <w:rPr>
          <w:b/>
        </w:rPr>
        <w:t>SystemPath</w:t>
      </w:r>
      <w:proofErr w:type="spellEnd"/>
      <w:r w:rsidRPr="00A6067F">
        <w:t xml:space="preserve"> should be -1 for these records.</w:t>
      </w:r>
    </w:p>
    <w:p w14:paraId="0672A98F" w14:textId="4588960E" w:rsidR="007E0905" w:rsidRPr="00C52062" w:rsidRDefault="007E0905" w:rsidP="0088191A">
      <w:pPr>
        <w:pStyle w:val="Heading3"/>
      </w:pPr>
      <w:r w:rsidRPr="00C52062">
        <w:t>Population</w:t>
      </w:r>
      <w:r>
        <w:t xml:space="preserve"> and </w:t>
      </w:r>
      <w:r w:rsidRPr="00655B0F">
        <w:t>HHType</w:t>
      </w:r>
    </w:p>
    <w:p w14:paraId="53466B83" w14:textId="61523024" w:rsidR="007E0905" w:rsidRDefault="007E0905" w:rsidP="007E0905">
      <w:pPr>
        <w:rPr>
          <w:ins w:id="1802" w:author="Molly McEvilley" w:date="2020-08-06T10:05:00Z"/>
          <w:rFonts w:cstheme="minorHAnsi"/>
        </w:rPr>
      </w:pPr>
      <w:r w:rsidRPr="00A6067F">
        <w:rPr>
          <w:rFonts w:cstheme="minorHAnsi"/>
        </w:rPr>
        <w:t xml:space="preserve">Generate rows 37-52 </w:t>
      </w:r>
      <w:r w:rsidR="003C4035">
        <w:rPr>
          <w:rFonts w:cstheme="minorHAnsi"/>
        </w:rPr>
        <w:t>for each of the following populations and household types</w:t>
      </w:r>
      <w:r w:rsidR="004873DC">
        <w:rPr>
          <w:rFonts w:cstheme="minorHAnsi"/>
        </w:rPr>
        <w:t xml:space="preserve">. </w:t>
      </w:r>
    </w:p>
    <w:p w14:paraId="608EDCBD" w14:textId="77777777" w:rsidR="00D76EA4" w:rsidRDefault="00D76EA4" w:rsidP="005357DE">
      <w:pPr>
        <w:rPr>
          <w:ins w:id="1803" w:author="Molly McEvilley" w:date="2020-08-20T06:52:00Z"/>
        </w:rPr>
      </w:pPr>
      <w:ins w:id="1804" w:author="Molly McEvilley" w:date="2020-08-20T06:52:00Z">
        <w:r>
          <w:t xml:space="preserve">The </w:t>
        </w:r>
        <w:r w:rsidRPr="0044267F">
          <w:rPr>
            <w:b/>
            <w:bCs/>
          </w:rPr>
          <w:t>HHType</w:t>
        </w:r>
        <w:r>
          <w:t xml:space="preserve"> column indicates the household types for which the population is relevant.</w:t>
        </w:r>
      </w:ins>
    </w:p>
    <w:p w14:paraId="63B725FC" w14:textId="77777777" w:rsidR="00D76EA4" w:rsidRDefault="00D76EA4" w:rsidP="005357DE">
      <w:pPr>
        <w:pStyle w:val="ListParagraph"/>
        <w:numPr>
          <w:ilvl w:val="0"/>
          <w:numId w:val="16"/>
        </w:numPr>
        <w:rPr>
          <w:ins w:id="1805" w:author="Molly McEvilley" w:date="2020-08-20T06:52:00Z"/>
        </w:rPr>
      </w:pPr>
      <w:ins w:id="1806" w:author="Molly McEvilley" w:date="2020-08-20T06:52:00Z">
        <w:r>
          <w:t>Zero (0) represents a count of all records that meet the criteria, regardless of household type.</w:t>
        </w:r>
      </w:ins>
    </w:p>
    <w:p w14:paraId="043920E6" w14:textId="77777777" w:rsidR="00D76EA4" w:rsidRDefault="00D76EA4" w:rsidP="005357DE">
      <w:pPr>
        <w:pStyle w:val="ListParagraph"/>
        <w:numPr>
          <w:ilvl w:val="0"/>
          <w:numId w:val="16"/>
        </w:numPr>
        <w:rPr>
          <w:ins w:id="1807" w:author="Molly McEvilley" w:date="2020-08-20T06:52:00Z"/>
        </w:rPr>
      </w:pPr>
      <w:ins w:id="1808" w:author="Molly McEvilley" w:date="2020-08-20T06:52:00Z">
        <w:r>
          <w:t xml:space="preserve">The value for </w:t>
        </w:r>
        <w:r w:rsidRPr="00EB1C9F">
          <w:rPr>
            <w:b/>
            <w:bCs/>
          </w:rPr>
          <w:t>HHType</w:t>
        </w:r>
        <w:r>
          <w:t xml:space="preserve"> in </w:t>
        </w:r>
        <w:proofErr w:type="spellStart"/>
        <w:r>
          <w:t>LSACalculated</w:t>
        </w:r>
        <w:proofErr w:type="spellEnd"/>
        <w:r>
          <w:t xml:space="preserve"> should use the values shown below, based on </w:t>
        </w:r>
        <w:proofErr w:type="spellStart"/>
        <w:r>
          <w:t>tlsa_Exit.</w:t>
        </w:r>
        <w:r w:rsidRPr="00EB1C9F">
          <w:rPr>
            <w:b/>
            <w:bCs/>
          </w:rPr>
          <w:t>HHType</w:t>
        </w:r>
        <w:proofErr w:type="spellEnd"/>
        <w:r>
          <w:t>.</w:t>
        </w:r>
      </w:ins>
    </w:p>
    <w:p w14:paraId="1EAFBDB2" w14:textId="77777777" w:rsidR="00D76EA4" w:rsidRDefault="00D76EA4" w:rsidP="00D76EA4">
      <w:pPr>
        <w:rPr>
          <w:ins w:id="1809" w:author="Molly McEvilley" w:date="2020-08-20T06:52:00Z"/>
        </w:rPr>
      </w:pPr>
      <w:ins w:id="1810" w:author="Molly McEvilley" w:date="2020-08-20T06:52:00Z">
        <w:r>
          <w:t xml:space="preserve">When a report row is required in </w:t>
        </w:r>
        <w:proofErr w:type="spellStart"/>
        <w:r>
          <w:t>LSACalculated</w:t>
        </w:r>
        <w:proofErr w:type="spellEnd"/>
        <w:r>
          <w:t xml:space="preserve"> for any given population, values should be produced for all household types listed in the </w:t>
        </w:r>
        <w:r w:rsidRPr="00624F1D">
          <w:rPr>
            <w:b/>
            <w:bCs/>
          </w:rPr>
          <w:t>HHType</w:t>
        </w:r>
        <w:r>
          <w:t xml:space="preserve"> column for that population</w:t>
        </w:r>
        <w:r w:rsidRPr="00624F1D">
          <w:rPr>
            <w:rFonts w:cstheme="minorHAnsi"/>
          </w:rPr>
          <w:t xml:space="preserve"> that occur in LSA</w:t>
        </w:r>
        <w:r>
          <w:rPr>
            <w:rFonts w:cstheme="minorHAnsi"/>
          </w:rPr>
          <w:t>Exit</w:t>
        </w:r>
        <w:r w:rsidRPr="00624F1D">
          <w:rPr>
            <w:rFonts w:cstheme="minorHAnsi"/>
          </w:rPr>
          <w:t xml:space="preserve"> </w:t>
        </w:r>
        <w:r>
          <w:rPr>
            <w:rFonts w:cstheme="minorHAnsi"/>
          </w:rPr>
          <w:t xml:space="preserve">where </w:t>
        </w:r>
        <w:proofErr w:type="spellStart"/>
        <w:r w:rsidRPr="000418B1">
          <w:rPr>
            <w:rFonts w:cstheme="minorHAnsi"/>
            <w:b/>
            <w:bCs/>
          </w:rPr>
          <w:t>ReturnTime</w:t>
        </w:r>
        <w:proofErr w:type="spellEnd"/>
        <w:r>
          <w:rPr>
            <w:rFonts w:cstheme="minorHAnsi"/>
          </w:rPr>
          <w:t xml:space="preserve"> &gt; 0.</w:t>
        </w:r>
      </w:ins>
    </w:p>
    <w:tbl>
      <w:tblPr>
        <w:tblStyle w:val="Style11"/>
        <w:tblW w:w="0" w:type="auto"/>
        <w:tblInd w:w="113" w:type="dxa"/>
        <w:tblLook w:val="04A0" w:firstRow="1" w:lastRow="0" w:firstColumn="1" w:lastColumn="0" w:noHBand="0" w:noVBand="1"/>
      </w:tblPr>
      <w:tblGrid>
        <w:gridCol w:w="396"/>
        <w:gridCol w:w="1896"/>
        <w:gridCol w:w="1024"/>
        <w:gridCol w:w="3796"/>
      </w:tblGrid>
      <w:tr w:rsidR="007E0905" w:rsidRPr="00221967" w14:paraId="0BD42CF0"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96" w:type="dxa"/>
          </w:tcPr>
          <w:p w14:paraId="4F976C69" w14:textId="77777777" w:rsidR="007E0905" w:rsidRPr="001475A1" w:rsidRDefault="007E0905" w:rsidP="005F3D6B">
            <w:pPr>
              <w:pStyle w:val="NoSpacing"/>
            </w:pPr>
            <w:r>
              <w:t>ID</w:t>
            </w:r>
          </w:p>
        </w:tc>
        <w:tc>
          <w:tcPr>
            <w:tcW w:w="1896" w:type="dxa"/>
          </w:tcPr>
          <w:p w14:paraId="7F26E097"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11830901" w14:textId="77777777" w:rsidR="007E0905" w:rsidRPr="004C74F2" w:rsidRDefault="007E0905" w:rsidP="005F3D6B">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796" w:type="dxa"/>
          </w:tcPr>
          <w:p w14:paraId="6AFD207C" w14:textId="77777777" w:rsidR="007E0905" w:rsidRPr="001475A1" w:rsidRDefault="007E0905" w:rsidP="005F3D6B">
            <w:pPr>
              <w:pStyle w:val="NoSpacing"/>
              <w:cnfStyle w:val="100000000000" w:firstRow="1" w:lastRow="0" w:firstColumn="0" w:lastColumn="0" w:oddVBand="0" w:evenVBand="0" w:oddHBand="0" w:evenHBand="0" w:firstRowFirstColumn="0" w:firstRowLastColumn="0" w:lastRowFirstColumn="0" w:lastRowLastColumn="0"/>
            </w:pPr>
            <w:r>
              <w:t>LSAExit Criteria</w:t>
            </w:r>
          </w:p>
        </w:tc>
      </w:tr>
      <w:tr w:rsidR="007E0905" w:rsidRPr="001475A1" w14:paraId="35181E83"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65CC9846" w14:textId="77777777" w:rsidR="007E0905" w:rsidRPr="001475A1" w:rsidRDefault="007E0905" w:rsidP="005F3D6B">
            <w:pPr>
              <w:pStyle w:val="NoSpacing"/>
            </w:pPr>
            <w:r w:rsidRPr="00F016B9">
              <w:t>0</w:t>
            </w:r>
          </w:p>
        </w:tc>
        <w:tc>
          <w:tcPr>
            <w:tcW w:w="1896" w:type="dxa"/>
          </w:tcPr>
          <w:p w14:paraId="74FAB242"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024" w:type="dxa"/>
          </w:tcPr>
          <w:p w14:paraId="50957F58"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796" w:type="dxa"/>
          </w:tcPr>
          <w:p w14:paraId="12432611"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w:t>
            </w:r>
          </w:p>
        </w:tc>
      </w:tr>
      <w:tr w:rsidR="007E0905" w:rsidRPr="001475A1" w14:paraId="5B96DE57"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7957543D" w14:textId="77777777" w:rsidR="007E0905" w:rsidRPr="001475A1" w:rsidRDefault="007E0905" w:rsidP="005F3D6B">
            <w:pPr>
              <w:pStyle w:val="NoSpacing"/>
            </w:pPr>
            <w:r w:rsidRPr="00F016B9">
              <w:t>1</w:t>
            </w:r>
          </w:p>
        </w:tc>
        <w:tc>
          <w:tcPr>
            <w:tcW w:w="1896" w:type="dxa"/>
          </w:tcPr>
          <w:p w14:paraId="2647A165" w14:textId="1FCC5BE9"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024" w:type="dxa"/>
          </w:tcPr>
          <w:p w14:paraId="250775A3"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1</w:t>
            </w:r>
          </w:p>
        </w:tc>
        <w:tc>
          <w:tcPr>
            <w:tcW w:w="3796" w:type="dxa"/>
          </w:tcPr>
          <w:p w14:paraId="2A38AECE"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7E0905" w:rsidRPr="001475A1" w14:paraId="7EDEFD8F"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5DC90B6" w14:textId="77777777" w:rsidR="007E0905" w:rsidRPr="001475A1" w:rsidRDefault="007E0905" w:rsidP="005F3D6B">
            <w:pPr>
              <w:pStyle w:val="NoSpacing"/>
            </w:pPr>
            <w:r w:rsidRPr="00F016B9">
              <w:t>2</w:t>
            </w:r>
          </w:p>
        </w:tc>
        <w:tc>
          <w:tcPr>
            <w:tcW w:w="1896" w:type="dxa"/>
          </w:tcPr>
          <w:p w14:paraId="39A87F8B"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024" w:type="dxa"/>
          </w:tcPr>
          <w:p w14:paraId="1031C0C7"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FBD5E7E"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7E0905" w:rsidRPr="001475A1" w14:paraId="3563EBA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4BB24578" w14:textId="77777777" w:rsidR="007E0905" w:rsidRPr="001475A1" w:rsidRDefault="007E0905" w:rsidP="005F3D6B">
            <w:pPr>
              <w:pStyle w:val="NoSpacing"/>
            </w:pPr>
            <w:r w:rsidRPr="00F016B9">
              <w:t>3</w:t>
            </w:r>
          </w:p>
        </w:tc>
        <w:tc>
          <w:tcPr>
            <w:tcW w:w="1896" w:type="dxa"/>
          </w:tcPr>
          <w:p w14:paraId="111FE370"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024" w:type="dxa"/>
          </w:tcPr>
          <w:p w14:paraId="0F65072C"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r>
              <w:t>0,1,2,99</w:t>
            </w:r>
          </w:p>
        </w:tc>
        <w:tc>
          <w:tcPr>
            <w:tcW w:w="3796" w:type="dxa"/>
          </w:tcPr>
          <w:p w14:paraId="31D0E167" w14:textId="77777777" w:rsidR="007E0905" w:rsidRPr="001475A1" w:rsidRDefault="007E0905" w:rsidP="005F3D6B">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7E0905" w:rsidRPr="001475A1" w14:paraId="5C9B7051"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96" w:type="dxa"/>
          </w:tcPr>
          <w:p w14:paraId="5554718F" w14:textId="77777777" w:rsidR="007E0905" w:rsidRPr="001475A1" w:rsidRDefault="007E0905" w:rsidP="005F3D6B">
            <w:pPr>
              <w:pStyle w:val="NoSpacing"/>
            </w:pPr>
            <w:r w:rsidRPr="00F016B9">
              <w:t>4</w:t>
            </w:r>
          </w:p>
        </w:tc>
        <w:tc>
          <w:tcPr>
            <w:tcW w:w="1896" w:type="dxa"/>
          </w:tcPr>
          <w:p w14:paraId="23955983"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024" w:type="dxa"/>
          </w:tcPr>
          <w:p w14:paraId="3397B2E9" w14:textId="77777777" w:rsidR="007E0905" w:rsidRPr="001475A1" w:rsidRDefault="007E0905" w:rsidP="005F3D6B">
            <w:pPr>
              <w:pStyle w:val="NoSpacing"/>
              <w:cnfStyle w:val="000000100000" w:firstRow="0" w:lastRow="0" w:firstColumn="0" w:lastColumn="0" w:oddVBand="0" w:evenVBand="0" w:oddHBand="1" w:evenHBand="0" w:firstRowFirstColumn="0" w:firstRowLastColumn="0" w:lastRowFirstColumn="0" w:lastRowLastColumn="0"/>
            </w:pPr>
            <w:r>
              <w:t>1</w:t>
            </w:r>
          </w:p>
        </w:tc>
        <w:tc>
          <w:tcPr>
            <w:tcW w:w="3796" w:type="dxa"/>
          </w:tcPr>
          <w:p w14:paraId="5DB75096" w14:textId="77777777" w:rsidR="007E0905" w:rsidRPr="00A116C0" w:rsidRDefault="007E0905" w:rsidP="005F3D6B">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bl>
    <w:p w14:paraId="1FABD76F" w14:textId="3BF0FF38" w:rsidR="005E5621" w:rsidRPr="00C52062" w:rsidRDefault="005E5621" w:rsidP="0088191A">
      <w:pPr>
        <w:pStyle w:val="Heading3"/>
      </w:pPr>
      <w:r w:rsidRPr="00C52062">
        <w:t>Cohort</w:t>
      </w:r>
      <w:r w:rsidR="007917CC">
        <w:t xml:space="preserve">, </w:t>
      </w:r>
      <w:r w:rsidR="007E0905">
        <w:t>Universe</w:t>
      </w:r>
      <w:r w:rsidR="007917CC">
        <w:t>, and ProjectID</w:t>
      </w:r>
    </w:p>
    <w:p w14:paraId="2FA355B2" w14:textId="1AAF8066" w:rsidR="007E0905" w:rsidRPr="00A6067F" w:rsidRDefault="005E5621" w:rsidP="00EB0196">
      <w:pPr>
        <w:rPr>
          <w:rFonts w:cstheme="minorHAnsi"/>
        </w:rPr>
      </w:pPr>
      <w:r w:rsidRPr="00A6067F">
        <w:rPr>
          <w:rFonts w:cstheme="minorHAnsi"/>
        </w:rPr>
        <w:t>Row</w:t>
      </w:r>
      <w:r w:rsidR="001B7544">
        <w:rPr>
          <w:rFonts w:cstheme="minorHAnsi"/>
        </w:rPr>
        <w:t>s</w:t>
      </w:r>
      <w:r w:rsidRPr="00A6067F">
        <w:rPr>
          <w:rFonts w:cstheme="minorHAnsi"/>
        </w:rPr>
        <w:t xml:space="preserve"> </w:t>
      </w:r>
      <w:r w:rsidR="001B7544">
        <w:rPr>
          <w:rFonts w:cstheme="minorHAnsi"/>
        </w:rPr>
        <w:t>37-52</w:t>
      </w:r>
      <w:r w:rsidR="001B7544" w:rsidRPr="00A6067F">
        <w:rPr>
          <w:rFonts w:cstheme="minorHAnsi"/>
        </w:rPr>
        <w:t xml:space="preserve"> </w:t>
      </w:r>
      <w:r w:rsidR="001B7544">
        <w:rPr>
          <w:rFonts w:cstheme="minorHAnsi"/>
        </w:rPr>
        <w:t>are</w:t>
      </w:r>
      <w:r w:rsidR="001B7544" w:rsidRPr="00A6067F">
        <w:rPr>
          <w:rFonts w:cstheme="minorHAnsi"/>
        </w:rPr>
        <w:t xml:space="preserve"> </w:t>
      </w:r>
      <w:r w:rsidRPr="00A6067F">
        <w:rPr>
          <w:rFonts w:cstheme="minorHAnsi"/>
        </w:rPr>
        <w:t>required for exit cohorts -2, -1, and 0</w:t>
      </w:r>
      <w:r w:rsidR="00EB0196">
        <w:rPr>
          <w:rFonts w:cstheme="minorHAnsi"/>
        </w:rPr>
        <w:t xml:space="preserve">; </w:t>
      </w:r>
      <w:proofErr w:type="spellStart"/>
      <w:r w:rsidR="00EB0196">
        <w:rPr>
          <w:rFonts w:cstheme="minorHAnsi"/>
        </w:rPr>
        <w:t>lsa_Calculated.</w:t>
      </w:r>
      <w:r w:rsidR="00EB0196" w:rsidRPr="00EA1940">
        <w:rPr>
          <w:rFonts w:cstheme="minorHAnsi"/>
          <w:b/>
          <w:bCs/>
        </w:rPr>
        <w:t>Cohort</w:t>
      </w:r>
      <w:proofErr w:type="spellEnd"/>
      <w:r w:rsidR="00EB0196">
        <w:rPr>
          <w:rFonts w:cstheme="minorHAnsi"/>
        </w:rPr>
        <w:t xml:space="preserve"> is populated using those values</w:t>
      </w:r>
      <w:r w:rsidR="004873DC">
        <w:rPr>
          <w:rFonts w:cstheme="minorHAnsi"/>
        </w:rPr>
        <w:t xml:space="preserve">. </w:t>
      </w:r>
      <w:bookmarkStart w:id="1811" w:name="_Toc31198792"/>
      <w:bookmarkEnd w:id="1811"/>
      <w:r w:rsidR="007E0905" w:rsidRPr="00A6067F">
        <w:rPr>
          <w:rFonts w:cstheme="minorHAnsi"/>
        </w:rPr>
        <w:t>Row</w:t>
      </w:r>
      <w:r w:rsidR="007E0905">
        <w:rPr>
          <w:rFonts w:cstheme="minorHAnsi"/>
        </w:rPr>
        <w:t>s</w:t>
      </w:r>
      <w:r w:rsidR="007E0905" w:rsidRPr="00A6067F">
        <w:rPr>
          <w:rFonts w:cstheme="minorHAnsi"/>
        </w:rPr>
        <w:t xml:space="preserve"> </w:t>
      </w:r>
      <w:r w:rsidR="007E0905">
        <w:rPr>
          <w:rFonts w:cstheme="minorHAnsi"/>
        </w:rPr>
        <w:t>37-45</w:t>
      </w:r>
      <w:r w:rsidR="007E0905" w:rsidRPr="00A6067F">
        <w:rPr>
          <w:rFonts w:cstheme="minorHAnsi"/>
        </w:rPr>
        <w:t xml:space="preserve"> </w:t>
      </w:r>
      <w:r w:rsidR="007E0905">
        <w:rPr>
          <w:rFonts w:cstheme="minorHAnsi"/>
        </w:rPr>
        <w:t>are</w:t>
      </w:r>
      <w:r w:rsidR="007E0905" w:rsidRPr="00A6067F">
        <w:rPr>
          <w:rFonts w:cstheme="minorHAnsi"/>
        </w:rPr>
        <w:t xml:space="preserve"> required for </w:t>
      </w:r>
      <w:r w:rsidR="007E0905">
        <w:rPr>
          <w:rFonts w:cstheme="minorHAnsi"/>
        </w:rPr>
        <w:t>universe 2; Rows 43-50 are required for universe 3; Rows 51-52 are required for universe 4</w:t>
      </w:r>
      <w:r w:rsidR="004873DC">
        <w:rPr>
          <w:rFonts w:cstheme="minorHAnsi"/>
        </w:rPr>
        <w:t xml:space="preserve">. </w:t>
      </w:r>
      <w:r w:rsidR="007E0905" w:rsidRPr="00A6067F">
        <w:rPr>
          <w:rFonts w:cstheme="minorHAnsi"/>
        </w:rPr>
        <w:t xml:space="preserve">The value of </w:t>
      </w:r>
      <w:r w:rsidR="007E0905" w:rsidRPr="00655B0F">
        <w:rPr>
          <w:b/>
        </w:rPr>
        <w:t xml:space="preserve">Universe </w:t>
      </w:r>
      <w:r w:rsidR="007E0905" w:rsidRPr="00A6067F">
        <w:rPr>
          <w:rFonts w:cstheme="minorHAnsi"/>
        </w:rPr>
        <w:t>is based on LSAExit (</w:t>
      </w:r>
      <w:proofErr w:type="spellStart"/>
      <w:r w:rsidR="00F824D6">
        <w:rPr>
          <w:rFonts w:cstheme="minorHAnsi"/>
        </w:rPr>
        <w:t>tlsa</w:t>
      </w:r>
      <w:r w:rsidR="007E0905" w:rsidRPr="00A6067F">
        <w:rPr>
          <w:rFonts w:cstheme="minorHAnsi"/>
        </w:rPr>
        <w:t>_Exit</w:t>
      </w:r>
      <w:proofErr w:type="spellEnd"/>
      <w:r w:rsidR="007E0905" w:rsidRPr="00A6067F">
        <w:rPr>
          <w:rFonts w:cstheme="minorHAnsi"/>
        </w:rPr>
        <w:t xml:space="preserve">) </w:t>
      </w:r>
      <w:proofErr w:type="spellStart"/>
      <w:r w:rsidR="007E0905" w:rsidRPr="00655B0F">
        <w:rPr>
          <w:b/>
        </w:rPr>
        <w:t>ExitTo</w:t>
      </w:r>
      <w:proofErr w:type="spellEnd"/>
      <w:r w:rsidR="004873DC">
        <w:rPr>
          <w:rFonts w:cstheme="minorHAnsi"/>
        </w:rPr>
        <w:t xml:space="preserve">. </w:t>
      </w:r>
    </w:p>
    <w:tbl>
      <w:tblPr>
        <w:tblStyle w:val="Style11"/>
        <w:tblW w:w="0" w:type="auto"/>
        <w:tblLook w:val="04A0" w:firstRow="1" w:lastRow="0" w:firstColumn="1" w:lastColumn="0" w:noHBand="0" w:noVBand="1"/>
      </w:tblPr>
      <w:tblGrid>
        <w:gridCol w:w="5418"/>
        <w:gridCol w:w="2520"/>
        <w:gridCol w:w="1214"/>
      </w:tblGrid>
      <w:tr w:rsidR="007E0905" w:rsidRPr="0036072B" w14:paraId="03976492" w14:textId="77777777" w:rsidTr="005F3D6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418" w:type="dxa"/>
          </w:tcPr>
          <w:p w14:paraId="281B4843" w14:textId="77777777" w:rsidR="007E0905" w:rsidRPr="008743AE" w:rsidRDefault="007E0905" w:rsidP="005F3D6B">
            <w:pPr>
              <w:spacing w:before="0" w:after="0"/>
              <w:rPr>
                <w:rFonts w:cstheme="minorHAnsi"/>
              </w:rPr>
            </w:pPr>
            <w:r w:rsidRPr="008743AE">
              <w:rPr>
                <w:rFonts w:cstheme="minorHAnsi"/>
              </w:rPr>
              <w:t>Category</w:t>
            </w:r>
          </w:p>
        </w:tc>
        <w:tc>
          <w:tcPr>
            <w:tcW w:w="2520" w:type="dxa"/>
          </w:tcPr>
          <w:p w14:paraId="39AFE777"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214" w:type="dxa"/>
          </w:tcPr>
          <w:p w14:paraId="2C4F91C1" w14:textId="77777777" w:rsidR="007E0905" w:rsidRPr="008743AE" w:rsidRDefault="007E0905" w:rsidP="005F3D6B">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7E0905" w:rsidRPr="0036072B" w14:paraId="3E17CD0E"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61F9E524" w14:textId="77777777" w:rsidR="007E0905" w:rsidRPr="00577A54" w:rsidRDefault="007E0905" w:rsidP="005F3D6B">
            <w:pPr>
              <w:spacing w:before="0" w:after="0"/>
              <w:rPr>
                <w:rFonts w:cstheme="minorHAnsi"/>
              </w:rPr>
            </w:pPr>
            <w:r w:rsidRPr="00577A54">
              <w:rPr>
                <w:rFonts w:cstheme="minorHAnsi"/>
              </w:rPr>
              <w:t>Return 15-730 days after exit to permanent destination</w:t>
            </w:r>
          </w:p>
        </w:tc>
        <w:tc>
          <w:tcPr>
            <w:tcW w:w="2520" w:type="dxa"/>
          </w:tcPr>
          <w:p w14:paraId="4AD88772"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214" w:type="dxa"/>
          </w:tcPr>
          <w:p w14:paraId="6FD0F36F"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7E0905" w:rsidRPr="0036072B" w14:paraId="39BBE6F9" w14:textId="77777777" w:rsidTr="005F3D6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322262EF" w14:textId="77777777" w:rsidR="007E0905" w:rsidRPr="00577A54" w:rsidRDefault="007E0905" w:rsidP="005F3D6B">
            <w:pPr>
              <w:spacing w:before="0" w:after="0"/>
              <w:rPr>
                <w:rFonts w:cstheme="minorHAnsi"/>
              </w:rPr>
            </w:pPr>
            <w:r w:rsidRPr="00577A54">
              <w:rPr>
                <w:rFonts w:cstheme="minorHAnsi"/>
              </w:rPr>
              <w:lastRenderedPageBreak/>
              <w:t>Re-engage 15-730 days after exit to temporary destination</w:t>
            </w:r>
          </w:p>
        </w:tc>
        <w:tc>
          <w:tcPr>
            <w:tcW w:w="2520" w:type="dxa"/>
          </w:tcPr>
          <w:p w14:paraId="6C3A4449" w14:textId="77777777" w:rsidR="007E0905" w:rsidRPr="0036072B"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214" w:type="dxa"/>
          </w:tcPr>
          <w:p w14:paraId="125AA014" w14:textId="77777777" w:rsidR="007E0905" w:rsidRPr="00577A54" w:rsidRDefault="007E0905" w:rsidP="005F3D6B">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7E0905" w:rsidRPr="0036072B" w14:paraId="58DBD350" w14:textId="77777777" w:rsidTr="005F3D6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418" w:type="dxa"/>
          </w:tcPr>
          <w:p w14:paraId="7898B1C6" w14:textId="77777777" w:rsidR="007E0905" w:rsidRPr="00577A54" w:rsidRDefault="007E0905" w:rsidP="005F3D6B">
            <w:pPr>
              <w:spacing w:before="0" w:after="0"/>
              <w:rPr>
                <w:rFonts w:cstheme="minorHAnsi"/>
              </w:rPr>
            </w:pPr>
            <w:r w:rsidRPr="00577A54">
              <w:rPr>
                <w:rFonts w:cstheme="minorHAnsi"/>
              </w:rPr>
              <w:t>Re-engage 15-730 days after exit to unknown destination</w:t>
            </w:r>
          </w:p>
        </w:tc>
        <w:tc>
          <w:tcPr>
            <w:tcW w:w="2520" w:type="dxa"/>
          </w:tcPr>
          <w:p w14:paraId="14E8F889" w14:textId="77777777" w:rsidR="007E0905" w:rsidRPr="0036072B"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214" w:type="dxa"/>
          </w:tcPr>
          <w:p w14:paraId="48936022" w14:textId="77777777" w:rsidR="007E0905" w:rsidRPr="00577A54" w:rsidRDefault="007E0905" w:rsidP="005F3D6B">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6FFF768" w14:textId="021C037C" w:rsidR="007917CC" w:rsidRPr="00A6067F" w:rsidRDefault="007917CC" w:rsidP="007917CC">
      <w:r w:rsidRPr="005E354D">
        <w:rPr>
          <w:b/>
        </w:rPr>
        <w:t>ProjectID</w:t>
      </w:r>
      <w:r>
        <w:t xml:space="preserve"> is </w:t>
      </w:r>
      <w:r w:rsidR="00143E83">
        <w:t>NULL</w:t>
      </w:r>
      <w:r>
        <w:t>.</w:t>
      </w:r>
    </w:p>
    <w:p w14:paraId="314EE73B" w14:textId="630AE092" w:rsidR="005F3D6B" w:rsidRDefault="005F3D6B" w:rsidP="005F3D6B">
      <w:pPr>
        <w:spacing w:line="240" w:lineRule="auto"/>
      </w:pPr>
      <w:r>
        <w:t xml:space="preserve">The objective of this step is to calculate specified </w:t>
      </w:r>
      <w:r w:rsidR="00FA1CFE">
        <w:t>counts</w:t>
      </w:r>
      <w:r>
        <w:t xml:space="preserve"> for various groups of households based on identifiers established in </w:t>
      </w:r>
      <w:r w:rsidR="00F6042F">
        <w:t>tlsa_Household</w:t>
      </w:r>
      <w:r w:rsidR="004873DC">
        <w:t xml:space="preserve">. </w:t>
      </w:r>
    </w:p>
    <w:p w14:paraId="41B21778" w14:textId="078D4056" w:rsidR="00271EB6" w:rsidRDefault="00271EB6" w:rsidP="0088191A">
      <w:pPr>
        <w:pStyle w:val="Heading2"/>
      </w:pPr>
      <w:bookmarkStart w:id="1812" w:name="_Toc37849817"/>
      <w:bookmarkStart w:id="1813" w:name="_Toc38030591"/>
      <w:r>
        <w:t xml:space="preserve">Get Counts of </w:t>
      </w:r>
      <w:r w:rsidR="0078061B">
        <w:t xml:space="preserve">People </w:t>
      </w:r>
      <w:r w:rsidR="00A355EA">
        <w:t xml:space="preserve">by Project and </w:t>
      </w:r>
      <w:r w:rsidR="00772636">
        <w:t>Household Characteristics</w:t>
      </w:r>
      <w:bookmarkEnd w:id="1812"/>
      <w:bookmarkEnd w:id="1813"/>
    </w:p>
    <w:p w14:paraId="795FDE6D" w14:textId="6BA2F36F"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17CE2F5E" wp14:editId="4FCAE1B6">
                <wp:extent cx="4961890" cy="1371600"/>
                <wp:effectExtent l="0" t="0" r="10160" b="19050"/>
                <wp:docPr id="7448533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331"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2"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E9DC8"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333"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8ED10B3" w14:textId="77777777" w:rsidR="00722600" w:rsidRDefault="00722600" w:rsidP="00F824D6">
                              <w:pPr>
                                <w:pStyle w:val="Style3"/>
                              </w:pPr>
                              <w:r>
                                <w:t>tlsa_CohortDates</w:t>
                              </w:r>
                            </w:p>
                          </w:txbxContent>
                        </wps:txbx>
                        <wps:bodyPr rot="0" vert="horz" wrap="square" lIns="0" tIns="0" rIns="0" bIns="0" anchor="ctr" anchorCtr="0" upright="1">
                          <a:noAutofit/>
                        </wps:bodyPr>
                      </wps:wsp>
                      <wps:wsp>
                        <wps:cNvPr id="74485334"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35" name="Group 19"/>
                        <wpg:cNvGrpSpPr>
                          <a:grpSpLocks/>
                        </wpg:cNvGrpSpPr>
                        <wpg:grpSpPr bwMode="auto">
                          <a:xfrm>
                            <a:off x="1056127" y="1103444"/>
                            <a:ext cx="13864" cy="13716"/>
                            <a:chOff x="1056127" y="1103444"/>
                            <a:chExt cx="13863" cy="13716"/>
                          </a:xfrm>
                        </wpg:grpSpPr>
                        <wpg:grpSp>
                          <wpg:cNvPr id="74485336" name="Group 20"/>
                          <wpg:cNvGrpSpPr>
                            <a:grpSpLocks/>
                          </wpg:cNvGrpSpPr>
                          <wpg:grpSpPr bwMode="auto">
                            <a:xfrm>
                              <a:off x="1057084" y="1104837"/>
                              <a:ext cx="11887" cy="6912"/>
                              <a:chOff x="1054307" y="1104837"/>
                              <a:chExt cx="11887" cy="6911"/>
                            </a:xfrm>
                          </wpg:grpSpPr>
                          <wps:wsp>
                            <wps:cNvPr id="7448533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6DA0B6" w14:textId="77777777" w:rsidR="00722600" w:rsidRDefault="00722600" w:rsidP="00F824D6">
                                  <w:pPr>
                                    <w:pStyle w:val="Style3"/>
                                  </w:pPr>
                                  <w:r>
                                    <w:t>tlsa_Enrollment</w:t>
                                  </w:r>
                                </w:p>
                              </w:txbxContent>
                            </wps:txbx>
                            <wps:bodyPr rot="0" vert="horz" wrap="square" lIns="0" tIns="0" rIns="0" bIns="0" anchor="ctr" anchorCtr="0" upright="1">
                              <a:noAutofit/>
                            </wps:bodyPr>
                          </wps:wsp>
                          <wps:wsp>
                            <wps:cNvPr id="7448533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3E77C71" w14:textId="77777777" w:rsidR="00722600" w:rsidRDefault="00722600" w:rsidP="00F824D6">
                                  <w:pPr>
                                    <w:pStyle w:val="Style3"/>
                                  </w:pPr>
                                  <w:r>
                                    <w:t>tlsa_HHID</w:t>
                                  </w:r>
                                </w:p>
                              </w:txbxContent>
                            </wps:txbx>
                            <wps:bodyPr rot="0" vert="horz" wrap="square" lIns="0" tIns="0" rIns="0" bIns="0" anchor="ctr" anchorCtr="0" upright="1">
                              <a:noAutofit/>
                            </wps:bodyPr>
                          </wps:wsp>
                        </wpg:grpSp>
                        <wps:wsp>
                          <wps:cNvPr id="74485339"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0"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1FF4C" w14:textId="77777777" w:rsidR="00722600" w:rsidRDefault="007226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17CE2F5E" id="Group 14" o:spid="_x0000_s1510"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">
                <v:shape id="AutoShape 15" o:spid="_x0000_s1511"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" strokeweight=".5pt">
                  <v:stroke endarrow="block"/>
                  <v:shadow color="black [0]"/>
                </v:shape>
                <v:shape id="AutoShape 16" o:spid="_x0000_s1512"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" fillcolor="#fce5d6" strokecolor="#f5b183" strokeweight=".5pt">
                  <v:shadow color="black" opacity="0" offset="0,0"/>
                  <v:textbox inset="0,0,0,0">
                    <w:txbxContent>
                      <w:p w14:paraId="296E9DC8" w14:textId="77777777" w:rsidR="00722600" w:rsidRDefault="00722600" w:rsidP="00F824D6">
                        <w:pPr>
                          <w:pStyle w:val="Style3"/>
                        </w:pPr>
                        <w:r>
                          <w:t>lsa_Calculated</w:t>
                        </w:r>
                      </w:p>
                    </w:txbxContent>
                  </v:textbox>
                </v:shape>
                <v:shape id="AutoShape 390" o:spid="_x0000_s1513"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8ED10B3" w14:textId="77777777" w:rsidR="00722600" w:rsidRDefault="00722600" w:rsidP="00F824D6">
                        <w:pPr>
                          <w:pStyle w:val="Style3"/>
                        </w:pPr>
                        <w:r>
                          <w:t>tlsa_CohortDates</w:t>
                        </w:r>
                      </w:p>
                    </w:txbxContent>
                  </v:textbox>
                </v:shape>
                <v:shape id="AutoShape 18" o:spid="_x0000_s1514"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group id="Group 19" o:spid="_x0000_s1515"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">
                  <v:group id="Group 20" o:spid="_x0000_s151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">
                    <v:shape id="AutoShape 462" o:spid="_x0000_s151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706DA0B6" w14:textId="77777777" w:rsidR="00722600" w:rsidRDefault="00722600" w:rsidP="00F824D6">
                            <w:pPr>
                              <w:pStyle w:val="Style3"/>
                            </w:pPr>
                            <w:r>
                              <w:t>tlsa_Enrollment</w:t>
                            </w:r>
                          </w:p>
                        </w:txbxContent>
                      </v:textbox>
                    </v:shape>
                    <v:shape id="AutoShape 462" o:spid="_x0000_s151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" fillcolor="#ebd7e1" strokecolor="#c285a3" strokeweight=".5pt">
                      <v:shadow color="black" opacity="0" offset="0,0"/>
                      <v:textbox inset="0,0,0,0">
                        <w:txbxContent>
                          <w:p w14:paraId="03E77C71" w14:textId="77777777" w:rsidR="00722600" w:rsidRDefault="00722600" w:rsidP="00F824D6">
                            <w:pPr>
                              <w:pStyle w:val="Style3"/>
                            </w:pPr>
                            <w:r>
                              <w:t>tlsa_HHID</w:t>
                            </w:r>
                          </w:p>
                        </w:txbxContent>
                      </v:textbox>
                    </v:shape>
                  </v:group>
                  <v:shape id="AutoShape 407" o:spid="_x0000_s151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" fillcolor="#5b9bd5" strokeweight=".5pt">
                    <v:shadow color="black [0]"/>
                    <v:textbox inset="2.88pt,2.88pt,2.88pt,2.88pt"/>
                  </v:shape>
                  <v:shape id="AutoShape 24" o:spid="_x0000_s152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" fillcolor="#5b9bd5" strokeweight=".5pt">
                    <v:shadow color="black [0]"/>
                    <v:textbox inset="2.88pt,2.88pt,2.88pt,2.88pt"/>
                  </v:shape>
                  <v:shape id="AutoShape 448" o:spid="_x0000_s152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" fillcolor="#dfebf7" strokecolor="#5b9bd5" strokeweight=".5pt">
                    <v:shadow color="black" opacity="0" offset="0,0"/>
                    <v:textbox inset="0,0,0,0">
                      <w:txbxContent>
                        <w:p w14:paraId="53C1FF4C" w14:textId="77777777" w:rsidR="00722600" w:rsidRDefault="00722600" w:rsidP="00F824D6">
                          <w:pPr>
                            <w:pStyle w:val="Style3"/>
                          </w:pPr>
                          <w:r>
                            <w:t>hmis_Services</w:t>
                          </w:r>
                        </w:p>
                      </w:txbxContent>
                    </v:textbox>
                  </v:shape>
                </v:group>
                <w10:anchorlock/>
              </v:group>
            </w:pict>
          </mc:Fallback>
        </mc:AlternateContent>
      </w:r>
    </w:p>
    <w:p w14:paraId="343F6A9F" w14:textId="017BF385" w:rsidR="00CD6AED" w:rsidRDefault="00CA10CE" w:rsidP="0088191A">
      <w:pPr>
        <w:pStyle w:val="Heading3"/>
      </w:pPr>
      <w:proofErr w:type="spellStart"/>
      <w:r>
        <w:t>ReportRow</w:t>
      </w:r>
      <w:proofErr w:type="spellEnd"/>
      <w:r w:rsidR="00217451">
        <w:t>, Universe,</w:t>
      </w:r>
      <w:r w:rsidR="00CD6AED">
        <w:t xml:space="preserve"> </w:t>
      </w:r>
      <w:r w:rsidR="00846281">
        <w:t xml:space="preserve">ProjectID, </w:t>
      </w:r>
      <w:r w:rsidR="00CD6AED">
        <w:t>and Value</w:t>
      </w:r>
    </w:p>
    <w:p w14:paraId="0972C59C" w14:textId="23DFB6BF" w:rsidR="002C4AEB" w:rsidRDefault="002C4AEB" w:rsidP="002C4AEB">
      <w:proofErr w:type="spellStart"/>
      <w:r w:rsidRPr="009A701E">
        <w:rPr>
          <w:b/>
        </w:rPr>
        <w:t>ReportRow</w:t>
      </w:r>
      <w:proofErr w:type="spellEnd"/>
      <w:r>
        <w:t xml:space="preserve"> 53 counts people in households whose members have various characteristics</w:t>
      </w:r>
      <w:r w:rsidR="004873DC">
        <w:t xml:space="preserve">. </w:t>
      </w:r>
    </w:p>
    <w:p w14:paraId="4E0549BD" w14:textId="77777777" w:rsidR="00F23505" w:rsidRPr="009D5B7E" w:rsidRDefault="00F23505" w:rsidP="00F23505">
      <w:pPr>
        <w:rPr>
          <w:ins w:id="1814" w:author="Molly McEvilley" w:date="2020-09-10T10:59:00Z"/>
        </w:rPr>
      </w:pPr>
      <w:ins w:id="1815"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484B4B8" w14:textId="638DB27D" w:rsidR="00B23C61" w:rsidRPr="009D5B7E" w:rsidDel="00F23505" w:rsidRDefault="00B23C61" w:rsidP="00B23C61">
      <w:pPr>
        <w:rPr>
          <w:del w:id="1816" w:author="Molly McEvilley" w:date="2020-09-10T10:59:00Z"/>
        </w:rPr>
      </w:pPr>
      <w:del w:id="1817"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818" w:author="Molly McEvilley" w:date="2020-09-10T10:56:00Z">
        <w:r w:rsidDel="00F23505">
          <w:delText>all project-level counts</w:delText>
        </w:r>
      </w:del>
      <w:del w:id="1819"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4930B3D" w14:textId="383C6B3C" w:rsidR="00CD6AED" w:rsidRDefault="00CD6AED" w:rsidP="00CD6AED">
      <w:r w:rsidRPr="00A355EA">
        <w:rPr>
          <w:b/>
        </w:rPr>
        <w:t>Value</w:t>
      </w:r>
      <w:r>
        <w:t xml:space="preserve"> = a count of distinct </w:t>
      </w:r>
      <w:r w:rsidRPr="00454D25">
        <w:rPr>
          <w:b/>
        </w:rPr>
        <w:t>PersonalID</w:t>
      </w:r>
      <w:r w:rsidRPr="00A355EA">
        <w:rPr>
          <w:i/>
        </w:rPr>
        <w:t>s</w:t>
      </w:r>
      <w:r>
        <w:t xml:space="preserve"> in </w:t>
      </w:r>
      <w:proofErr w:type="spellStart"/>
      <w:r w:rsidR="00894D07">
        <w:t>tlsa</w:t>
      </w:r>
      <w:r w:rsidR="002B067F">
        <w:t>_Enrollment</w:t>
      </w:r>
      <w:proofErr w:type="spellEnd"/>
      <w:r w:rsidR="00894D07">
        <w:t xml:space="preserve"> where </w:t>
      </w:r>
      <w:r w:rsidR="00894D07" w:rsidRPr="00894D07">
        <w:rPr>
          <w:b/>
          <w:bCs/>
        </w:rPr>
        <w:t>Active</w:t>
      </w:r>
      <w:r w:rsidR="00894D07">
        <w:t xml:space="preserve"> = 1</w:t>
      </w:r>
      <w:r w:rsidR="00E24201">
        <w:t xml:space="preserve">, grouped by </w:t>
      </w:r>
      <w:r w:rsidR="00E24201" w:rsidRPr="0092505D">
        <w:rPr>
          <w:b/>
        </w:rPr>
        <w:t>ProjectID</w:t>
      </w:r>
      <w:r w:rsidR="00D351EC">
        <w:t xml:space="preserve">, </w:t>
      </w:r>
      <w:r w:rsidR="002B067F">
        <w:t xml:space="preserve">with one or more enrollments </w:t>
      </w:r>
      <w:r w:rsidR="00EA2D67">
        <w:t xml:space="preserve">that meet the criteria for the </w:t>
      </w:r>
      <w:r w:rsidR="00EA2D67" w:rsidRPr="0092505D">
        <w:rPr>
          <w:b/>
        </w:rPr>
        <w:t>Cohort</w:t>
      </w:r>
      <w:r w:rsidR="00EA2D67">
        <w:t xml:space="preserve">, </w:t>
      </w:r>
      <w:r w:rsidR="00E24201" w:rsidRPr="0092505D">
        <w:rPr>
          <w:b/>
        </w:rPr>
        <w:t>HHType</w:t>
      </w:r>
      <w:r w:rsidR="00E24201">
        <w:t xml:space="preserve">, and </w:t>
      </w:r>
      <w:r w:rsidR="00E24201" w:rsidRPr="0092505D">
        <w:rPr>
          <w:b/>
        </w:rPr>
        <w:t>Population</w:t>
      </w:r>
      <w:r>
        <w:t xml:space="preserve"> for the report row.</w:t>
      </w:r>
    </w:p>
    <w:p w14:paraId="15507114" w14:textId="6E3BFE32" w:rsidR="001F0574" w:rsidRDefault="001F0574" w:rsidP="0088191A">
      <w:pPr>
        <w:pStyle w:val="Heading3"/>
      </w:pPr>
      <w:r>
        <w:t>Cohort</w:t>
      </w:r>
    </w:p>
    <w:p w14:paraId="3F13BDA7" w14:textId="37412ACF" w:rsidR="00D14C67" w:rsidRDefault="00D14C67" w:rsidP="00D14C67">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1648F1">
        <w:t>tlsa_Enrollment</w:t>
      </w:r>
      <w:proofErr w:type="spellEnd"/>
      <w:r w:rsidR="001648F1">
        <w:t xml:space="preserve"> where </w:t>
      </w:r>
      <w:r w:rsidR="001648F1" w:rsidRPr="00894D07">
        <w:rPr>
          <w:b/>
          <w:bCs/>
        </w:rPr>
        <w:t>Active</w:t>
      </w:r>
      <w:r w:rsidR="001648F1">
        <w:t xml:space="preserve"> = 1 and</w:t>
      </w:r>
      <w:r>
        <w:t>:</w:t>
      </w:r>
    </w:p>
    <w:p w14:paraId="735F8A2E" w14:textId="77777777" w:rsidR="00D14C67" w:rsidRDefault="00D14C67" w:rsidP="00046859">
      <w:pPr>
        <w:pStyle w:val="ListParagraph"/>
        <w:numPr>
          <w:ilvl w:val="0"/>
          <w:numId w:val="10"/>
        </w:numPr>
      </w:pPr>
      <w:r w:rsidRPr="00BB785F">
        <w:rPr>
          <w:b/>
        </w:rPr>
        <w:t>ProjectType</w:t>
      </w:r>
      <w:r>
        <w:rPr>
          <w:b/>
        </w:rPr>
        <w:t xml:space="preserve"> </w:t>
      </w:r>
      <w:r>
        <w:t>in (1,2,3,8,13); and</w:t>
      </w:r>
    </w:p>
    <w:p w14:paraId="3344F0BC" w14:textId="77777777" w:rsidR="00D14C67" w:rsidRDefault="00D14C67"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76D43708" w14:textId="78C06329" w:rsidR="00D14C67" w:rsidRDefault="00D14C67"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6502CD6" w14:textId="44F685D8" w:rsidR="00D14C67" w:rsidRDefault="00D14C67" w:rsidP="00046859">
      <w:pPr>
        <w:pStyle w:val="ListParagraph"/>
        <w:numPr>
          <w:ilvl w:val="0"/>
          <w:numId w:val="10"/>
        </w:numPr>
      </w:pPr>
      <w:r>
        <w:t xml:space="preserve">If </w:t>
      </w:r>
      <w:r w:rsidR="00457814" w:rsidRPr="00BB785F">
        <w:rPr>
          <w:b/>
        </w:rPr>
        <w:t>ProjectTyp</w:t>
      </w:r>
      <w:r w:rsidR="00457814">
        <w:rPr>
          <w:b/>
        </w:rPr>
        <w:t>e</w:t>
      </w:r>
      <w:r w:rsidR="00457814" w:rsidRPr="00E36C4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D064D57" w14:textId="77777777" w:rsidR="006F366B" w:rsidRDefault="006F366B" w:rsidP="00722600">
      <w:pPr>
        <w:pStyle w:val="ListParagraph"/>
        <w:numPr>
          <w:ilvl w:val="0"/>
          <w:numId w:val="10"/>
        </w:numPr>
        <w:rPr>
          <w:ins w:id="1820" w:author="Molly McEvilley" w:date="2020-09-17T10:49:00Z"/>
        </w:rPr>
      </w:pPr>
      <w:ins w:id="1821" w:author="Molly McEvilley" w:date="2020-09-17T10:49:00Z">
        <w:r w:rsidRPr="00BB785F">
          <w:rPr>
            <w:b/>
          </w:rPr>
          <w:t>ExitDate</w:t>
        </w:r>
        <w:r>
          <w:t xml:space="preserve"> is NULL; or </w:t>
        </w:r>
      </w:ins>
    </w:p>
    <w:p w14:paraId="45D1C225" w14:textId="77777777" w:rsidR="006F366B" w:rsidRPr="006F366B" w:rsidRDefault="006F366B" w:rsidP="00722600">
      <w:pPr>
        <w:pStyle w:val="ListParagraph"/>
        <w:numPr>
          <w:ilvl w:val="1"/>
          <w:numId w:val="10"/>
        </w:numPr>
        <w:rPr>
          <w:ins w:id="1822" w:author="Molly McEvilley" w:date="2020-09-17T10:49:00Z"/>
        </w:rPr>
      </w:pPr>
      <w:ins w:id="1823" w:author="Molly McEvilley" w:date="2020-09-17T10:49:00Z">
        <w:r w:rsidRPr="00BB785F">
          <w:rPr>
            <w:b/>
          </w:rPr>
          <w:t>ExitDate</w:t>
        </w:r>
        <w:r>
          <w:t xml:space="preserve"> &gt; </w:t>
        </w:r>
        <w:proofErr w:type="spellStart"/>
        <w:r w:rsidRPr="006F366B">
          <w:rPr>
            <w:b/>
            <w:bCs/>
            <w:u w:val="single"/>
          </w:rPr>
          <w:t>CohortStart</w:t>
        </w:r>
        <w:proofErr w:type="spellEnd"/>
        <w:r>
          <w:rPr>
            <w:u w:val="single"/>
          </w:rPr>
          <w:t>; or</w:t>
        </w:r>
      </w:ins>
    </w:p>
    <w:p w14:paraId="1B11E07B" w14:textId="77777777" w:rsidR="006F366B" w:rsidRPr="006E2100" w:rsidRDefault="006F366B" w:rsidP="006F366B">
      <w:pPr>
        <w:pStyle w:val="ListParagraph"/>
        <w:numPr>
          <w:ilvl w:val="1"/>
          <w:numId w:val="10"/>
        </w:numPr>
        <w:rPr>
          <w:ins w:id="1824" w:author="Molly McEvilley" w:date="2020-09-17T10:49:00Z"/>
        </w:rPr>
      </w:pPr>
      <w:ins w:id="1825" w:author="Molly McEvilley" w:date="2020-09-17T10:49:00Z">
        <w:r w:rsidRPr="00BB785F">
          <w:rPr>
            <w:b/>
          </w:rPr>
          <w:t>ProjectType</w:t>
        </w:r>
        <w:r>
          <w:t xml:space="preserve"> = 13 and </w:t>
        </w:r>
        <w:r w:rsidRPr="00BB785F">
          <w:rPr>
            <w:b/>
          </w:rPr>
          <w:t>ExitDate</w:t>
        </w:r>
        <w:r>
          <w:t xml:space="preserve"> = </w:t>
        </w:r>
        <w:proofErr w:type="spellStart"/>
        <w:r w:rsidRPr="006F366B">
          <w:rPr>
            <w:b/>
            <w:bCs/>
            <w:u w:val="single"/>
          </w:rPr>
          <w:t>CohortStart</w:t>
        </w:r>
        <w:proofErr w:type="spellEnd"/>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D14C67" w14:paraId="58160C2A" w14:textId="77777777" w:rsidTr="008D3A5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D102475" w14:textId="77777777" w:rsidR="00D14C67" w:rsidRPr="00271EB6" w:rsidRDefault="00D14C67" w:rsidP="0092505D">
            <w:pPr>
              <w:pStyle w:val="NoSpacing"/>
            </w:pPr>
            <w:r>
              <w:t>Category</w:t>
            </w:r>
          </w:p>
        </w:tc>
        <w:tc>
          <w:tcPr>
            <w:tcW w:w="901" w:type="dxa"/>
          </w:tcPr>
          <w:p w14:paraId="4F53827B"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51C18AB0"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8F27242" w14:textId="77777777" w:rsidR="00D14C67" w:rsidRDefault="00D14C67"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D14C67" w:rsidRPr="00271EB6" w14:paraId="74C3DD03"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0DD9E51" w14:textId="77777777" w:rsidR="00D14C67" w:rsidRPr="00271EB6" w:rsidRDefault="00D14C67" w:rsidP="0092505D">
            <w:pPr>
              <w:pStyle w:val="NoSpacing"/>
            </w:pPr>
            <w:r w:rsidRPr="00271EB6">
              <w:t>Active in current report period</w:t>
            </w:r>
          </w:p>
        </w:tc>
        <w:tc>
          <w:tcPr>
            <w:tcW w:w="901" w:type="dxa"/>
          </w:tcPr>
          <w:p w14:paraId="310F7B51"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9FAAFDD" w14:textId="77777777" w:rsidR="00D14C67" w:rsidRPr="0047665C" w:rsidRDefault="00D14C67"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139782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D14C67" w:rsidRPr="00BB785F" w14:paraId="0F99B74C"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902C2AA" w14:textId="77777777" w:rsidR="00D14C67" w:rsidRPr="00271EB6" w:rsidRDefault="00D14C67" w:rsidP="0092505D">
            <w:pPr>
              <w:pStyle w:val="NoSpacing"/>
            </w:pPr>
            <w:r w:rsidRPr="00271EB6">
              <w:t>Active October 31</w:t>
            </w:r>
          </w:p>
        </w:tc>
        <w:tc>
          <w:tcPr>
            <w:tcW w:w="901" w:type="dxa"/>
          </w:tcPr>
          <w:p w14:paraId="19F2AFEE"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E53EB78"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447D224D" w14:textId="77777777" w:rsidR="00D14C67" w:rsidRPr="00BB785F"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6EB4B1B4"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719917D" w14:textId="77777777" w:rsidR="00D14C67" w:rsidRPr="00271EB6" w:rsidRDefault="00D14C67" w:rsidP="0092505D">
            <w:pPr>
              <w:pStyle w:val="NoSpacing"/>
            </w:pPr>
            <w:r w:rsidRPr="00271EB6">
              <w:t>Active January 31</w:t>
            </w:r>
          </w:p>
        </w:tc>
        <w:tc>
          <w:tcPr>
            <w:tcW w:w="901" w:type="dxa"/>
          </w:tcPr>
          <w:p w14:paraId="4AEF28B3"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53F92F05"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8DC469"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D14C67" w:rsidRPr="00271EB6" w14:paraId="4983F605" w14:textId="77777777" w:rsidTr="008D3A5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12441F" w14:textId="77777777" w:rsidR="00D14C67" w:rsidRPr="00271EB6" w:rsidRDefault="00D14C67" w:rsidP="0092505D">
            <w:pPr>
              <w:pStyle w:val="NoSpacing"/>
            </w:pPr>
            <w:r w:rsidRPr="00271EB6">
              <w:t>Active April 30</w:t>
            </w:r>
          </w:p>
        </w:tc>
        <w:tc>
          <w:tcPr>
            <w:tcW w:w="901" w:type="dxa"/>
          </w:tcPr>
          <w:p w14:paraId="48CC2B4F"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BA64B91" w14:textId="77777777" w:rsidR="00D14C67"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5ADD9A9" w14:textId="77777777" w:rsidR="00D14C67" w:rsidRPr="00271EB6" w:rsidRDefault="00D14C67"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D14C67" w:rsidRPr="00271EB6" w14:paraId="05E17CCE" w14:textId="77777777" w:rsidTr="008D3A5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681FE8C" w14:textId="77777777" w:rsidR="00D14C67" w:rsidRPr="00271EB6" w:rsidRDefault="00D14C67" w:rsidP="0092505D">
            <w:pPr>
              <w:pStyle w:val="NoSpacing"/>
            </w:pPr>
            <w:r w:rsidRPr="00271EB6">
              <w:t>Active July 31</w:t>
            </w:r>
          </w:p>
        </w:tc>
        <w:tc>
          <w:tcPr>
            <w:tcW w:w="901" w:type="dxa"/>
          </w:tcPr>
          <w:p w14:paraId="240F2DCF"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755D15B8" w14:textId="77777777" w:rsidR="00D14C67"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0F17248A" w14:textId="77777777" w:rsidR="00D14C67" w:rsidRPr="00271EB6" w:rsidRDefault="00D14C67"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EF8165F" w14:textId="77777777" w:rsidR="00A93B97" w:rsidRDefault="00A93B97" w:rsidP="0088191A">
      <w:pPr>
        <w:pStyle w:val="Heading3"/>
      </w:pPr>
      <w:r>
        <w:lastRenderedPageBreak/>
        <w:t>Household Type and Population</w:t>
      </w:r>
    </w:p>
    <w:p w14:paraId="3408349F" w14:textId="77777777" w:rsidR="00691A1A" w:rsidRDefault="00691A1A" w:rsidP="00691A1A">
      <w:pPr>
        <w:rPr>
          <w:ins w:id="1826" w:author="Molly McEvilley" w:date="2020-08-20T07:58:00Z"/>
          <w:rFonts w:cstheme="minorHAnsi"/>
        </w:rPr>
      </w:pPr>
      <w:ins w:id="1827" w:author="Molly McEvilley" w:date="2020-08-20T07:58:00Z">
        <w:r>
          <w:t xml:space="preserve">Generate these counts for each of the </w:t>
        </w:r>
        <w:r>
          <w:rPr>
            <w:rFonts w:cstheme="minorHAnsi"/>
          </w:rPr>
          <w:t>populations and household types listed below where the count is greater than zero based on data for the given project.</w:t>
        </w:r>
      </w:ins>
    </w:p>
    <w:p w14:paraId="2F63D24D" w14:textId="77777777" w:rsidR="0093545C" w:rsidRDefault="0093545C">
      <w:pPr>
        <w:rPr>
          <w:ins w:id="1828" w:author="Molly McEvilley" w:date="2020-08-20T07:32:00Z"/>
        </w:rPr>
        <w:pPrChange w:id="1829" w:author="Molly McEvilley" w:date="2020-08-20T08:03:00Z">
          <w:pPr>
            <w:pStyle w:val="ListParagraph"/>
            <w:numPr>
              <w:numId w:val="83"/>
            </w:numPr>
          </w:pPr>
        </w:pPrChange>
      </w:pPr>
      <w:ins w:id="1830" w:author="Molly McEvilley" w:date="2020-08-20T07:32:00Z">
        <w:r>
          <w:t xml:space="preserve">The </w:t>
        </w:r>
        <w:r w:rsidRPr="000418B1">
          <w:rPr>
            <w:b/>
            <w:bCs/>
          </w:rPr>
          <w:t>HHType</w:t>
        </w:r>
        <w:r>
          <w:t xml:space="preserve"> column indicates the household types for which the population is relevant.</w:t>
        </w:r>
      </w:ins>
    </w:p>
    <w:p w14:paraId="2387A187" w14:textId="77777777" w:rsidR="0093545C" w:rsidRDefault="0093545C" w:rsidP="005357DE">
      <w:pPr>
        <w:pStyle w:val="ListParagraph"/>
        <w:numPr>
          <w:ilvl w:val="0"/>
          <w:numId w:val="16"/>
        </w:numPr>
        <w:rPr>
          <w:ins w:id="1831" w:author="Molly McEvilley" w:date="2020-08-20T07:32:00Z"/>
        </w:rPr>
      </w:pPr>
      <w:ins w:id="1832" w:author="Molly McEvilley" w:date="2020-08-20T07:32:00Z">
        <w:r>
          <w:t>Zero (0) represents a count of all records that meet the criteria, regardless of household type.</w:t>
        </w:r>
      </w:ins>
    </w:p>
    <w:p w14:paraId="254C6B72" w14:textId="77777777" w:rsidR="0093545C" w:rsidRPr="00E32D42" w:rsidRDefault="0093545C" w:rsidP="0093545C">
      <w:pPr>
        <w:pStyle w:val="ListParagraph"/>
        <w:numPr>
          <w:ilvl w:val="0"/>
          <w:numId w:val="16"/>
        </w:numPr>
        <w:rPr>
          <w:ins w:id="1833" w:author="Molly McEvilley" w:date="2020-08-20T07:32:00Z"/>
        </w:rPr>
      </w:pPr>
      <w:ins w:id="183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552"/>
        <w:gridCol w:w="2683"/>
        <w:gridCol w:w="1710"/>
        <w:gridCol w:w="4415"/>
      </w:tblGrid>
      <w:tr w:rsidR="00C80ABF" w:rsidRPr="00221967" w14:paraId="4B80CC50" w14:textId="77777777" w:rsidTr="009121D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2" w:type="dxa"/>
          </w:tcPr>
          <w:p w14:paraId="54598908" w14:textId="77777777" w:rsidR="00C80ABF" w:rsidRPr="001475A1" w:rsidRDefault="00C80ABF" w:rsidP="00333A77">
            <w:pPr>
              <w:pStyle w:val="NoSpacing"/>
            </w:pPr>
            <w:r>
              <w:t>ID</w:t>
            </w:r>
          </w:p>
        </w:tc>
        <w:tc>
          <w:tcPr>
            <w:tcW w:w="2683" w:type="dxa"/>
          </w:tcPr>
          <w:p w14:paraId="09EACBD4" w14:textId="77777777" w:rsidR="00C80ABF" w:rsidRPr="001475A1" w:rsidRDefault="00C80ABF"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10" w:type="dxa"/>
          </w:tcPr>
          <w:p w14:paraId="0F9A4847" w14:textId="3B1652D4" w:rsidR="00C80ABF" w:rsidRPr="004C74F2" w:rsidRDefault="006A2299"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1835" w:author="Molly McEvilley" w:date="2020-08-19T03:46:00Z">
              <w:r w:rsidDel="00ED62C9">
                <w:rPr>
                  <w:bCs w:val="0"/>
                </w:rPr>
                <w:delText>Active</w:delText>
              </w:r>
            </w:del>
            <w:r w:rsidR="00C80ABF" w:rsidRPr="004C74F2">
              <w:rPr>
                <w:bCs w:val="0"/>
              </w:rPr>
              <w:t>HHType</w:t>
            </w:r>
          </w:p>
        </w:tc>
        <w:tc>
          <w:tcPr>
            <w:tcW w:w="4415" w:type="dxa"/>
          </w:tcPr>
          <w:p w14:paraId="2CD3917A" w14:textId="52284FD3" w:rsidR="00C80ABF" w:rsidRPr="001475A1" w:rsidRDefault="006A2299" w:rsidP="00333A77">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w:t>
            </w:r>
            <w:r w:rsidR="00FC65E4">
              <w:rPr>
                <w:bCs w:val="0"/>
              </w:rPr>
              <w:t>_HHID</w:t>
            </w:r>
            <w:proofErr w:type="spellEnd"/>
            <w:r w:rsidR="00C80ABF">
              <w:rPr>
                <w:bCs w:val="0"/>
              </w:rPr>
              <w:t xml:space="preserve"> </w:t>
            </w:r>
            <w:r w:rsidR="00C80ABF">
              <w:t>Criteria</w:t>
            </w:r>
          </w:p>
        </w:tc>
      </w:tr>
      <w:tr w:rsidR="00C80ABF" w:rsidRPr="001475A1" w14:paraId="536DEB84"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72AEE7C" w14:textId="77777777" w:rsidR="00C80ABF" w:rsidRPr="001475A1" w:rsidRDefault="00C80ABF" w:rsidP="00333A77">
            <w:pPr>
              <w:pStyle w:val="NoSpacing"/>
            </w:pPr>
            <w:r w:rsidRPr="00F016B9">
              <w:t>0</w:t>
            </w:r>
          </w:p>
        </w:tc>
        <w:tc>
          <w:tcPr>
            <w:tcW w:w="2683" w:type="dxa"/>
          </w:tcPr>
          <w:p w14:paraId="350BC1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10" w:type="dxa"/>
          </w:tcPr>
          <w:p w14:paraId="1F0067B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415" w:type="dxa"/>
          </w:tcPr>
          <w:p w14:paraId="6D96F6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C80ABF" w:rsidRPr="001475A1" w14:paraId="16D4F76C"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3AF10D61" w14:textId="77777777" w:rsidR="00C80ABF" w:rsidRPr="001475A1" w:rsidRDefault="00C80ABF" w:rsidP="00333A77">
            <w:pPr>
              <w:pStyle w:val="NoSpacing"/>
            </w:pPr>
            <w:r w:rsidRPr="00F016B9">
              <w:t>1</w:t>
            </w:r>
          </w:p>
        </w:tc>
        <w:tc>
          <w:tcPr>
            <w:tcW w:w="2683" w:type="dxa"/>
          </w:tcPr>
          <w:p w14:paraId="4C9B27B1" w14:textId="4D25D9E0"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10" w:type="dxa"/>
          </w:tcPr>
          <w:p w14:paraId="774E88E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415" w:type="dxa"/>
          </w:tcPr>
          <w:p w14:paraId="1AE679A2"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C80ABF" w:rsidRPr="001475A1" w14:paraId="6DEDE7F6"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0324AD39" w14:textId="77777777" w:rsidR="00C80ABF" w:rsidRPr="001475A1" w:rsidRDefault="00C80ABF" w:rsidP="00333A77">
            <w:pPr>
              <w:pStyle w:val="NoSpacing"/>
            </w:pPr>
            <w:r w:rsidRPr="00F016B9">
              <w:t>2</w:t>
            </w:r>
          </w:p>
        </w:tc>
        <w:tc>
          <w:tcPr>
            <w:tcW w:w="2683" w:type="dxa"/>
          </w:tcPr>
          <w:p w14:paraId="3116260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10" w:type="dxa"/>
          </w:tcPr>
          <w:p w14:paraId="39BD5E25"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30D17122"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C80ABF" w:rsidRPr="001475A1" w14:paraId="22922C60"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AE8B490" w14:textId="77777777" w:rsidR="00C80ABF" w:rsidRPr="001475A1" w:rsidRDefault="00C80ABF" w:rsidP="00333A77">
            <w:pPr>
              <w:pStyle w:val="NoSpacing"/>
            </w:pPr>
            <w:r w:rsidRPr="00F016B9">
              <w:t>3</w:t>
            </w:r>
          </w:p>
        </w:tc>
        <w:tc>
          <w:tcPr>
            <w:tcW w:w="2683" w:type="dxa"/>
          </w:tcPr>
          <w:p w14:paraId="2C63DD3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10" w:type="dxa"/>
          </w:tcPr>
          <w:p w14:paraId="0E2B60B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0,1,2,99</w:t>
            </w:r>
          </w:p>
        </w:tc>
        <w:tc>
          <w:tcPr>
            <w:tcW w:w="4415" w:type="dxa"/>
          </w:tcPr>
          <w:p w14:paraId="31299050"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C80ABF" w:rsidRPr="001475A1" w14:paraId="7066B107"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CBD1426" w14:textId="77777777" w:rsidR="00C80ABF" w:rsidRPr="001475A1" w:rsidRDefault="00C80ABF" w:rsidP="00333A77">
            <w:pPr>
              <w:pStyle w:val="NoSpacing"/>
            </w:pPr>
            <w:r w:rsidRPr="00F016B9">
              <w:t>4</w:t>
            </w:r>
          </w:p>
        </w:tc>
        <w:tc>
          <w:tcPr>
            <w:tcW w:w="2683" w:type="dxa"/>
          </w:tcPr>
          <w:p w14:paraId="5CBAD54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10" w:type="dxa"/>
          </w:tcPr>
          <w:p w14:paraId="069454EB"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038A6C3A" w14:textId="77777777" w:rsidR="00C80ABF" w:rsidRPr="00A116C0"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C80ABF" w:rsidRPr="001475A1" w14:paraId="33E78683"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2EA25015" w14:textId="77777777" w:rsidR="00C80ABF" w:rsidRPr="001475A1" w:rsidRDefault="00C80ABF" w:rsidP="00333A77">
            <w:pPr>
              <w:pStyle w:val="NoSpacing"/>
            </w:pPr>
            <w:r w:rsidRPr="00F016B9">
              <w:t>5</w:t>
            </w:r>
          </w:p>
        </w:tc>
        <w:tc>
          <w:tcPr>
            <w:tcW w:w="2683" w:type="dxa"/>
          </w:tcPr>
          <w:p w14:paraId="23E6F6E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10" w:type="dxa"/>
          </w:tcPr>
          <w:p w14:paraId="6E9A6AAF"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34FB9DF5"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369975DA" w14:textId="77777777" w:rsidTr="009121DB">
        <w:trPr>
          <w:cnfStyle w:val="000000100000" w:firstRow="0" w:lastRow="0" w:firstColumn="0" w:lastColumn="0" w:oddVBand="0" w:evenVBand="0" w:oddHBand="1" w:evenHBand="0" w:firstRowFirstColumn="0" w:firstRowLastColumn="0" w:lastRowFirstColumn="0" w:lastRowLastColumn="0"/>
          <w:cantSplit/>
          <w:trHeight w:val="216"/>
          <w:ins w:id="1836" w:author="Molly McEvilley" w:date="2020-08-13T09:47:00Z"/>
        </w:trPr>
        <w:tc>
          <w:tcPr>
            <w:cnfStyle w:val="001000000000" w:firstRow="0" w:lastRow="0" w:firstColumn="1" w:lastColumn="0" w:oddVBand="0" w:evenVBand="0" w:oddHBand="0" w:evenHBand="0" w:firstRowFirstColumn="0" w:firstRowLastColumn="0" w:lastRowFirstColumn="0" w:lastRowLastColumn="0"/>
            <w:tcW w:w="552" w:type="dxa"/>
          </w:tcPr>
          <w:p w14:paraId="3E8E3FE7" w14:textId="2BBFF646" w:rsidR="009C7C6D" w:rsidRPr="00F016B9" w:rsidRDefault="009C7C6D" w:rsidP="009C7C6D">
            <w:pPr>
              <w:pStyle w:val="NoSpacing"/>
              <w:rPr>
                <w:ins w:id="1837" w:author="Molly McEvilley" w:date="2020-08-13T09:47:00Z"/>
              </w:rPr>
            </w:pPr>
            <w:ins w:id="1838" w:author="Molly McEvilley" w:date="2020-08-13T09:48:00Z">
              <w:r w:rsidRPr="00F016B9">
                <w:t>6</w:t>
              </w:r>
            </w:ins>
          </w:p>
        </w:tc>
        <w:tc>
          <w:tcPr>
            <w:tcW w:w="2683" w:type="dxa"/>
          </w:tcPr>
          <w:p w14:paraId="72365C67" w14:textId="7E579D97"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39" w:author="Molly McEvilley" w:date="2020-08-13T09:47:00Z"/>
              </w:rPr>
            </w:pPr>
            <w:ins w:id="1840" w:author="Molly McEvilley" w:date="2020-08-13T09:48:00Z">
              <w:r w:rsidRPr="00F016B9">
                <w:t>Chronically Homeless Adult/HoH</w:t>
              </w:r>
            </w:ins>
          </w:p>
        </w:tc>
        <w:tc>
          <w:tcPr>
            <w:tcW w:w="1710" w:type="dxa"/>
          </w:tcPr>
          <w:p w14:paraId="2A83D34E" w14:textId="0245929C"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41" w:author="Molly McEvilley" w:date="2020-08-13T09:47:00Z"/>
              </w:rPr>
            </w:pPr>
            <w:ins w:id="1842" w:author="Molly McEvilley" w:date="2020-08-13T09:48:00Z">
              <w:r>
                <w:t>0,1,2,3,99</w:t>
              </w:r>
            </w:ins>
          </w:p>
        </w:tc>
        <w:tc>
          <w:tcPr>
            <w:tcW w:w="4415" w:type="dxa"/>
          </w:tcPr>
          <w:p w14:paraId="1E4E22CB" w14:textId="42161BC0"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843" w:author="Molly McEvilley" w:date="2020-08-13T09:47:00Z"/>
                <w:b/>
              </w:rPr>
            </w:pPr>
            <w:proofErr w:type="spellStart"/>
            <w:ins w:id="1844" w:author="Molly McEvilley" w:date="2020-08-13T09:48:00Z">
              <w:r w:rsidRPr="004C74F2">
                <w:rPr>
                  <w:b/>
                </w:rPr>
                <w:t>HHChronic</w:t>
              </w:r>
              <w:proofErr w:type="spellEnd"/>
              <w:r>
                <w:t xml:space="preserve"> = 1</w:t>
              </w:r>
            </w:ins>
          </w:p>
        </w:tc>
      </w:tr>
      <w:tr w:rsidR="00C80ABF" w:rsidRPr="001475A1" w14:paraId="718653DA"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54202681" w14:textId="77777777" w:rsidR="00C80ABF" w:rsidRPr="001475A1" w:rsidRDefault="00C80ABF" w:rsidP="00333A77">
            <w:pPr>
              <w:pStyle w:val="NoSpacing"/>
            </w:pPr>
            <w:r w:rsidRPr="00F016B9">
              <w:t>7</w:t>
            </w:r>
          </w:p>
        </w:tc>
        <w:tc>
          <w:tcPr>
            <w:tcW w:w="2683" w:type="dxa"/>
          </w:tcPr>
          <w:p w14:paraId="707217A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10" w:type="dxa"/>
          </w:tcPr>
          <w:p w14:paraId="64032881"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415" w:type="dxa"/>
          </w:tcPr>
          <w:p w14:paraId="6835C2FD"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C80ABF" w:rsidRPr="001475A1" w14:paraId="359F895C"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94BBA45" w14:textId="77777777" w:rsidR="00C80ABF" w:rsidRPr="001475A1" w:rsidRDefault="00C80ABF" w:rsidP="00333A77">
            <w:pPr>
              <w:pStyle w:val="NoSpacing"/>
            </w:pPr>
            <w:r w:rsidRPr="00F016B9">
              <w:t>8</w:t>
            </w:r>
          </w:p>
        </w:tc>
        <w:tc>
          <w:tcPr>
            <w:tcW w:w="2683" w:type="dxa"/>
          </w:tcPr>
          <w:p w14:paraId="7935CE71"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10" w:type="dxa"/>
          </w:tcPr>
          <w:p w14:paraId="203DBC0A"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415" w:type="dxa"/>
          </w:tcPr>
          <w:p w14:paraId="7B639030"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C80ABF" w:rsidRPr="001475A1" w14:paraId="151CE3CF" w14:textId="77777777" w:rsidTr="009121D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44655514" w14:textId="77777777" w:rsidR="00C80ABF" w:rsidRPr="001475A1" w:rsidRDefault="00C80ABF" w:rsidP="00333A77">
            <w:pPr>
              <w:pStyle w:val="NoSpacing"/>
            </w:pPr>
            <w:r w:rsidRPr="00F016B9">
              <w:t>9</w:t>
            </w:r>
          </w:p>
        </w:tc>
        <w:tc>
          <w:tcPr>
            <w:tcW w:w="2683" w:type="dxa"/>
          </w:tcPr>
          <w:p w14:paraId="7E7DC51E"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10" w:type="dxa"/>
          </w:tcPr>
          <w:p w14:paraId="39FFFC78"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415" w:type="dxa"/>
          </w:tcPr>
          <w:p w14:paraId="2C856914" w14:textId="77777777" w:rsidR="00C80ABF" w:rsidRPr="001475A1" w:rsidRDefault="00C80ABF"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C80ABF" w:rsidRPr="001475A1" w14:paraId="00F34BD8" w14:textId="77777777" w:rsidTr="009121D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2" w:type="dxa"/>
          </w:tcPr>
          <w:p w14:paraId="105C30E1" w14:textId="77777777" w:rsidR="00C80ABF" w:rsidRPr="001475A1" w:rsidRDefault="00C80ABF" w:rsidP="00333A77">
            <w:pPr>
              <w:pStyle w:val="NoSpacing"/>
            </w:pPr>
            <w:r w:rsidRPr="00F016B9">
              <w:t>10</w:t>
            </w:r>
          </w:p>
        </w:tc>
        <w:tc>
          <w:tcPr>
            <w:tcW w:w="2683" w:type="dxa"/>
          </w:tcPr>
          <w:p w14:paraId="3BCBCF73"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10" w:type="dxa"/>
          </w:tcPr>
          <w:p w14:paraId="14E252F6"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3</w:t>
            </w:r>
          </w:p>
        </w:tc>
        <w:tc>
          <w:tcPr>
            <w:tcW w:w="4415" w:type="dxa"/>
          </w:tcPr>
          <w:p w14:paraId="49955539" w14:textId="77777777" w:rsidR="00C80ABF" w:rsidRPr="001475A1" w:rsidRDefault="00C80ABF"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4191A8DD" w14:textId="050041FC" w:rsidR="00CF766C" w:rsidRPr="00655B0F" w:rsidRDefault="009C69AD" w:rsidP="0088191A">
      <w:pPr>
        <w:pStyle w:val="Heading3"/>
      </w:pPr>
      <w:proofErr w:type="spellStart"/>
      <w:r>
        <w:t>SystemPath</w:t>
      </w:r>
      <w:proofErr w:type="spellEnd"/>
      <w:r>
        <w:t xml:space="preserve"> </w:t>
      </w:r>
    </w:p>
    <w:p w14:paraId="3A645133" w14:textId="75F01C43" w:rsidR="009C69AD" w:rsidRPr="00243B41" w:rsidRDefault="009C69AD" w:rsidP="009C69AD">
      <w:proofErr w:type="spellStart"/>
      <w:r>
        <w:rPr>
          <w:b/>
        </w:rPr>
        <w:t>SystemPath</w:t>
      </w:r>
      <w:proofErr w:type="spellEnd"/>
      <w:r>
        <w:rPr>
          <w:b/>
        </w:rPr>
        <w:t xml:space="preserve"> </w:t>
      </w:r>
      <w:r>
        <w:t xml:space="preserve">is always -1 for </w:t>
      </w:r>
      <w:r w:rsidR="007E4A27">
        <w:t>counts of people by project</w:t>
      </w:r>
      <w:r>
        <w:t>.</w:t>
      </w:r>
    </w:p>
    <w:p w14:paraId="7EE48D9E" w14:textId="2EC1721A" w:rsidR="00ED73A4" w:rsidRDefault="00ED73A4" w:rsidP="0088191A">
      <w:pPr>
        <w:pStyle w:val="Heading2"/>
      </w:pPr>
      <w:bookmarkStart w:id="1845" w:name="_Toc525229521"/>
      <w:bookmarkStart w:id="1846" w:name="_Toc525229522"/>
      <w:bookmarkStart w:id="1847" w:name="_Toc525229523"/>
      <w:bookmarkStart w:id="1848" w:name="_Toc525229524"/>
      <w:bookmarkStart w:id="1849" w:name="_Toc525229525"/>
      <w:bookmarkStart w:id="1850" w:name="_Toc525229526"/>
      <w:bookmarkStart w:id="1851" w:name="_Toc525229527"/>
      <w:bookmarkStart w:id="1852" w:name="_Toc37849818"/>
      <w:bookmarkStart w:id="1853" w:name="_Toc38030592"/>
      <w:bookmarkEnd w:id="1845"/>
      <w:bookmarkEnd w:id="1846"/>
      <w:bookmarkEnd w:id="1847"/>
      <w:bookmarkEnd w:id="1848"/>
      <w:bookmarkEnd w:id="1849"/>
      <w:bookmarkEnd w:id="1850"/>
      <w:bookmarkEnd w:id="1851"/>
      <w:r>
        <w:t>Get Counts of People by Project Type and Household Characteristics</w:t>
      </w:r>
      <w:bookmarkEnd w:id="1852"/>
      <w:bookmarkEnd w:id="1853"/>
    </w:p>
    <w:p w14:paraId="2577CF0B" w14:textId="77777777" w:rsidR="00F824D6" w:rsidRPr="00F824D6" w:rsidRDefault="00F824D6" w:rsidP="00F824D6">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004E9924" wp14:editId="625599C5">
                <wp:extent cx="4961890" cy="1371600"/>
                <wp:effectExtent l="0" t="0" r="10160" b="19050"/>
                <wp:docPr id="74485361"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50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0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1DFC36"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50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17DAE" w14:textId="77777777" w:rsidR="00722600" w:rsidRDefault="00722600" w:rsidP="00F824D6">
                              <w:pPr>
                                <w:pStyle w:val="Style3"/>
                              </w:pPr>
                              <w:r>
                                <w:t>tlsa_CohortDates</w:t>
                              </w:r>
                            </w:p>
                          </w:txbxContent>
                        </wps:txbx>
                        <wps:bodyPr rot="0" vert="horz" wrap="square" lIns="0" tIns="0" rIns="0" bIns="0" anchor="ctr" anchorCtr="0" upright="1">
                          <a:noAutofit/>
                        </wps:bodyPr>
                      </wps:wsp>
                      <wps:wsp>
                        <wps:cNvPr id="7448550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508" name="Group 19"/>
                        <wpg:cNvGrpSpPr>
                          <a:grpSpLocks/>
                        </wpg:cNvGrpSpPr>
                        <wpg:grpSpPr bwMode="auto">
                          <a:xfrm>
                            <a:off x="1056127" y="1103444"/>
                            <a:ext cx="13864" cy="13716"/>
                            <a:chOff x="1056127" y="1103444"/>
                            <a:chExt cx="13863" cy="13716"/>
                          </a:xfrm>
                        </wpg:grpSpPr>
                        <wpg:grpSp>
                          <wpg:cNvPr id="74485555" name="Group 20"/>
                          <wpg:cNvGrpSpPr>
                            <a:grpSpLocks/>
                          </wpg:cNvGrpSpPr>
                          <wpg:grpSpPr bwMode="auto">
                            <a:xfrm>
                              <a:off x="1057084" y="1104837"/>
                              <a:ext cx="11887" cy="6912"/>
                              <a:chOff x="1054307" y="1104837"/>
                              <a:chExt cx="11887" cy="6911"/>
                            </a:xfrm>
                          </wpg:grpSpPr>
                          <wps:wsp>
                            <wps:cNvPr id="74485556"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1F62CA" w14:textId="77777777" w:rsidR="00722600" w:rsidRDefault="00722600" w:rsidP="00F824D6">
                                  <w:pPr>
                                    <w:pStyle w:val="Style3"/>
                                  </w:pPr>
                                  <w:r>
                                    <w:t>tlsa_Enrollment</w:t>
                                  </w:r>
                                </w:p>
                              </w:txbxContent>
                            </wps:txbx>
                            <wps:bodyPr rot="0" vert="horz" wrap="square" lIns="0" tIns="0" rIns="0" bIns="0" anchor="ctr" anchorCtr="0" upright="1">
                              <a:noAutofit/>
                            </wps:bodyPr>
                          </wps:wsp>
                          <wps:wsp>
                            <wps:cNvPr id="74485557"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41DAC68" w14:textId="77777777" w:rsidR="00722600" w:rsidRDefault="00722600" w:rsidP="00F824D6">
                                  <w:pPr>
                                    <w:pStyle w:val="Style3"/>
                                  </w:pPr>
                                  <w:r>
                                    <w:t>tlsa_HHID</w:t>
                                  </w:r>
                                </w:p>
                              </w:txbxContent>
                            </wps:txbx>
                            <wps:bodyPr rot="0" vert="horz" wrap="square" lIns="0" tIns="0" rIns="0" bIns="0" anchor="ctr" anchorCtr="0" upright="1">
                              <a:noAutofit/>
                            </wps:bodyPr>
                          </wps:wsp>
                        </wpg:grpSp>
                        <wps:wsp>
                          <wps:cNvPr id="74485558"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59"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560"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6C077E" w14:textId="77777777" w:rsidR="00722600" w:rsidRDefault="007226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004E9924" id="_x0000_s1522"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">
                <v:shape id="AutoShape 15" o:spid="_x0000_s1523"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" strokeweight=".5pt">
                  <v:stroke endarrow="block"/>
                  <v:shadow color="black [0]"/>
                </v:shape>
                <v:shape id="AutoShape 16" o:spid="_x0000_s1524"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" fillcolor="#fce5d6" strokecolor="#f5b183" strokeweight=".5pt">
                  <v:shadow color="black" opacity="0" offset="0,0"/>
                  <v:textbox inset="0,0,0,0">
                    <w:txbxContent>
                      <w:p w14:paraId="651DFC36" w14:textId="77777777" w:rsidR="00722600" w:rsidRDefault="00722600" w:rsidP="00F824D6">
                        <w:pPr>
                          <w:pStyle w:val="Style3"/>
                        </w:pPr>
                        <w:r>
                          <w:t>lsa_Calculated</w:t>
                        </w:r>
                      </w:p>
                    </w:txbxContent>
                  </v:textbox>
                </v:shape>
                <v:shape id="AutoShape 390" o:spid="_x0000_s1525"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" fillcolor="#ebd7e1" strokecolor="#c285a3" strokeweight=".5pt">
                  <v:shadow color="black" opacity="0" offset="0,0"/>
                  <v:textbox inset="0,0,0,0">
                    <w:txbxContent>
                      <w:p w14:paraId="4A617DAE" w14:textId="77777777" w:rsidR="00722600" w:rsidRDefault="00722600" w:rsidP="00F824D6">
                        <w:pPr>
                          <w:pStyle w:val="Style3"/>
                        </w:pPr>
                        <w:r>
                          <w:t>tlsa_CohortDates</w:t>
                        </w:r>
                      </w:p>
                    </w:txbxContent>
                  </v:textbox>
                </v:shape>
                <v:shape id="AutoShape 18" o:spid="_x0000_s1526"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" strokeweight=".5pt">
                  <v:stroke endarrow="block"/>
                  <v:shadow color="black [0]"/>
                </v:shape>
                <v:group id="Group 19" o:spid="_x0000_s1527"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">
                  <v:group id="Group 20" o:spid="_x0000_s152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">
                    <v:shape id="AutoShape 462" o:spid="_x0000_s152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1j8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" fillcolor="#ebd7e1" strokecolor="#c285a3" strokeweight=".5pt">
                      <v:shadow color="black" opacity="0" offset="0,0"/>
                      <v:textbox inset="0,0,0,0">
                        <w:txbxContent>
                          <w:p w14:paraId="191F62CA" w14:textId="77777777" w:rsidR="00722600" w:rsidRDefault="00722600" w:rsidP="00F824D6">
                            <w:pPr>
                              <w:pStyle w:val="Style3"/>
                            </w:pPr>
                            <w:r>
                              <w:t>tlsa_Enrollment</w:t>
                            </w:r>
                          </w:p>
                        </w:txbxContent>
                      </v:textbox>
                    </v:shape>
                    <v:shape id="AutoShape 462" o:spid="_x0000_s153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641DAC68" w14:textId="77777777" w:rsidR="00722600" w:rsidRDefault="00722600" w:rsidP="00F824D6">
                            <w:pPr>
                              <w:pStyle w:val="Style3"/>
                            </w:pPr>
                            <w:r>
                              <w:t>tlsa_HHID</w:t>
                            </w:r>
                          </w:p>
                        </w:txbxContent>
                      </v:textbox>
                    </v:shape>
                  </v:group>
                  <v:shape id="AutoShape 407" o:spid="_x0000_s153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" fillcolor="#5b9bd5" strokeweight=".5pt">
                    <v:shadow color="black [0]"/>
                    <v:textbox inset="2.88pt,2.88pt,2.88pt,2.88pt"/>
                  </v:shape>
                  <v:shape id="AutoShape 24" o:spid="_x0000_s153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" fillcolor="#5b9bd5" strokeweight=".5pt">
                    <v:shadow color="black [0]"/>
                    <v:textbox inset="2.88pt,2.88pt,2.88pt,2.88pt"/>
                  </v:shape>
                  <v:shape id="AutoShape 448" o:spid="_x0000_s153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" fillcolor="#dfebf7" strokecolor="#5b9bd5" strokeweight=".5pt">
                    <v:shadow color="black" opacity="0" offset="0,0"/>
                    <v:textbox inset="0,0,0,0">
                      <w:txbxContent>
                        <w:p w14:paraId="616C077E" w14:textId="77777777" w:rsidR="00722600" w:rsidRDefault="00722600" w:rsidP="00F824D6">
                          <w:pPr>
                            <w:pStyle w:val="Style3"/>
                          </w:pPr>
                          <w:r>
                            <w:t>hmis_Services</w:t>
                          </w:r>
                        </w:p>
                      </w:txbxContent>
                    </v:textbox>
                  </v:shape>
                </v:group>
                <w10:anchorlock/>
              </v:group>
            </w:pict>
          </mc:Fallback>
        </mc:AlternateContent>
      </w:r>
    </w:p>
    <w:p w14:paraId="43E145CE" w14:textId="73BD49C9" w:rsidR="0043236E" w:rsidRDefault="0043236E" w:rsidP="0088191A">
      <w:pPr>
        <w:pStyle w:val="Heading3"/>
      </w:pPr>
      <w:proofErr w:type="spellStart"/>
      <w:r>
        <w:t>ReportRow</w:t>
      </w:r>
      <w:proofErr w:type="spellEnd"/>
      <w:r>
        <w:t>, Universe, and Value</w:t>
      </w:r>
    </w:p>
    <w:p w14:paraId="343FC2DC" w14:textId="5B0BC3EF" w:rsidR="0043236E" w:rsidRDefault="0043236E" w:rsidP="0043236E">
      <w:proofErr w:type="spellStart"/>
      <w:r w:rsidRPr="009A701E">
        <w:rPr>
          <w:b/>
        </w:rPr>
        <w:t>ReportRow</w:t>
      </w:r>
      <w:proofErr w:type="spellEnd"/>
      <w:r>
        <w:t xml:space="preserve"> 53 counts people in households whose members have various characteristics</w:t>
      </w:r>
      <w:r w:rsidR="004873DC">
        <w:t xml:space="preserve">. </w:t>
      </w:r>
    </w:p>
    <w:p w14:paraId="66B2BB10" w14:textId="77777777" w:rsidR="007C2A1C" w:rsidRDefault="007C2A1C" w:rsidP="007C2A1C">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965"/>
        <w:gridCol w:w="2884"/>
      </w:tblGrid>
      <w:tr w:rsidR="00DA20E4" w:rsidRPr="00271EB6" w14:paraId="683D7F38"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965" w:type="dxa"/>
          </w:tcPr>
          <w:p w14:paraId="71BF414E" w14:textId="77777777" w:rsidR="00DA20E4" w:rsidRPr="00AE5204" w:rsidRDefault="00DA20E4" w:rsidP="0092505D">
            <w:pPr>
              <w:pStyle w:val="NoSpacing"/>
              <w:rPr>
                <w:bCs w:val="0"/>
              </w:rPr>
            </w:pPr>
            <w:r w:rsidRPr="008A7566">
              <w:t>Universe</w:t>
            </w:r>
          </w:p>
        </w:tc>
        <w:tc>
          <w:tcPr>
            <w:tcW w:w="2884" w:type="dxa"/>
          </w:tcPr>
          <w:p w14:paraId="51394E23" w14:textId="77777777" w:rsidR="00DA20E4" w:rsidRPr="008A7566" w:rsidRDefault="00DA20E4"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DA20E4" w:rsidRPr="00271EB6" w14:paraId="0B29FEDE"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1A467AD0" w14:textId="77777777" w:rsidR="00DA20E4" w:rsidRPr="008A7566" w:rsidRDefault="00DA20E4" w:rsidP="0092505D">
            <w:pPr>
              <w:pStyle w:val="NoSpacing"/>
            </w:pPr>
            <w:r>
              <w:t>11=ES project type</w:t>
            </w:r>
          </w:p>
        </w:tc>
        <w:tc>
          <w:tcPr>
            <w:tcW w:w="2884" w:type="dxa"/>
          </w:tcPr>
          <w:p w14:paraId="1CE22D85"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DA20E4" w:rsidRPr="00271EB6" w14:paraId="1F24AAF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65234743" w14:textId="77777777" w:rsidR="00DA20E4" w:rsidRDefault="00DA20E4" w:rsidP="0092505D">
            <w:pPr>
              <w:pStyle w:val="NoSpacing"/>
            </w:pPr>
            <w:r>
              <w:t>12=SH project type</w:t>
            </w:r>
          </w:p>
        </w:tc>
        <w:tc>
          <w:tcPr>
            <w:tcW w:w="2884" w:type="dxa"/>
          </w:tcPr>
          <w:p w14:paraId="1571D386"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DA20E4" w:rsidRPr="00271EB6" w14:paraId="7B788EA5"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CBF89D7" w14:textId="77777777" w:rsidR="00DA20E4" w:rsidRDefault="00DA20E4" w:rsidP="0092505D">
            <w:pPr>
              <w:pStyle w:val="NoSpacing"/>
            </w:pPr>
            <w:r>
              <w:t>13=TH project type</w:t>
            </w:r>
          </w:p>
        </w:tc>
        <w:tc>
          <w:tcPr>
            <w:tcW w:w="2884" w:type="dxa"/>
          </w:tcPr>
          <w:p w14:paraId="3B17DB3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DA20E4" w:rsidRPr="00271EB6" w14:paraId="296AD893"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5B0559E2" w14:textId="77777777" w:rsidR="00DA20E4" w:rsidRDefault="00DA20E4" w:rsidP="0092505D">
            <w:pPr>
              <w:pStyle w:val="NoSpacing"/>
            </w:pPr>
            <w:r>
              <w:t xml:space="preserve">14=Housed in RRH </w:t>
            </w:r>
          </w:p>
        </w:tc>
        <w:tc>
          <w:tcPr>
            <w:tcW w:w="2884" w:type="dxa"/>
          </w:tcPr>
          <w:p w14:paraId="77561C5F" w14:textId="77777777" w:rsidR="00DA20E4" w:rsidRDefault="00DA20E4"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DA20E4" w:rsidRPr="00271EB6" w14:paraId="0DA5D29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03034E15" w14:textId="77777777" w:rsidR="00DA20E4" w:rsidRDefault="00DA20E4" w:rsidP="0092505D">
            <w:pPr>
              <w:pStyle w:val="NoSpacing"/>
            </w:pPr>
            <w:r>
              <w:t xml:space="preserve">15=Housed in PSH </w:t>
            </w:r>
          </w:p>
        </w:tc>
        <w:tc>
          <w:tcPr>
            <w:tcW w:w="2884" w:type="dxa"/>
          </w:tcPr>
          <w:p w14:paraId="30D72477" w14:textId="77777777" w:rsidR="00DA20E4" w:rsidRDefault="00DA20E4"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325821" w:rsidRPr="00271EB6" w14:paraId="359EC4E6"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965" w:type="dxa"/>
          </w:tcPr>
          <w:p w14:paraId="45556571" w14:textId="2CA59A72" w:rsidR="00325821" w:rsidRDefault="00325821" w:rsidP="00325821">
            <w:pPr>
              <w:pStyle w:val="NoSpacing"/>
            </w:pPr>
            <w:r>
              <w:t xml:space="preserve">16=ES/SH/TH </w:t>
            </w:r>
            <w:r w:rsidR="0091483E">
              <w:t>unduplicated</w:t>
            </w:r>
          </w:p>
        </w:tc>
        <w:tc>
          <w:tcPr>
            <w:tcW w:w="2884" w:type="dxa"/>
          </w:tcPr>
          <w:p w14:paraId="78216EA6" w14:textId="2244FF31" w:rsidR="00325821" w:rsidRPr="003B4D50" w:rsidRDefault="00325821" w:rsidP="00325821">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t>in (1,8,2)</w:t>
            </w:r>
          </w:p>
        </w:tc>
      </w:tr>
    </w:tbl>
    <w:p w14:paraId="409A8B79" w14:textId="77777777" w:rsidR="003C4035" w:rsidRDefault="003C4035" w:rsidP="003C4035">
      <w:r w:rsidRPr="00A355EA">
        <w:rPr>
          <w:b/>
        </w:rPr>
        <w:lastRenderedPageBreak/>
        <w:t>Value</w:t>
      </w:r>
      <w:r>
        <w:t xml:space="preserve"> = a count of distinct </w:t>
      </w:r>
      <w:r w:rsidRPr="00454D25">
        <w:rPr>
          <w:b/>
        </w:rPr>
        <w:t>PersonalID</w:t>
      </w:r>
      <w:r w:rsidRPr="00A355EA">
        <w:rPr>
          <w:i/>
        </w:rPr>
        <w:t>s</w:t>
      </w:r>
      <w:r>
        <w:t xml:space="preserve"> in </w:t>
      </w:r>
      <w:proofErr w:type="spellStart"/>
      <w:r>
        <w:t>tlsa_Enrollment</w:t>
      </w:r>
      <w:proofErr w:type="spellEnd"/>
      <w:r>
        <w:t xml:space="preserve"> where </w:t>
      </w:r>
      <w:r w:rsidRPr="00894D07">
        <w:rPr>
          <w:b/>
          <w:bCs/>
        </w:rPr>
        <w:t>Active</w:t>
      </w:r>
      <w:r>
        <w:t xml:space="preserve"> = 1, grouped by </w:t>
      </w:r>
      <w:r w:rsidRPr="0092505D">
        <w:rPr>
          <w:b/>
        </w:rPr>
        <w:t>ProjectID</w:t>
      </w:r>
      <w:r>
        <w:t xml:space="preserve">, with one or more enrollments that meet the criteria for the </w:t>
      </w:r>
      <w:r w:rsidRPr="0092505D">
        <w:rPr>
          <w:b/>
        </w:rPr>
        <w:t>Cohort</w:t>
      </w:r>
      <w:r>
        <w:t xml:space="preserve">, </w:t>
      </w:r>
      <w:r w:rsidRPr="0092505D">
        <w:rPr>
          <w:b/>
        </w:rPr>
        <w:t>HHType</w:t>
      </w:r>
      <w:r>
        <w:t xml:space="preserve">, and </w:t>
      </w:r>
      <w:r w:rsidRPr="0092505D">
        <w:rPr>
          <w:b/>
        </w:rPr>
        <w:t>Population</w:t>
      </w:r>
      <w:r>
        <w:t xml:space="preserve"> for the report row.</w:t>
      </w:r>
    </w:p>
    <w:p w14:paraId="1D85DD4B" w14:textId="77777777" w:rsidR="00876778" w:rsidRDefault="00876778" w:rsidP="0088191A">
      <w:pPr>
        <w:pStyle w:val="Heading3"/>
      </w:pPr>
      <w:r>
        <w:t>Cohort</w:t>
      </w:r>
    </w:p>
    <w:p w14:paraId="3A7DB636" w14:textId="77777777" w:rsidR="003C4035" w:rsidRDefault="003C4035" w:rsidP="003C4035">
      <w:r>
        <w:t xml:space="preserve">For each of the date ranges in </w:t>
      </w:r>
      <w:proofErr w:type="spellStart"/>
      <w:r>
        <w:t>tlsa_CohortDates</w:t>
      </w:r>
      <w:proofErr w:type="spellEnd"/>
      <w:r>
        <w:t xml:space="preserve">, cohort members include people (distinct </w:t>
      </w:r>
      <w:r w:rsidRPr="003C4035">
        <w:rPr>
          <w:b/>
        </w:rPr>
        <w:t>PersonalID</w:t>
      </w:r>
      <w:r>
        <w:t xml:space="preserve">s) in </w:t>
      </w:r>
      <w:proofErr w:type="spellStart"/>
      <w:r>
        <w:t>tlsa_Enrollment</w:t>
      </w:r>
      <w:proofErr w:type="spellEnd"/>
      <w:r>
        <w:t xml:space="preserve"> where </w:t>
      </w:r>
      <w:r w:rsidRPr="003C4035">
        <w:rPr>
          <w:b/>
          <w:bCs/>
        </w:rPr>
        <w:t>Active</w:t>
      </w:r>
      <w:r>
        <w:t xml:space="preserve"> = 1 and:</w:t>
      </w:r>
    </w:p>
    <w:p w14:paraId="6875E094" w14:textId="77777777" w:rsidR="00876778" w:rsidRDefault="00876778" w:rsidP="00046859">
      <w:pPr>
        <w:pStyle w:val="ListParagraph"/>
        <w:numPr>
          <w:ilvl w:val="0"/>
          <w:numId w:val="10"/>
        </w:numPr>
      </w:pPr>
      <w:r w:rsidRPr="00BB785F">
        <w:rPr>
          <w:b/>
        </w:rPr>
        <w:t>ProjectType</w:t>
      </w:r>
      <w:r>
        <w:rPr>
          <w:b/>
        </w:rPr>
        <w:t xml:space="preserve"> </w:t>
      </w:r>
      <w:r>
        <w:t>in (1,2,3,8,13); and</w:t>
      </w:r>
    </w:p>
    <w:p w14:paraId="0D358DAC" w14:textId="77777777" w:rsidR="00876778" w:rsidRDefault="00876778"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A88B548" w14:textId="07A917AE" w:rsidR="00876778" w:rsidRDefault="00876778"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499F7508" w14:textId="137577C7" w:rsidR="00876778" w:rsidRDefault="00876778"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29E0E308" w14:textId="77777777" w:rsidR="00315CB5" w:rsidRDefault="00876778" w:rsidP="00046859">
      <w:pPr>
        <w:pStyle w:val="ListParagraph"/>
        <w:numPr>
          <w:ilvl w:val="0"/>
          <w:numId w:val="10"/>
        </w:numPr>
        <w:rPr>
          <w:ins w:id="1854" w:author="Molly McEvilley" w:date="2020-09-17T10:35:00Z"/>
        </w:rPr>
      </w:pPr>
      <w:r w:rsidRPr="00BB785F">
        <w:rPr>
          <w:b/>
        </w:rPr>
        <w:t>ExitDate</w:t>
      </w:r>
      <w:r>
        <w:t xml:space="preserve"> is </w:t>
      </w:r>
      <w:r w:rsidR="00143E83">
        <w:t>NULL</w:t>
      </w:r>
      <w:ins w:id="1855" w:author="Molly McEvilley" w:date="2020-09-17T10:35:00Z">
        <w:r w:rsidR="00315CB5">
          <w:t>;</w:t>
        </w:r>
      </w:ins>
      <w:r>
        <w:t xml:space="preserve"> or </w:t>
      </w:r>
    </w:p>
    <w:p w14:paraId="3C8126E7" w14:textId="6FFEC667" w:rsidR="00315CB5" w:rsidRPr="006F366B" w:rsidRDefault="00315CB5" w:rsidP="00315CB5">
      <w:pPr>
        <w:pStyle w:val="ListParagraph"/>
        <w:numPr>
          <w:ilvl w:val="1"/>
          <w:numId w:val="10"/>
        </w:numPr>
        <w:rPr>
          <w:ins w:id="1856" w:author="Molly McEvilley" w:date="2020-09-17T10:36:00Z"/>
        </w:rPr>
      </w:pPr>
      <w:ins w:id="1857" w:author="Molly McEvilley" w:date="2020-09-17T10:35:00Z">
        <w:r w:rsidRPr="00BB785F">
          <w:rPr>
            <w:b/>
          </w:rPr>
          <w:t>ExitDate</w:t>
        </w:r>
        <w:r>
          <w:t xml:space="preserve"> &gt; </w:t>
        </w:r>
        <w:proofErr w:type="spellStart"/>
        <w:r w:rsidRPr="006F366B">
          <w:rPr>
            <w:b/>
            <w:bCs/>
            <w:u w:val="single"/>
          </w:rPr>
          <w:t>CohortStart</w:t>
        </w:r>
        <w:proofErr w:type="spellEnd"/>
        <w:r>
          <w:rPr>
            <w:u w:val="single"/>
          </w:rPr>
          <w:t>; or</w:t>
        </w:r>
      </w:ins>
    </w:p>
    <w:p w14:paraId="1C0E5B26" w14:textId="4903EA58" w:rsidR="00315CB5" w:rsidRPr="006E2100" w:rsidRDefault="00315CB5" w:rsidP="00315CB5">
      <w:pPr>
        <w:pStyle w:val="ListParagraph"/>
        <w:numPr>
          <w:ilvl w:val="1"/>
          <w:numId w:val="10"/>
        </w:numPr>
        <w:rPr>
          <w:ins w:id="1858" w:author="Molly McEvilley" w:date="2020-09-17T10:35:00Z"/>
        </w:rPr>
      </w:pPr>
      <w:ins w:id="1859" w:author="Molly McEvilley" w:date="2020-09-17T10:37:00Z">
        <w:r w:rsidRPr="00BB785F">
          <w:rPr>
            <w:b/>
          </w:rPr>
          <w:t>ProjectType</w:t>
        </w:r>
        <w:r>
          <w:t xml:space="preserve"> = 13 and </w:t>
        </w:r>
      </w:ins>
      <w:ins w:id="1860" w:author="Molly McEvilley" w:date="2020-09-17T10:36:00Z">
        <w:r w:rsidRPr="00BB785F">
          <w:rPr>
            <w:b/>
          </w:rPr>
          <w:t>ExitDate</w:t>
        </w:r>
        <w:r>
          <w:t xml:space="preserve"> = </w:t>
        </w:r>
        <w:proofErr w:type="spellStart"/>
        <w:r w:rsidRPr="006F366B">
          <w:rPr>
            <w:b/>
            <w:bCs/>
            <w:u w:val="single"/>
          </w:rPr>
          <w:t>CohortStart</w:t>
        </w:r>
      </w:ins>
      <w:proofErr w:type="spellEnd"/>
      <w:ins w:id="1861" w:author="Molly McEvilley" w:date="2020-09-17T10:37:00Z">
        <w:r>
          <w:rPr>
            <w:u w:val="single"/>
          </w:rPr>
          <w:t xml:space="preserve"> and </w:t>
        </w:r>
        <w:r w:rsidRPr="006F366B">
          <w:rPr>
            <w:b/>
            <w:bCs/>
            <w:u w:val="single"/>
          </w:rPr>
          <w:t>MoveInDate</w:t>
        </w:r>
        <w:r>
          <w:rPr>
            <w:u w:val="single"/>
          </w:rPr>
          <w:t xml:space="preserve"> = </w:t>
        </w:r>
        <w:proofErr w:type="spellStart"/>
        <w:r w:rsidRPr="006F366B">
          <w:rPr>
            <w:b/>
            <w:bCs/>
            <w:u w:val="single"/>
          </w:rPr>
          <w:t>CohortStart</w:t>
        </w:r>
      </w:ins>
      <w:proofErr w:type="spellEnd"/>
    </w:p>
    <w:tbl>
      <w:tblPr>
        <w:tblStyle w:val="Style11"/>
        <w:tblW w:w="9355" w:type="dxa"/>
        <w:tblLook w:val="04A0" w:firstRow="1" w:lastRow="0" w:firstColumn="1" w:lastColumn="0" w:noHBand="0" w:noVBand="1"/>
      </w:tblPr>
      <w:tblGrid>
        <w:gridCol w:w="2786"/>
        <w:gridCol w:w="785"/>
        <w:gridCol w:w="3512"/>
        <w:gridCol w:w="2272"/>
      </w:tblGrid>
      <w:tr w:rsidR="00876778" w14:paraId="6E46B633"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786" w:type="dxa"/>
          </w:tcPr>
          <w:p w14:paraId="55A8A0B1" w14:textId="77777777" w:rsidR="00876778" w:rsidRPr="00271EB6" w:rsidRDefault="00876778" w:rsidP="0092505D">
            <w:pPr>
              <w:pStyle w:val="NoSpacing"/>
            </w:pPr>
            <w:r>
              <w:t>Category</w:t>
            </w:r>
          </w:p>
        </w:tc>
        <w:tc>
          <w:tcPr>
            <w:tcW w:w="785" w:type="dxa"/>
          </w:tcPr>
          <w:p w14:paraId="412977F9"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512" w:type="dxa"/>
          </w:tcPr>
          <w:p w14:paraId="6EEC64D8"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2272" w:type="dxa"/>
          </w:tcPr>
          <w:p w14:paraId="7DE5A70E" w14:textId="77777777" w:rsidR="00876778" w:rsidRDefault="00876778"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76778" w:rsidRPr="00271EB6" w14:paraId="00260AAD"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29C8B4F2" w14:textId="77777777" w:rsidR="00876778" w:rsidRPr="00271EB6" w:rsidRDefault="00876778" w:rsidP="0092505D">
            <w:pPr>
              <w:pStyle w:val="NoSpacing"/>
            </w:pPr>
            <w:r w:rsidRPr="00271EB6">
              <w:t>Active in current report period</w:t>
            </w:r>
          </w:p>
        </w:tc>
        <w:tc>
          <w:tcPr>
            <w:tcW w:w="785" w:type="dxa"/>
          </w:tcPr>
          <w:p w14:paraId="13D2697B"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512" w:type="dxa"/>
          </w:tcPr>
          <w:p w14:paraId="0A2544B1" w14:textId="77777777" w:rsidR="00876778" w:rsidRPr="0047665C" w:rsidRDefault="00876778"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2272" w:type="dxa"/>
          </w:tcPr>
          <w:p w14:paraId="52C8E5D5"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76778" w:rsidRPr="00BB785F" w14:paraId="5D3ECB50"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E7450B6" w14:textId="77777777" w:rsidR="00876778" w:rsidRPr="00271EB6" w:rsidRDefault="00876778" w:rsidP="0092505D">
            <w:pPr>
              <w:pStyle w:val="NoSpacing"/>
            </w:pPr>
            <w:r w:rsidRPr="00271EB6">
              <w:t>Active October 31</w:t>
            </w:r>
          </w:p>
        </w:tc>
        <w:tc>
          <w:tcPr>
            <w:tcW w:w="785" w:type="dxa"/>
          </w:tcPr>
          <w:p w14:paraId="5F4922F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512" w:type="dxa"/>
          </w:tcPr>
          <w:p w14:paraId="13D06070"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2272" w:type="dxa"/>
          </w:tcPr>
          <w:p w14:paraId="3C106D53" w14:textId="77777777" w:rsidR="00876778" w:rsidRPr="00BB785F"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47B00BB8"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D0AA4D0" w14:textId="77777777" w:rsidR="00876778" w:rsidRPr="00271EB6" w:rsidRDefault="00876778" w:rsidP="0092505D">
            <w:pPr>
              <w:pStyle w:val="NoSpacing"/>
            </w:pPr>
            <w:r w:rsidRPr="00271EB6">
              <w:t>Active January 31</w:t>
            </w:r>
          </w:p>
        </w:tc>
        <w:tc>
          <w:tcPr>
            <w:tcW w:w="785" w:type="dxa"/>
          </w:tcPr>
          <w:p w14:paraId="2C6196DB"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512" w:type="dxa"/>
          </w:tcPr>
          <w:p w14:paraId="36E51A7D"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2272" w:type="dxa"/>
          </w:tcPr>
          <w:p w14:paraId="0E35F977"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76778" w:rsidRPr="00271EB6" w14:paraId="425680F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47BE623E" w14:textId="77777777" w:rsidR="00876778" w:rsidRPr="00271EB6" w:rsidRDefault="00876778" w:rsidP="0092505D">
            <w:pPr>
              <w:pStyle w:val="NoSpacing"/>
            </w:pPr>
            <w:r w:rsidRPr="00271EB6">
              <w:t>Active April 30</w:t>
            </w:r>
          </w:p>
        </w:tc>
        <w:tc>
          <w:tcPr>
            <w:tcW w:w="785" w:type="dxa"/>
          </w:tcPr>
          <w:p w14:paraId="6DCBBA8A"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512" w:type="dxa"/>
          </w:tcPr>
          <w:p w14:paraId="3BC02E0E" w14:textId="77777777" w:rsidR="00876778"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2272" w:type="dxa"/>
          </w:tcPr>
          <w:p w14:paraId="56B3948B" w14:textId="77777777" w:rsidR="00876778" w:rsidRPr="00271EB6" w:rsidRDefault="00876778"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76778" w:rsidRPr="00271EB6" w14:paraId="75B3ED86"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786" w:type="dxa"/>
          </w:tcPr>
          <w:p w14:paraId="0B9DA5B3" w14:textId="77777777" w:rsidR="00876778" w:rsidRPr="00271EB6" w:rsidRDefault="00876778" w:rsidP="0092505D">
            <w:pPr>
              <w:pStyle w:val="NoSpacing"/>
            </w:pPr>
            <w:r w:rsidRPr="00271EB6">
              <w:t>Active July 31</w:t>
            </w:r>
          </w:p>
        </w:tc>
        <w:tc>
          <w:tcPr>
            <w:tcW w:w="785" w:type="dxa"/>
          </w:tcPr>
          <w:p w14:paraId="39EA7914"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512" w:type="dxa"/>
          </w:tcPr>
          <w:p w14:paraId="7333BED1" w14:textId="77777777" w:rsidR="00876778"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2272" w:type="dxa"/>
          </w:tcPr>
          <w:p w14:paraId="232C4DDD" w14:textId="77777777" w:rsidR="00876778" w:rsidRPr="00271EB6" w:rsidRDefault="00876778"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52F609C8" w14:textId="77777777" w:rsidR="00A93B97" w:rsidRDefault="00A93B97" w:rsidP="0088191A">
      <w:pPr>
        <w:pStyle w:val="Heading3"/>
      </w:pPr>
      <w:r>
        <w:t>Household Type and Population</w:t>
      </w:r>
    </w:p>
    <w:p w14:paraId="49EF5899" w14:textId="06E5832F" w:rsidR="0093545C" w:rsidRDefault="00691A1A" w:rsidP="0093545C">
      <w:pPr>
        <w:rPr>
          <w:ins w:id="1862" w:author="Molly McEvilley" w:date="2020-08-20T07:33:00Z"/>
          <w:rFonts w:cstheme="minorHAnsi"/>
        </w:rPr>
      </w:pPr>
      <w:ins w:id="1863" w:author="Molly McEvilley" w:date="2020-08-20T07:59:00Z">
        <w:r>
          <w:t xml:space="preserve">Generate these counts for each of the </w:t>
        </w:r>
        <w:r>
          <w:rPr>
            <w:rFonts w:cstheme="minorHAnsi"/>
          </w:rPr>
          <w:t>populations and household types listed below where the count is greater than zero based on data for the given project type.</w:t>
        </w:r>
      </w:ins>
    </w:p>
    <w:p w14:paraId="7E26BC1F" w14:textId="77777777" w:rsidR="0093545C" w:rsidRDefault="0093545C" w:rsidP="006F366B">
      <w:pPr>
        <w:rPr>
          <w:ins w:id="1864" w:author="Molly McEvilley" w:date="2020-08-20T07:33:00Z"/>
        </w:rPr>
      </w:pPr>
      <w:ins w:id="1865" w:author="Molly McEvilley" w:date="2020-08-20T07:33:00Z">
        <w:r>
          <w:t xml:space="preserve">The </w:t>
        </w:r>
        <w:r w:rsidRPr="000418B1">
          <w:rPr>
            <w:b/>
            <w:bCs/>
          </w:rPr>
          <w:t>HHType</w:t>
        </w:r>
        <w:r>
          <w:t xml:space="preserve"> column indicates the household types for which the population is relevant.</w:t>
        </w:r>
      </w:ins>
    </w:p>
    <w:p w14:paraId="2F0BE999" w14:textId="77777777" w:rsidR="0093545C" w:rsidRDefault="0093545C" w:rsidP="0093545C">
      <w:pPr>
        <w:pStyle w:val="ListParagraph"/>
        <w:numPr>
          <w:ilvl w:val="0"/>
          <w:numId w:val="16"/>
        </w:numPr>
        <w:rPr>
          <w:ins w:id="1866" w:author="Molly McEvilley" w:date="2020-08-20T07:33:00Z"/>
        </w:rPr>
      </w:pPr>
      <w:ins w:id="1867" w:author="Molly McEvilley" w:date="2020-08-20T07:33:00Z">
        <w:r>
          <w:t>Zero (0) represents a count of all records that meet the criteria, regardless of household type.</w:t>
        </w:r>
      </w:ins>
    </w:p>
    <w:p w14:paraId="770D61A1" w14:textId="77777777" w:rsidR="0093545C" w:rsidRPr="00E32D42" w:rsidRDefault="0093545C" w:rsidP="0093545C">
      <w:pPr>
        <w:pStyle w:val="ListParagraph"/>
        <w:numPr>
          <w:ilvl w:val="0"/>
          <w:numId w:val="16"/>
        </w:numPr>
        <w:rPr>
          <w:ins w:id="1868" w:author="Molly McEvilley" w:date="2020-08-20T07:33:00Z"/>
        </w:rPr>
      </w:pPr>
      <w:ins w:id="1869" w:author="Molly McEvilley" w:date="2020-08-20T07:33: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EB1D14F" w14:textId="7F2F0568" w:rsidR="00F653FB" w:rsidRPr="007F7731" w:rsidDel="00CC15A6" w:rsidRDefault="00B35565" w:rsidP="00B35565">
      <w:pPr>
        <w:rPr>
          <w:del w:id="1870" w:author="Molly McEvilley" w:date="2020-08-06T10:07:00Z"/>
        </w:rPr>
      </w:pPr>
      <w:del w:id="1871" w:author="Molly McEvilley" w:date="2020-08-20T07:33:00Z">
        <w:r w:rsidDel="0093545C">
          <w:delText xml:space="preserve">Generate these counts for each of the </w:delText>
        </w:r>
        <w:r w:rsidRPr="00A6067F" w:rsidDel="0093545C">
          <w:rPr>
            <w:rFonts w:cstheme="minorHAnsi"/>
          </w:rPr>
          <w:delText>following populations</w:delText>
        </w:r>
        <w:r w:rsidDel="0093545C">
          <w:rPr>
            <w:rFonts w:cstheme="minorHAnsi"/>
          </w:rPr>
          <w:delText xml:space="preserve"> and each of the household types listed in the </w:delText>
        </w:r>
        <w:r w:rsidRPr="000B6A31" w:rsidDel="0093545C">
          <w:rPr>
            <w:rFonts w:cstheme="minorHAnsi"/>
            <w:b/>
            <w:bCs/>
          </w:rPr>
          <w:delText>ActiveHHType</w:delText>
        </w:r>
        <w:r w:rsidDel="0093545C">
          <w:rPr>
            <w:rFonts w:cstheme="minorHAnsi"/>
          </w:rPr>
          <w:delText xml:space="preserve"> column</w:delText>
        </w:r>
        <w:r w:rsidR="004873DC" w:rsidDel="0093545C">
          <w:rPr>
            <w:rFonts w:cstheme="minorHAnsi"/>
          </w:rPr>
          <w:delText xml:space="preserve">. </w:delText>
        </w:r>
        <w:r w:rsidDel="0093545C">
          <w:rPr>
            <w:rFonts w:cstheme="minorHAnsi"/>
          </w:rPr>
          <w:delText>Populations for these counts are specific to the relevant project types; criteria are based on tlsa_HHID values.</w:delText>
        </w:r>
      </w:del>
    </w:p>
    <w:tbl>
      <w:tblPr>
        <w:tblStyle w:val="Style11"/>
        <w:tblW w:w="9360" w:type="dxa"/>
        <w:tblLook w:val="04A0" w:firstRow="1" w:lastRow="0" w:firstColumn="1" w:lastColumn="0" w:noHBand="0" w:noVBand="1"/>
      </w:tblPr>
      <w:tblGrid>
        <w:gridCol w:w="642"/>
        <w:gridCol w:w="3223"/>
        <w:gridCol w:w="1890"/>
        <w:gridCol w:w="3605"/>
      </w:tblGrid>
      <w:tr w:rsidR="00B35565" w:rsidRPr="00221967" w14:paraId="7B0D1647"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57322020" w14:textId="77777777" w:rsidR="00B35565" w:rsidRPr="001475A1" w:rsidRDefault="00B35565" w:rsidP="003C4035">
            <w:pPr>
              <w:pStyle w:val="NoSpacing"/>
            </w:pPr>
            <w:r>
              <w:t>ID</w:t>
            </w:r>
          </w:p>
        </w:tc>
        <w:tc>
          <w:tcPr>
            <w:tcW w:w="3223" w:type="dxa"/>
          </w:tcPr>
          <w:p w14:paraId="390759EC"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6A117498" w14:textId="77777777" w:rsidR="00B35565" w:rsidRPr="004C74F2" w:rsidRDefault="00B3556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872" w:author="Molly McEvilley" w:date="2020-08-06T10:08:00Z">
              <w:r w:rsidDel="00CC15A6">
                <w:rPr>
                  <w:bCs w:val="0"/>
                </w:rPr>
                <w:delText>Acti</w:delText>
              </w:r>
            </w:del>
            <w:del w:id="1873" w:author="Molly McEvilley" w:date="2020-08-06T10:07:00Z">
              <w:r w:rsidDel="00CC15A6">
                <w:rPr>
                  <w:bCs w:val="0"/>
                </w:rPr>
                <w:delText>ve</w:delText>
              </w:r>
            </w:del>
            <w:r w:rsidRPr="004C74F2">
              <w:rPr>
                <w:bCs w:val="0"/>
              </w:rPr>
              <w:t>HHType</w:t>
            </w:r>
          </w:p>
        </w:tc>
        <w:tc>
          <w:tcPr>
            <w:tcW w:w="3605" w:type="dxa"/>
          </w:tcPr>
          <w:p w14:paraId="3AB2DE76" w14:textId="77777777" w:rsidR="00B35565" w:rsidRPr="001475A1" w:rsidRDefault="00B35565"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B35565" w:rsidRPr="001475A1" w14:paraId="78A9EB1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01C9196" w14:textId="77777777" w:rsidR="00B35565" w:rsidRPr="001475A1" w:rsidRDefault="00B35565" w:rsidP="003C4035">
            <w:pPr>
              <w:pStyle w:val="NoSpacing"/>
            </w:pPr>
            <w:r w:rsidRPr="00F016B9">
              <w:t>0</w:t>
            </w:r>
          </w:p>
        </w:tc>
        <w:tc>
          <w:tcPr>
            <w:tcW w:w="3223" w:type="dxa"/>
          </w:tcPr>
          <w:p w14:paraId="230A01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51ED6B08"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1C30012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B35565" w:rsidRPr="001475A1" w14:paraId="0EC23A4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ABF592" w14:textId="77777777" w:rsidR="00B35565" w:rsidRPr="001475A1" w:rsidRDefault="00B35565" w:rsidP="003C4035">
            <w:pPr>
              <w:pStyle w:val="NoSpacing"/>
            </w:pPr>
            <w:r w:rsidRPr="00F016B9">
              <w:t>1</w:t>
            </w:r>
          </w:p>
        </w:tc>
        <w:tc>
          <w:tcPr>
            <w:tcW w:w="3223" w:type="dxa"/>
          </w:tcPr>
          <w:p w14:paraId="44F8A866" w14:textId="4A3EC9F6"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12611A0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230A1F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B35565" w:rsidRPr="001475A1" w14:paraId="7EDE617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427C73" w14:textId="77777777" w:rsidR="00B35565" w:rsidRPr="001475A1" w:rsidRDefault="00B35565" w:rsidP="003C4035">
            <w:pPr>
              <w:pStyle w:val="NoSpacing"/>
            </w:pPr>
            <w:r w:rsidRPr="00F016B9">
              <w:t>2</w:t>
            </w:r>
          </w:p>
        </w:tc>
        <w:tc>
          <w:tcPr>
            <w:tcW w:w="3223" w:type="dxa"/>
          </w:tcPr>
          <w:p w14:paraId="2DAD2CA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796090F"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01E665DC"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B35565" w:rsidRPr="001475A1" w14:paraId="0360AB87"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44EFDF0" w14:textId="77777777" w:rsidR="00B35565" w:rsidRPr="001475A1" w:rsidRDefault="00B35565" w:rsidP="003C4035">
            <w:pPr>
              <w:pStyle w:val="NoSpacing"/>
            </w:pPr>
            <w:r w:rsidRPr="00F016B9">
              <w:t>3</w:t>
            </w:r>
          </w:p>
        </w:tc>
        <w:tc>
          <w:tcPr>
            <w:tcW w:w="3223" w:type="dxa"/>
          </w:tcPr>
          <w:p w14:paraId="55709E9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5C815F8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A3B636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B35565" w:rsidRPr="001475A1" w14:paraId="778700B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EA1165D" w14:textId="77777777" w:rsidR="00B35565" w:rsidRPr="001475A1" w:rsidRDefault="00B35565" w:rsidP="003C4035">
            <w:pPr>
              <w:pStyle w:val="NoSpacing"/>
            </w:pPr>
            <w:r w:rsidRPr="00F016B9">
              <w:t>4</w:t>
            </w:r>
          </w:p>
        </w:tc>
        <w:tc>
          <w:tcPr>
            <w:tcW w:w="3223" w:type="dxa"/>
          </w:tcPr>
          <w:p w14:paraId="74E3A9BA"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5CF32A6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7AE5F32" w14:textId="77777777" w:rsidR="00B35565" w:rsidRPr="00A116C0"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B35565" w:rsidRPr="001475A1" w14:paraId="7B32E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1326623" w14:textId="77777777" w:rsidR="00B35565" w:rsidRPr="001475A1" w:rsidRDefault="00B35565" w:rsidP="003C4035">
            <w:pPr>
              <w:pStyle w:val="NoSpacing"/>
            </w:pPr>
            <w:r w:rsidRPr="00F016B9">
              <w:t>5</w:t>
            </w:r>
          </w:p>
        </w:tc>
        <w:tc>
          <w:tcPr>
            <w:tcW w:w="3223" w:type="dxa"/>
          </w:tcPr>
          <w:p w14:paraId="55850C7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6C3C9443"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6B10B66A"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B35565" w:rsidRPr="001475A1" w14:paraId="5CB8DC90"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AA0629" w14:textId="77777777" w:rsidR="00B35565" w:rsidRPr="001475A1" w:rsidRDefault="00B35565" w:rsidP="003C4035">
            <w:pPr>
              <w:pStyle w:val="NoSpacing"/>
            </w:pPr>
            <w:r w:rsidRPr="00F016B9">
              <w:t>6</w:t>
            </w:r>
          </w:p>
        </w:tc>
        <w:tc>
          <w:tcPr>
            <w:tcW w:w="3223" w:type="dxa"/>
          </w:tcPr>
          <w:p w14:paraId="17BB44DD"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064D9054"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68A6A946"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B35565" w:rsidRPr="001475A1" w14:paraId="3EB87181"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F25D00" w14:textId="77777777" w:rsidR="00B35565" w:rsidRPr="001475A1" w:rsidRDefault="00B35565" w:rsidP="003C4035">
            <w:pPr>
              <w:pStyle w:val="NoSpacing"/>
            </w:pPr>
            <w:r w:rsidRPr="00F016B9">
              <w:t>7</w:t>
            </w:r>
          </w:p>
        </w:tc>
        <w:tc>
          <w:tcPr>
            <w:tcW w:w="3223" w:type="dxa"/>
          </w:tcPr>
          <w:p w14:paraId="7EE696EC"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6F38D856"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72D05E24"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B35565" w:rsidRPr="001475A1" w14:paraId="24A79616"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4E74764" w14:textId="77777777" w:rsidR="00B35565" w:rsidRPr="001475A1" w:rsidRDefault="00B35565" w:rsidP="003C4035">
            <w:pPr>
              <w:pStyle w:val="NoSpacing"/>
            </w:pPr>
            <w:r w:rsidRPr="00F016B9">
              <w:t>8</w:t>
            </w:r>
          </w:p>
        </w:tc>
        <w:tc>
          <w:tcPr>
            <w:tcW w:w="3223" w:type="dxa"/>
          </w:tcPr>
          <w:p w14:paraId="77AAA5E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68AAD825"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D32E5D2"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B35565" w:rsidRPr="001475A1" w14:paraId="5F3AB5E2"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C3599F1" w14:textId="77777777" w:rsidR="00B35565" w:rsidRPr="001475A1" w:rsidRDefault="00B35565" w:rsidP="003C4035">
            <w:pPr>
              <w:pStyle w:val="NoSpacing"/>
            </w:pPr>
            <w:r w:rsidRPr="00F016B9">
              <w:t>9</w:t>
            </w:r>
          </w:p>
        </w:tc>
        <w:tc>
          <w:tcPr>
            <w:tcW w:w="3223" w:type="dxa"/>
          </w:tcPr>
          <w:p w14:paraId="3F5F851F"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4E82D68B"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0C6D7C00" w14:textId="77777777" w:rsidR="00B35565" w:rsidRPr="001475A1" w:rsidRDefault="00B3556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B35565" w:rsidRPr="001475A1" w14:paraId="17275D01"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608D8B" w14:textId="77777777" w:rsidR="00B35565" w:rsidRPr="001475A1" w:rsidRDefault="00B35565" w:rsidP="003C4035">
            <w:pPr>
              <w:pStyle w:val="NoSpacing"/>
            </w:pPr>
            <w:r w:rsidRPr="00F016B9">
              <w:t>10</w:t>
            </w:r>
          </w:p>
        </w:tc>
        <w:tc>
          <w:tcPr>
            <w:tcW w:w="3223" w:type="dxa"/>
          </w:tcPr>
          <w:p w14:paraId="152303A9"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7B502F07"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4E290811" w14:textId="77777777" w:rsidR="00B35565" w:rsidRPr="001475A1" w:rsidRDefault="00B3556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C8921C6" w14:textId="7829C44F" w:rsidR="00ED73A4" w:rsidRPr="00655B0F" w:rsidRDefault="00ED73A4" w:rsidP="0088191A">
      <w:pPr>
        <w:pStyle w:val="Heading3"/>
      </w:pPr>
      <w:proofErr w:type="spellStart"/>
      <w:r>
        <w:lastRenderedPageBreak/>
        <w:t>SystemPath</w:t>
      </w:r>
      <w:proofErr w:type="spellEnd"/>
      <w:r>
        <w:t xml:space="preserve"> and </w:t>
      </w:r>
      <w:r w:rsidR="00E12524">
        <w:t>ProjectID</w:t>
      </w:r>
      <w:r w:rsidR="00E12524" w:rsidRPr="00655B0F">
        <w:t xml:space="preserve"> </w:t>
      </w:r>
    </w:p>
    <w:p w14:paraId="74E5BB93" w14:textId="34F61DB0" w:rsidR="00A72C81" w:rsidRPr="00243B41" w:rsidRDefault="00ED73A4" w:rsidP="00ED73A4">
      <w:proofErr w:type="spellStart"/>
      <w:r>
        <w:rPr>
          <w:b/>
        </w:rPr>
        <w:t>SystemPath</w:t>
      </w:r>
      <w:proofErr w:type="spellEnd"/>
      <w:r>
        <w:rPr>
          <w:b/>
        </w:rPr>
        <w:t xml:space="preserve"> </w:t>
      </w:r>
      <w:r>
        <w:t xml:space="preserve">is always -1 </w:t>
      </w:r>
      <w:r w:rsidR="005356F6">
        <w:t xml:space="preserve">and </w:t>
      </w:r>
      <w:r w:rsidR="005356F6" w:rsidRPr="006F7358">
        <w:rPr>
          <w:b/>
        </w:rPr>
        <w:t>ProjectID</w:t>
      </w:r>
      <w:r w:rsidR="005356F6">
        <w:t xml:space="preserve"> is always </w:t>
      </w:r>
      <w:r w:rsidR="00143E83">
        <w:t>NULL</w:t>
      </w:r>
      <w:r w:rsidR="005356F6">
        <w:t xml:space="preserve"> </w:t>
      </w:r>
      <w:r>
        <w:t xml:space="preserve">for </w:t>
      </w:r>
      <w:r w:rsidR="002D289A">
        <w:t>counts of people by project type</w:t>
      </w:r>
      <w:r>
        <w:t>.</w:t>
      </w:r>
    </w:p>
    <w:p w14:paraId="490477BE" w14:textId="50DA96DA" w:rsidR="00EF7071" w:rsidRDefault="00EF7071" w:rsidP="0088191A">
      <w:pPr>
        <w:pStyle w:val="Heading2"/>
      </w:pPr>
      <w:bookmarkStart w:id="1874" w:name="_Toc525229553"/>
      <w:bookmarkStart w:id="1875" w:name="_Toc525229554"/>
      <w:bookmarkStart w:id="1876" w:name="_Toc525229555"/>
      <w:bookmarkStart w:id="1877" w:name="_Toc525229556"/>
      <w:bookmarkStart w:id="1878" w:name="_Toc525229557"/>
      <w:bookmarkStart w:id="1879" w:name="_Toc525229558"/>
      <w:bookmarkStart w:id="1880" w:name="_Toc525229559"/>
      <w:bookmarkStart w:id="1881" w:name="_Toc37849819"/>
      <w:bookmarkStart w:id="1882" w:name="_Toc38030593"/>
      <w:bookmarkEnd w:id="1874"/>
      <w:bookmarkEnd w:id="1875"/>
      <w:bookmarkEnd w:id="1876"/>
      <w:bookmarkEnd w:id="1877"/>
      <w:bookmarkEnd w:id="1878"/>
      <w:bookmarkEnd w:id="1879"/>
      <w:bookmarkEnd w:id="1880"/>
      <w:r>
        <w:t xml:space="preserve">Get Counts of </w:t>
      </w:r>
      <w:r w:rsidR="00D1704F">
        <w:t>Households</w:t>
      </w:r>
      <w:r>
        <w:t xml:space="preserve"> by Project</w:t>
      </w:r>
      <w:bookmarkEnd w:id="1881"/>
      <w:bookmarkEnd w:id="1882"/>
    </w:p>
    <w:p w14:paraId="3FA8086F" w14:textId="0ACE3169"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25BD886B" wp14:editId="14A9E5BA">
                <wp:extent cx="4972050" cy="1005840"/>
                <wp:effectExtent l="0" t="0" r="19050" b="22860"/>
                <wp:docPr id="74485747" name="Group 744857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48"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3273773"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749"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0"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51"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52"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873B07" w14:textId="77777777" w:rsidR="00722600" w:rsidRDefault="00722600" w:rsidP="00F824D6">
                              <w:pPr>
                                <w:pStyle w:val="Style3"/>
                              </w:pPr>
                              <w:r>
                                <w:t>tlsa_CohortDates</w:t>
                              </w:r>
                            </w:p>
                          </w:txbxContent>
                        </wps:txbx>
                        <wps:bodyPr rot="0" vert="horz" wrap="square" lIns="0" tIns="0" rIns="0" bIns="0" anchor="ctr" anchorCtr="0" upright="1">
                          <a:noAutofit/>
                        </wps:bodyPr>
                      </wps:wsp>
                      <wps:wsp>
                        <wps:cNvPr id="74485753"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54" name="Group 49"/>
                        <wpg:cNvGrpSpPr>
                          <a:grpSpLocks/>
                        </wpg:cNvGrpSpPr>
                        <wpg:grpSpPr bwMode="auto">
                          <a:xfrm>
                            <a:off x="1056241" y="1070983"/>
                            <a:ext cx="11905" cy="7809"/>
                            <a:chOff x="1056241" y="1070983"/>
                            <a:chExt cx="11904" cy="7808"/>
                          </a:xfrm>
                        </wpg:grpSpPr>
                        <wps:wsp>
                          <wps:cNvPr id="7448578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F045F2" w14:textId="77777777" w:rsidR="00722600" w:rsidRDefault="00722600" w:rsidP="00F824D6">
                                <w:pPr>
                                  <w:pStyle w:val="Style3"/>
                                </w:pPr>
                                <w:r>
                                  <w:t>tlsa_HHID</w:t>
                                </w:r>
                              </w:p>
                            </w:txbxContent>
                          </wps:txbx>
                          <wps:bodyPr rot="0" vert="horz" wrap="square" lIns="0" tIns="0" rIns="0" bIns="0" anchor="ctr" anchorCtr="0" upright="1">
                            <a:noAutofit/>
                          </wps:bodyPr>
                        </wps:wsp>
                        <wps:wsp>
                          <wps:cNvPr id="7448578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83CEB" w14:textId="77777777" w:rsidR="00722600" w:rsidRDefault="007226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5BD886B" id="Group 74485747" o:spid="_x0000_s153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">
                <v:shape id="AutoShape 16" o:spid="_x0000_s153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" fillcolor="#fce5d6" strokecolor="#f5b183" strokeweight=".5pt">
                  <v:shadow color="black" opacity="0" offset="0,0"/>
                  <v:textbox inset="0,0,0,0">
                    <w:txbxContent>
                      <w:p w14:paraId="73273773" w14:textId="77777777" w:rsidR="00722600" w:rsidRDefault="00722600" w:rsidP="00F824D6">
                        <w:pPr>
                          <w:pStyle w:val="Style3"/>
                        </w:pPr>
                        <w:r>
                          <w:t>lsa_Calculated</w:t>
                        </w:r>
                      </w:p>
                    </w:txbxContent>
                  </v:textbox>
                </v:shape>
                <v:shape id="AutoShape 407" o:spid="_x0000_s153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" fillcolor="#5b9bd5" strokeweight=".5pt">
                  <v:shadow color="black [0]"/>
                  <v:textbox inset="2.88pt,2.88pt,2.88pt,2.88pt"/>
                </v:shape>
                <v:shape id="AutoShape 24" o:spid="_x0000_s153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" fillcolor="#5b9bd5" strokeweight=".5pt">
                  <v:shadow color="black [0]"/>
                  <v:textbox inset="2.88pt,2.88pt,2.88pt,2.88pt"/>
                </v:shape>
                <v:shape id="AutoShape 15" o:spid="_x0000_s153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" strokeweight=".5pt">
                  <v:stroke endarrow="block"/>
                  <v:shadow color="black [0]"/>
                </v:shape>
                <v:shape id="AutoShape 390" o:spid="_x0000_s153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" fillcolor="#ebd7e1" strokecolor="#c285a3" strokeweight=".5pt">
                  <v:shadow color="black" opacity="0" offset="0,0"/>
                  <v:textbox inset="0,0,0,0">
                    <w:txbxContent>
                      <w:p w14:paraId="42873B07" w14:textId="77777777" w:rsidR="00722600" w:rsidRDefault="00722600" w:rsidP="00F824D6">
                        <w:pPr>
                          <w:pStyle w:val="Style3"/>
                        </w:pPr>
                        <w:r>
                          <w:t>tlsa_CohortDates</w:t>
                        </w:r>
                      </w:p>
                    </w:txbxContent>
                  </v:textbox>
                </v:shape>
                <v:shape id="AutoShape 18" o:spid="_x0000_s154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" strokeweight=".5pt">
                  <v:stroke endarrow="block"/>
                  <v:shadow color="black [0]"/>
                </v:shape>
                <v:group id="Group 49" o:spid="_x0000_s154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Ti8D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">
                  <v:shape id="AutoShape 462" o:spid="_x0000_s154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" fillcolor="#ebd7e1" strokecolor="#c285a3" strokeweight=".5pt">
                    <v:shadow color="black" opacity="0" offset="0,0"/>
                    <v:textbox inset="0,0,0,0">
                      <w:txbxContent>
                        <w:p w14:paraId="58F045F2" w14:textId="77777777" w:rsidR="00722600" w:rsidRDefault="00722600" w:rsidP="00F824D6">
                          <w:pPr>
                            <w:pStyle w:val="Style3"/>
                          </w:pPr>
                          <w:r>
                            <w:t>tlsa_HHID</w:t>
                          </w:r>
                        </w:p>
                      </w:txbxContent>
                    </v:textbox>
                  </v:shape>
                  <v:shape id="AutoShape 448" o:spid="_x0000_s154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Jt0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" fillcolor="#dfebf7" strokecolor="#5b9bd5" strokeweight=".5pt">
                    <v:shadow color="black" opacity="0" offset="0,0"/>
                    <v:textbox inset="0,0,0,0">
                      <w:txbxContent>
                        <w:p w14:paraId="14B83CEB" w14:textId="77777777" w:rsidR="00722600" w:rsidRDefault="00722600" w:rsidP="00F824D6">
                          <w:pPr>
                            <w:pStyle w:val="Style3"/>
                          </w:pPr>
                          <w:r>
                            <w:t>hmis_Services</w:t>
                          </w:r>
                        </w:p>
                      </w:txbxContent>
                    </v:textbox>
                  </v:shape>
                </v:group>
                <w10:anchorlock/>
              </v:group>
            </w:pict>
          </mc:Fallback>
        </mc:AlternateContent>
      </w:r>
    </w:p>
    <w:p w14:paraId="7EB88EA7" w14:textId="77777777" w:rsidR="00903D62" w:rsidRDefault="00903D62" w:rsidP="0088191A">
      <w:pPr>
        <w:pStyle w:val="Heading3"/>
      </w:pPr>
      <w:proofErr w:type="spellStart"/>
      <w:r>
        <w:t>ReportRow</w:t>
      </w:r>
      <w:proofErr w:type="spellEnd"/>
      <w:r>
        <w:t>, Universe, ProjectID, and Value</w:t>
      </w:r>
    </w:p>
    <w:p w14:paraId="0945A92A" w14:textId="13290CF5" w:rsidR="00903D62" w:rsidRDefault="00903D62" w:rsidP="00903D62">
      <w:proofErr w:type="spellStart"/>
      <w:r w:rsidRPr="009A701E">
        <w:rPr>
          <w:b/>
        </w:rPr>
        <w:t>ReportRow</w:t>
      </w:r>
      <w:proofErr w:type="spellEnd"/>
      <w:r>
        <w:t xml:space="preserve"> 54 counts households whose members have various characteristics</w:t>
      </w:r>
      <w:r w:rsidR="004873DC">
        <w:t xml:space="preserve">. </w:t>
      </w:r>
    </w:p>
    <w:p w14:paraId="7419D0D9" w14:textId="77777777" w:rsidR="00F23505" w:rsidRPr="009D5B7E" w:rsidRDefault="00F23505" w:rsidP="00F23505">
      <w:pPr>
        <w:rPr>
          <w:ins w:id="1883" w:author="Molly McEvilley" w:date="2020-09-10T10:59:00Z"/>
        </w:rPr>
      </w:pPr>
      <w:ins w:id="1884" w:author="Molly McEvilley" w:date="2020-09-10T10:59: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337D31F0" w14:textId="19ABEFC3" w:rsidR="00B23C61" w:rsidRPr="009D5B7E" w:rsidDel="00F23505" w:rsidRDefault="00B23C61" w:rsidP="00B23C61">
      <w:pPr>
        <w:rPr>
          <w:del w:id="1885" w:author="Molly McEvilley" w:date="2020-09-10T10:59:00Z"/>
        </w:rPr>
      </w:pPr>
      <w:del w:id="1886" w:author="Molly McEvilley" w:date="2020-09-10T10:59:00Z">
        <w:r w:rsidDel="00F23505">
          <w:delText xml:space="preserve">The </w:delText>
        </w:r>
        <w:r w:rsidRPr="00DE6DFA" w:rsidDel="00F23505">
          <w:rPr>
            <w:b/>
          </w:rPr>
          <w:delText>Universe</w:delText>
        </w:r>
        <w:r w:rsidDel="00F23505">
          <w:delText xml:space="preserve"> for project-level counts is 10; </w:delText>
        </w:r>
      </w:del>
      <w:del w:id="1887" w:author="Molly McEvilley" w:date="2020-09-10T10:57:00Z">
        <w:r w:rsidDel="00F23505">
          <w:delText>all project-level counts</w:delText>
        </w:r>
      </w:del>
      <w:del w:id="1888" w:author="Molly McEvilley" w:date="2020-09-10T10:59:00Z">
        <w:r w:rsidDel="00F23505">
          <w:delText xml:space="preserve"> must have a value in the </w:delText>
        </w:r>
        <w:r w:rsidRPr="004C74F2" w:rsidDel="00F23505">
          <w:rPr>
            <w:b/>
          </w:rPr>
          <w:delText>ProjectID</w:delText>
        </w:r>
        <w:r w:rsidDel="00F23505">
          <w:delText xml:space="preserve"> column that matches a record in Project.csv.</w:delText>
        </w:r>
      </w:del>
    </w:p>
    <w:p w14:paraId="53337DC5" w14:textId="20B67844" w:rsidR="00FA09FB" w:rsidRDefault="00903D62" w:rsidP="00FA09FB">
      <w:r w:rsidRPr="00A355EA">
        <w:rPr>
          <w:b/>
        </w:rPr>
        <w:t>Value</w:t>
      </w:r>
      <w:r>
        <w:t xml:space="preserve"> = </w:t>
      </w:r>
      <w:r w:rsidR="00FA09FB">
        <w:t xml:space="preserve">a count of distinct </w:t>
      </w:r>
      <w:r w:rsidR="00FA09FB">
        <w:rPr>
          <w:b/>
        </w:rPr>
        <w:t>HoHID/</w:t>
      </w:r>
      <w:proofErr w:type="spellStart"/>
      <w:r w:rsidR="00BC2F9E">
        <w:rPr>
          <w:b/>
        </w:rPr>
        <w:t>Active</w:t>
      </w:r>
      <w:r w:rsidR="00FA09FB">
        <w:rPr>
          <w:b/>
        </w:rPr>
        <w:t>HHType</w:t>
      </w:r>
      <w:r w:rsidR="00FA09FB" w:rsidRPr="00A005D8">
        <w:rPr>
          <w:iCs/>
        </w:rPr>
        <w:t>s</w:t>
      </w:r>
      <w:proofErr w:type="spellEnd"/>
      <w:r w:rsidR="00FA09FB">
        <w:t xml:space="preserve"> in </w:t>
      </w:r>
      <w:proofErr w:type="spellStart"/>
      <w:r w:rsidR="00BC2F9E">
        <w:t>tlsa</w:t>
      </w:r>
      <w:r w:rsidR="00FC65E4">
        <w:t>_HHID</w:t>
      </w:r>
      <w:proofErr w:type="spellEnd"/>
      <w:r w:rsidR="00FA09FB">
        <w:t xml:space="preserve">, grouped by </w:t>
      </w:r>
      <w:r w:rsidR="00FA09FB" w:rsidRPr="00BC2F9E">
        <w:rPr>
          <w:b/>
          <w:bCs/>
        </w:rPr>
        <w:t>ProjectID</w:t>
      </w:r>
      <w:r w:rsidR="00FA09FB">
        <w:t xml:space="preserve">, with one or more enrollments that meet the criteria for the </w:t>
      </w:r>
      <w:r w:rsidR="00FA09FB" w:rsidRPr="006E2100">
        <w:rPr>
          <w:b/>
        </w:rPr>
        <w:t>Cohort</w:t>
      </w:r>
      <w:r w:rsidR="00FA09FB">
        <w:t xml:space="preserve">, </w:t>
      </w:r>
      <w:r w:rsidR="00FA09FB" w:rsidRPr="006E2100">
        <w:rPr>
          <w:b/>
        </w:rPr>
        <w:t>HHType</w:t>
      </w:r>
      <w:r w:rsidR="00FA09FB">
        <w:t xml:space="preserve">, and </w:t>
      </w:r>
      <w:r w:rsidR="00FA09FB" w:rsidRPr="006E2100">
        <w:rPr>
          <w:b/>
        </w:rPr>
        <w:t>Population</w:t>
      </w:r>
      <w:r w:rsidR="00FA09FB">
        <w:t xml:space="preserve"> for the report row.</w:t>
      </w:r>
    </w:p>
    <w:p w14:paraId="340A00D4" w14:textId="15DCD065" w:rsidR="00024BFB" w:rsidRDefault="00024BFB" w:rsidP="0088191A">
      <w:pPr>
        <w:pStyle w:val="Heading3"/>
      </w:pPr>
      <w:r>
        <w:t>Cohort</w:t>
      </w:r>
    </w:p>
    <w:p w14:paraId="7ECE8A19" w14:textId="60924839" w:rsidR="00024BFB" w:rsidRDefault="00024BFB" w:rsidP="00024BFB">
      <w:r>
        <w:t xml:space="preserve">For each of the date ranges in </w:t>
      </w:r>
      <w:proofErr w:type="spellStart"/>
      <w:r w:rsidR="007B5290">
        <w:t>tlsa_CohortDates</w:t>
      </w:r>
      <w:proofErr w:type="spellEnd"/>
      <w:r>
        <w:t xml:space="preserve">, cohort members include </w:t>
      </w:r>
      <w:r w:rsidR="00677729">
        <w:t>households (</w:t>
      </w:r>
      <w:r>
        <w:t xml:space="preserve">distinct </w:t>
      </w:r>
      <w:r w:rsidR="00677729" w:rsidRPr="0092505D">
        <w:rPr>
          <w:b/>
        </w:rPr>
        <w:t>HoHID</w:t>
      </w:r>
      <w:r w:rsidR="00677729">
        <w:t>/</w:t>
      </w:r>
      <w:proofErr w:type="spellStart"/>
      <w:r w:rsidR="00677729" w:rsidRPr="0092505D">
        <w:rPr>
          <w:b/>
        </w:rPr>
        <w:t>HHType</w:t>
      </w:r>
      <w:r w:rsidR="00677729">
        <w:t>s</w:t>
      </w:r>
      <w:proofErr w:type="spellEnd"/>
      <w:r w:rsidR="00677729">
        <w:t xml:space="preserve">) </w:t>
      </w:r>
      <w:r>
        <w:t xml:space="preserve">in </w:t>
      </w:r>
      <w:r w:rsidR="00F6042F">
        <w:t>tlsa_Household</w:t>
      </w:r>
      <w:r w:rsidR="00583FE7">
        <w:t xml:space="preserve"> where the HoHID has an </w:t>
      </w:r>
      <w:r w:rsidR="00874D19">
        <w:t>active enrollment</w:t>
      </w:r>
      <w:r>
        <w:t xml:space="preserve"> where:</w:t>
      </w:r>
    </w:p>
    <w:p w14:paraId="5494CD0E" w14:textId="77777777" w:rsidR="00024BFB" w:rsidRDefault="00024BFB" w:rsidP="00046859">
      <w:pPr>
        <w:pStyle w:val="ListParagraph"/>
        <w:numPr>
          <w:ilvl w:val="0"/>
          <w:numId w:val="10"/>
        </w:numPr>
      </w:pPr>
      <w:r w:rsidRPr="00BB785F">
        <w:rPr>
          <w:b/>
        </w:rPr>
        <w:t>ProjectType</w:t>
      </w:r>
      <w:r>
        <w:rPr>
          <w:b/>
        </w:rPr>
        <w:t xml:space="preserve"> </w:t>
      </w:r>
      <w:r>
        <w:t>in (1,2,3,8,13); and</w:t>
      </w:r>
    </w:p>
    <w:p w14:paraId="6B8B622F" w14:textId="77777777" w:rsidR="00024BFB" w:rsidRDefault="00024BFB"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D428595" w14:textId="7CFE2461" w:rsidR="00024BFB" w:rsidRDefault="00024BFB"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0B7D2B" w14:textId="12B7F402" w:rsidR="00024BFB" w:rsidRDefault="00024BFB"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54991C19" w14:textId="77777777" w:rsidR="00315CB5" w:rsidRDefault="00315CB5" w:rsidP="00722600">
      <w:pPr>
        <w:pStyle w:val="ListParagraph"/>
        <w:numPr>
          <w:ilvl w:val="0"/>
          <w:numId w:val="10"/>
        </w:numPr>
        <w:rPr>
          <w:ins w:id="1889" w:author="Molly McEvilley" w:date="2020-09-17T10:38:00Z"/>
        </w:rPr>
      </w:pPr>
      <w:ins w:id="1890" w:author="Molly McEvilley" w:date="2020-09-17T10:38:00Z">
        <w:r w:rsidRPr="00BB785F">
          <w:rPr>
            <w:b/>
          </w:rPr>
          <w:t>ExitDate</w:t>
        </w:r>
        <w:r>
          <w:t xml:space="preserve"> is NULL; or </w:t>
        </w:r>
      </w:ins>
    </w:p>
    <w:p w14:paraId="10D7C107" w14:textId="77777777" w:rsidR="00315CB5" w:rsidRPr="00372FA1" w:rsidRDefault="00315CB5" w:rsidP="00722600">
      <w:pPr>
        <w:pStyle w:val="ListParagraph"/>
        <w:numPr>
          <w:ilvl w:val="1"/>
          <w:numId w:val="10"/>
        </w:numPr>
        <w:rPr>
          <w:ins w:id="1891" w:author="Molly McEvilley" w:date="2020-09-17T10:38:00Z"/>
        </w:rPr>
      </w:pPr>
      <w:ins w:id="1892"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014EA22" w14:textId="77777777" w:rsidR="00315CB5" w:rsidRPr="006E2100" w:rsidRDefault="00315CB5" w:rsidP="00315CB5">
      <w:pPr>
        <w:pStyle w:val="ListParagraph"/>
        <w:numPr>
          <w:ilvl w:val="1"/>
          <w:numId w:val="10"/>
        </w:numPr>
        <w:rPr>
          <w:ins w:id="1893" w:author="Molly McEvilley" w:date="2020-09-17T10:38:00Z"/>
        </w:rPr>
      </w:pPr>
      <w:ins w:id="1894"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360" w:type="dxa"/>
        <w:tblLook w:val="04A0" w:firstRow="1" w:lastRow="0" w:firstColumn="1" w:lastColumn="0" w:noHBand="0" w:noVBand="1"/>
      </w:tblPr>
      <w:tblGrid>
        <w:gridCol w:w="3308"/>
        <w:gridCol w:w="899"/>
        <w:gridCol w:w="3305"/>
        <w:gridCol w:w="1848"/>
      </w:tblGrid>
      <w:tr w:rsidR="00024BFB" w14:paraId="0D01EAC3" w14:textId="77777777" w:rsidTr="00874D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54066837" w14:textId="77777777" w:rsidR="00024BFB" w:rsidRPr="00271EB6" w:rsidRDefault="00024BFB" w:rsidP="0092505D">
            <w:pPr>
              <w:pStyle w:val="NoSpacing"/>
            </w:pPr>
            <w:r>
              <w:t>Category</w:t>
            </w:r>
          </w:p>
        </w:tc>
        <w:tc>
          <w:tcPr>
            <w:tcW w:w="901" w:type="dxa"/>
          </w:tcPr>
          <w:p w14:paraId="14D8F195"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61B88E4F"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0385AD9" w14:textId="77777777" w:rsidR="00024BFB" w:rsidRDefault="00024BFB"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24BFB" w:rsidRPr="00271EB6" w14:paraId="09E84FA9"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D97E999" w14:textId="77777777" w:rsidR="00024BFB" w:rsidRPr="00271EB6" w:rsidRDefault="00024BFB" w:rsidP="0092505D">
            <w:pPr>
              <w:pStyle w:val="NoSpacing"/>
            </w:pPr>
            <w:r w:rsidRPr="00271EB6">
              <w:t>Active in current report period</w:t>
            </w:r>
          </w:p>
        </w:tc>
        <w:tc>
          <w:tcPr>
            <w:tcW w:w="901" w:type="dxa"/>
          </w:tcPr>
          <w:p w14:paraId="67E9619F"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7F52F38D" w14:textId="77777777" w:rsidR="00024BFB" w:rsidRPr="0047665C" w:rsidRDefault="00024BFB"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2C566834"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024BFB" w:rsidRPr="00BB785F" w14:paraId="607E8A80"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044C5C9" w14:textId="77777777" w:rsidR="00024BFB" w:rsidRPr="00271EB6" w:rsidRDefault="00024BFB" w:rsidP="0092505D">
            <w:pPr>
              <w:pStyle w:val="NoSpacing"/>
            </w:pPr>
            <w:r w:rsidRPr="00271EB6">
              <w:t>Active October 31</w:t>
            </w:r>
          </w:p>
        </w:tc>
        <w:tc>
          <w:tcPr>
            <w:tcW w:w="901" w:type="dxa"/>
          </w:tcPr>
          <w:p w14:paraId="59647D1F"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7F20E493"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2BEDE532" w14:textId="77777777" w:rsidR="00024BFB" w:rsidRPr="00BB785F"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150F2AF4"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43A72" w14:textId="77777777" w:rsidR="00024BFB" w:rsidRPr="00271EB6" w:rsidRDefault="00024BFB" w:rsidP="0092505D">
            <w:pPr>
              <w:pStyle w:val="NoSpacing"/>
            </w:pPr>
            <w:r w:rsidRPr="00271EB6">
              <w:t>Active January 31</w:t>
            </w:r>
          </w:p>
        </w:tc>
        <w:tc>
          <w:tcPr>
            <w:tcW w:w="901" w:type="dxa"/>
          </w:tcPr>
          <w:p w14:paraId="5E932179"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D77F4C0"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0DF542C5"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024BFB" w:rsidRPr="00271EB6" w14:paraId="7AB28896" w14:textId="77777777" w:rsidTr="00874D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1EF8CA4" w14:textId="77777777" w:rsidR="00024BFB" w:rsidRPr="00271EB6" w:rsidRDefault="00024BFB" w:rsidP="0092505D">
            <w:pPr>
              <w:pStyle w:val="NoSpacing"/>
            </w:pPr>
            <w:r w:rsidRPr="00271EB6">
              <w:t>Active April 30</w:t>
            </w:r>
          </w:p>
        </w:tc>
        <w:tc>
          <w:tcPr>
            <w:tcW w:w="901" w:type="dxa"/>
          </w:tcPr>
          <w:p w14:paraId="5DF31351"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5138FCEB" w14:textId="77777777" w:rsidR="00024BFB"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24BA2D5" w14:textId="77777777" w:rsidR="00024BFB" w:rsidRPr="00271EB6" w:rsidRDefault="00024BFB"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024BFB" w:rsidRPr="00271EB6" w14:paraId="29138E1B" w14:textId="77777777" w:rsidTr="00874D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E2EE013" w14:textId="77777777" w:rsidR="00024BFB" w:rsidRPr="00271EB6" w:rsidRDefault="00024BFB" w:rsidP="0092505D">
            <w:pPr>
              <w:pStyle w:val="NoSpacing"/>
            </w:pPr>
            <w:r w:rsidRPr="00271EB6">
              <w:t>Active July 31</w:t>
            </w:r>
          </w:p>
        </w:tc>
        <w:tc>
          <w:tcPr>
            <w:tcW w:w="901" w:type="dxa"/>
          </w:tcPr>
          <w:p w14:paraId="5756FCDC"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F2F7A75" w14:textId="77777777" w:rsidR="00024BFB"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B79C1FC" w14:textId="77777777" w:rsidR="00024BFB" w:rsidRPr="00271EB6" w:rsidRDefault="00024BFB"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2CAE9BC6" w14:textId="377458EA" w:rsidR="00EF7071" w:rsidRDefault="00EF7071" w:rsidP="0088191A">
      <w:pPr>
        <w:pStyle w:val="Heading3"/>
      </w:pPr>
      <w:r>
        <w:t>Household Type</w:t>
      </w:r>
      <w:r w:rsidR="00B035CF">
        <w:t xml:space="preserve"> </w:t>
      </w:r>
      <w:r>
        <w:t xml:space="preserve">and </w:t>
      </w:r>
      <w:r w:rsidR="00B035CF">
        <w:t>Population</w:t>
      </w:r>
    </w:p>
    <w:p w14:paraId="3D096D05" w14:textId="77777777" w:rsidR="00691A1A" w:rsidRPr="00691A1A" w:rsidRDefault="00691A1A">
      <w:pPr>
        <w:rPr>
          <w:ins w:id="1895" w:author="Molly McEvilley" w:date="2020-08-20T07:59:00Z"/>
        </w:rPr>
        <w:pPrChange w:id="1896" w:author="Molly McEvilley" w:date="2020-08-20T07:59:00Z">
          <w:pPr>
            <w:pStyle w:val="ListParagraph"/>
            <w:numPr>
              <w:numId w:val="83"/>
            </w:numPr>
          </w:pPr>
        </w:pPrChange>
      </w:pPr>
      <w:ins w:id="1897" w:author="Molly McEvilley" w:date="2020-08-20T07:59:00Z">
        <w:r>
          <w:t xml:space="preserve">Generate these counts for each of the </w:t>
        </w:r>
        <w:r w:rsidRPr="00691A1A">
          <w:t>populations and household types listed below where the count is greater than zero based on data for the given project.</w:t>
        </w:r>
      </w:ins>
    </w:p>
    <w:p w14:paraId="53E844CC" w14:textId="77777777" w:rsidR="0093545C" w:rsidRDefault="0093545C">
      <w:pPr>
        <w:rPr>
          <w:ins w:id="1898" w:author="Molly McEvilley" w:date="2020-08-20T07:32:00Z"/>
        </w:rPr>
        <w:pPrChange w:id="1899" w:author="Molly McEvilley" w:date="2020-08-20T08:03:00Z">
          <w:pPr>
            <w:pStyle w:val="ListParagraph"/>
            <w:numPr>
              <w:numId w:val="83"/>
            </w:numPr>
          </w:pPr>
        </w:pPrChange>
      </w:pPr>
      <w:ins w:id="1900" w:author="Molly McEvilley" w:date="2020-08-20T07:32:00Z">
        <w:r>
          <w:t xml:space="preserve">The </w:t>
        </w:r>
        <w:r w:rsidRPr="000418B1">
          <w:rPr>
            <w:b/>
            <w:bCs/>
          </w:rPr>
          <w:t>HHType</w:t>
        </w:r>
        <w:r>
          <w:t xml:space="preserve"> column indicates the household types for which the population is relevant.</w:t>
        </w:r>
      </w:ins>
    </w:p>
    <w:p w14:paraId="10A41C35" w14:textId="77777777" w:rsidR="0093545C" w:rsidRDefault="0093545C" w:rsidP="005357DE">
      <w:pPr>
        <w:pStyle w:val="ListParagraph"/>
        <w:numPr>
          <w:ilvl w:val="0"/>
          <w:numId w:val="16"/>
        </w:numPr>
        <w:rPr>
          <w:ins w:id="1901" w:author="Molly McEvilley" w:date="2020-08-20T07:32:00Z"/>
        </w:rPr>
      </w:pPr>
      <w:ins w:id="1902" w:author="Molly McEvilley" w:date="2020-08-20T07:32:00Z">
        <w:r>
          <w:t>Zero (0) represents a count of all records that meet the criteria, regardless of household type.</w:t>
        </w:r>
      </w:ins>
    </w:p>
    <w:p w14:paraId="02DAC56B" w14:textId="77777777" w:rsidR="0093545C" w:rsidRPr="00E32D42" w:rsidRDefault="0093545C" w:rsidP="0093545C">
      <w:pPr>
        <w:pStyle w:val="ListParagraph"/>
        <w:numPr>
          <w:ilvl w:val="0"/>
          <w:numId w:val="16"/>
        </w:numPr>
        <w:rPr>
          <w:ins w:id="1903" w:author="Molly McEvilley" w:date="2020-08-20T07:32:00Z"/>
        </w:rPr>
      </w:pPr>
      <w:ins w:id="1904" w:author="Molly McEvilley" w:date="2020-08-20T07:32: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2687"/>
        <w:gridCol w:w="1722"/>
        <w:gridCol w:w="4309"/>
      </w:tblGrid>
      <w:tr w:rsidR="00A71787" w:rsidRPr="00221967" w14:paraId="3BEA110F" w14:textId="77777777" w:rsidTr="00A71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2350B242" w14:textId="77777777" w:rsidR="00A71787" w:rsidRPr="001475A1" w:rsidRDefault="00A71787" w:rsidP="003C4035">
            <w:pPr>
              <w:pStyle w:val="NoSpacing"/>
            </w:pPr>
            <w:r>
              <w:lastRenderedPageBreak/>
              <w:t>ID</w:t>
            </w:r>
          </w:p>
        </w:tc>
        <w:tc>
          <w:tcPr>
            <w:tcW w:w="2687" w:type="dxa"/>
          </w:tcPr>
          <w:p w14:paraId="69D346B2"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722" w:type="dxa"/>
          </w:tcPr>
          <w:p w14:paraId="694C07C2" w14:textId="77777777" w:rsidR="00A71787" w:rsidRPr="004C74F2" w:rsidRDefault="00A71787"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905" w:author="Molly McEvilley" w:date="2020-08-06T10:08:00Z">
              <w:r w:rsidDel="00CC15A6">
                <w:rPr>
                  <w:bCs w:val="0"/>
                </w:rPr>
                <w:delText>Active</w:delText>
              </w:r>
            </w:del>
            <w:r w:rsidRPr="004C74F2">
              <w:rPr>
                <w:bCs w:val="0"/>
              </w:rPr>
              <w:t>HHType</w:t>
            </w:r>
          </w:p>
        </w:tc>
        <w:tc>
          <w:tcPr>
            <w:tcW w:w="4309" w:type="dxa"/>
          </w:tcPr>
          <w:p w14:paraId="24D2894D" w14:textId="77777777" w:rsidR="00A71787" w:rsidRPr="001475A1" w:rsidRDefault="00A71787"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71787" w:rsidRPr="001475A1" w14:paraId="31DBA43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D9D4E3C" w14:textId="77777777" w:rsidR="00A71787" w:rsidRPr="001475A1" w:rsidRDefault="00A71787" w:rsidP="003C4035">
            <w:pPr>
              <w:pStyle w:val="NoSpacing"/>
            </w:pPr>
            <w:r w:rsidRPr="00F016B9">
              <w:t>0</w:t>
            </w:r>
          </w:p>
        </w:tc>
        <w:tc>
          <w:tcPr>
            <w:tcW w:w="2687" w:type="dxa"/>
          </w:tcPr>
          <w:p w14:paraId="36CF08D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722" w:type="dxa"/>
          </w:tcPr>
          <w:p w14:paraId="3F93376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09" w:type="dxa"/>
          </w:tcPr>
          <w:p w14:paraId="0DC0A08B"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71787" w:rsidRPr="001475A1" w14:paraId="15564134"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2381398" w14:textId="77777777" w:rsidR="00A71787" w:rsidRPr="001475A1" w:rsidRDefault="00A71787" w:rsidP="003C4035">
            <w:pPr>
              <w:pStyle w:val="NoSpacing"/>
            </w:pPr>
            <w:r w:rsidRPr="00F016B9">
              <w:t>1</w:t>
            </w:r>
          </w:p>
        </w:tc>
        <w:tc>
          <w:tcPr>
            <w:tcW w:w="2687" w:type="dxa"/>
          </w:tcPr>
          <w:p w14:paraId="4C5495D8" w14:textId="7B803D98"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722" w:type="dxa"/>
          </w:tcPr>
          <w:p w14:paraId="640561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09" w:type="dxa"/>
          </w:tcPr>
          <w:p w14:paraId="3D738F8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71787" w:rsidRPr="001475A1" w14:paraId="63000887"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91037D7" w14:textId="77777777" w:rsidR="00A71787" w:rsidRPr="001475A1" w:rsidRDefault="00A71787" w:rsidP="003C4035">
            <w:pPr>
              <w:pStyle w:val="NoSpacing"/>
            </w:pPr>
            <w:r w:rsidRPr="00F016B9">
              <w:t>2</w:t>
            </w:r>
          </w:p>
        </w:tc>
        <w:tc>
          <w:tcPr>
            <w:tcW w:w="2687" w:type="dxa"/>
          </w:tcPr>
          <w:p w14:paraId="6E3B05A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722" w:type="dxa"/>
          </w:tcPr>
          <w:p w14:paraId="69559E2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4A04191"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71787" w:rsidRPr="001475A1" w14:paraId="221DC66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3540D5F" w14:textId="77777777" w:rsidR="00A71787" w:rsidRPr="001475A1" w:rsidRDefault="00A71787" w:rsidP="003C4035">
            <w:pPr>
              <w:pStyle w:val="NoSpacing"/>
            </w:pPr>
            <w:r w:rsidRPr="00F016B9">
              <w:t>3</w:t>
            </w:r>
          </w:p>
        </w:tc>
        <w:tc>
          <w:tcPr>
            <w:tcW w:w="2687" w:type="dxa"/>
          </w:tcPr>
          <w:p w14:paraId="1A919F5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722" w:type="dxa"/>
          </w:tcPr>
          <w:p w14:paraId="5F99F443"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4309" w:type="dxa"/>
          </w:tcPr>
          <w:p w14:paraId="303CA8A0"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71787" w:rsidRPr="001475A1" w14:paraId="14A72183"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B5089A5" w14:textId="77777777" w:rsidR="00A71787" w:rsidRPr="001475A1" w:rsidRDefault="00A71787" w:rsidP="003C4035">
            <w:pPr>
              <w:pStyle w:val="NoSpacing"/>
            </w:pPr>
            <w:r w:rsidRPr="00F016B9">
              <w:t>4</w:t>
            </w:r>
          </w:p>
        </w:tc>
        <w:tc>
          <w:tcPr>
            <w:tcW w:w="2687" w:type="dxa"/>
          </w:tcPr>
          <w:p w14:paraId="0BBD7C4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722" w:type="dxa"/>
          </w:tcPr>
          <w:p w14:paraId="7F564519"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2BA5D9F4" w14:textId="77777777" w:rsidR="00A71787" w:rsidRPr="00A116C0"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71787" w:rsidRPr="001475A1" w14:paraId="0FA1834D"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ABD5715" w14:textId="77777777" w:rsidR="00A71787" w:rsidRPr="001475A1" w:rsidRDefault="00A71787" w:rsidP="003C4035">
            <w:pPr>
              <w:pStyle w:val="NoSpacing"/>
            </w:pPr>
            <w:r w:rsidRPr="00F016B9">
              <w:t>5</w:t>
            </w:r>
          </w:p>
        </w:tc>
        <w:tc>
          <w:tcPr>
            <w:tcW w:w="2687" w:type="dxa"/>
          </w:tcPr>
          <w:p w14:paraId="7CC2BF2E"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722" w:type="dxa"/>
          </w:tcPr>
          <w:p w14:paraId="562D3FE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20F91B8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9C7C6D" w:rsidRPr="001475A1" w14:paraId="47FA5A3E" w14:textId="77777777" w:rsidTr="00A71787">
        <w:trPr>
          <w:cnfStyle w:val="000000100000" w:firstRow="0" w:lastRow="0" w:firstColumn="0" w:lastColumn="0" w:oddVBand="0" w:evenVBand="0" w:oddHBand="1" w:evenHBand="0" w:firstRowFirstColumn="0" w:firstRowLastColumn="0" w:lastRowFirstColumn="0" w:lastRowLastColumn="0"/>
          <w:cantSplit/>
          <w:trHeight w:val="216"/>
          <w:ins w:id="1906" w:author="Molly McEvilley" w:date="2020-08-13T09:48:00Z"/>
        </w:trPr>
        <w:tc>
          <w:tcPr>
            <w:cnfStyle w:val="001000000000" w:firstRow="0" w:lastRow="0" w:firstColumn="1" w:lastColumn="0" w:oddVBand="0" w:evenVBand="0" w:oddHBand="0" w:evenHBand="0" w:firstRowFirstColumn="0" w:firstRowLastColumn="0" w:lastRowFirstColumn="0" w:lastRowLastColumn="0"/>
            <w:tcW w:w="642" w:type="dxa"/>
          </w:tcPr>
          <w:p w14:paraId="525DC406" w14:textId="79BCB326" w:rsidR="009C7C6D" w:rsidRPr="00F016B9" w:rsidRDefault="009C7C6D" w:rsidP="009C7C6D">
            <w:pPr>
              <w:pStyle w:val="NoSpacing"/>
              <w:rPr>
                <w:ins w:id="1907" w:author="Molly McEvilley" w:date="2020-08-13T09:48:00Z"/>
              </w:rPr>
            </w:pPr>
            <w:ins w:id="1908" w:author="Molly McEvilley" w:date="2020-08-13T09:48:00Z">
              <w:r w:rsidRPr="00F016B9">
                <w:t>6</w:t>
              </w:r>
            </w:ins>
          </w:p>
        </w:tc>
        <w:tc>
          <w:tcPr>
            <w:tcW w:w="2687" w:type="dxa"/>
          </w:tcPr>
          <w:p w14:paraId="723600D4" w14:textId="5731B556" w:rsidR="009C7C6D" w:rsidRPr="00F016B9"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09" w:author="Molly McEvilley" w:date="2020-08-13T09:48:00Z"/>
              </w:rPr>
            </w:pPr>
            <w:ins w:id="1910" w:author="Molly McEvilley" w:date="2020-08-13T09:48:00Z">
              <w:r w:rsidRPr="00F016B9">
                <w:t>Chronically Homeless Adult/HoH</w:t>
              </w:r>
            </w:ins>
          </w:p>
        </w:tc>
        <w:tc>
          <w:tcPr>
            <w:tcW w:w="1722" w:type="dxa"/>
          </w:tcPr>
          <w:p w14:paraId="1CCABF60" w14:textId="290679E3" w:rsidR="009C7C6D"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11" w:author="Molly McEvilley" w:date="2020-08-13T09:48:00Z"/>
              </w:rPr>
            </w:pPr>
            <w:ins w:id="1912" w:author="Molly McEvilley" w:date="2020-08-13T09:48:00Z">
              <w:r>
                <w:t>0,1,2,3,99</w:t>
              </w:r>
            </w:ins>
          </w:p>
        </w:tc>
        <w:tc>
          <w:tcPr>
            <w:tcW w:w="4309" w:type="dxa"/>
          </w:tcPr>
          <w:p w14:paraId="291C912E" w14:textId="787EC48A" w:rsidR="009C7C6D" w:rsidRPr="004C74F2" w:rsidRDefault="009C7C6D" w:rsidP="009C7C6D">
            <w:pPr>
              <w:pStyle w:val="NoSpacing"/>
              <w:cnfStyle w:val="000000100000" w:firstRow="0" w:lastRow="0" w:firstColumn="0" w:lastColumn="0" w:oddVBand="0" w:evenVBand="0" w:oddHBand="1" w:evenHBand="0" w:firstRowFirstColumn="0" w:firstRowLastColumn="0" w:lastRowFirstColumn="0" w:lastRowLastColumn="0"/>
              <w:rPr>
                <w:ins w:id="1913" w:author="Molly McEvilley" w:date="2020-08-13T09:48:00Z"/>
                <w:b/>
              </w:rPr>
            </w:pPr>
            <w:proofErr w:type="spellStart"/>
            <w:ins w:id="1914" w:author="Molly McEvilley" w:date="2020-08-13T09:48:00Z">
              <w:r w:rsidRPr="004C74F2">
                <w:rPr>
                  <w:b/>
                </w:rPr>
                <w:t>HHChronic</w:t>
              </w:r>
              <w:proofErr w:type="spellEnd"/>
              <w:r>
                <w:t xml:space="preserve"> = 1</w:t>
              </w:r>
            </w:ins>
          </w:p>
        </w:tc>
      </w:tr>
      <w:tr w:rsidR="00A71787" w:rsidRPr="001475A1" w14:paraId="71A9AFB9"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CBE21F5" w14:textId="77777777" w:rsidR="00A71787" w:rsidRPr="001475A1" w:rsidRDefault="00A71787" w:rsidP="003C4035">
            <w:pPr>
              <w:pStyle w:val="NoSpacing"/>
            </w:pPr>
            <w:r w:rsidRPr="00F016B9">
              <w:t>7</w:t>
            </w:r>
          </w:p>
        </w:tc>
        <w:tc>
          <w:tcPr>
            <w:tcW w:w="2687" w:type="dxa"/>
          </w:tcPr>
          <w:p w14:paraId="2529BEF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722" w:type="dxa"/>
          </w:tcPr>
          <w:p w14:paraId="4D911461"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09" w:type="dxa"/>
          </w:tcPr>
          <w:p w14:paraId="51C79B9D"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71787" w:rsidRPr="001475A1" w14:paraId="0E0FC192"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15C7364F" w14:textId="77777777" w:rsidR="00A71787" w:rsidRPr="001475A1" w:rsidRDefault="00A71787" w:rsidP="003C4035">
            <w:pPr>
              <w:pStyle w:val="NoSpacing"/>
            </w:pPr>
            <w:r w:rsidRPr="00F016B9">
              <w:t>8</w:t>
            </w:r>
          </w:p>
        </w:tc>
        <w:tc>
          <w:tcPr>
            <w:tcW w:w="2687" w:type="dxa"/>
          </w:tcPr>
          <w:p w14:paraId="167B2FF8"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722" w:type="dxa"/>
          </w:tcPr>
          <w:p w14:paraId="0EEC0A9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09" w:type="dxa"/>
          </w:tcPr>
          <w:p w14:paraId="105E55D7"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71787" w:rsidRPr="001475A1" w14:paraId="4BC75BB3" w14:textId="77777777" w:rsidTr="00A71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D81B4D1" w14:textId="77777777" w:rsidR="00A71787" w:rsidRPr="001475A1" w:rsidRDefault="00A71787" w:rsidP="003C4035">
            <w:pPr>
              <w:pStyle w:val="NoSpacing"/>
            </w:pPr>
            <w:r w:rsidRPr="00F016B9">
              <w:t>9</w:t>
            </w:r>
          </w:p>
        </w:tc>
        <w:tc>
          <w:tcPr>
            <w:tcW w:w="2687" w:type="dxa"/>
          </w:tcPr>
          <w:p w14:paraId="440260EF"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722" w:type="dxa"/>
          </w:tcPr>
          <w:p w14:paraId="2A4D94B5"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4309" w:type="dxa"/>
          </w:tcPr>
          <w:p w14:paraId="7D4E9C19" w14:textId="77777777" w:rsidR="00A71787" w:rsidRPr="001475A1" w:rsidRDefault="00A71787"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71787" w:rsidRPr="001475A1" w14:paraId="1FEF3E4A" w14:textId="77777777" w:rsidTr="00A7178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A15BC2B" w14:textId="77777777" w:rsidR="00A71787" w:rsidRPr="001475A1" w:rsidRDefault="00A71787" w:rsidP="003C4035">
            <w:pPr>
              <w:pStyle w:val="NoSpacing"/>
            </w:pPr>
            <w:r w:rsidRPr="00F016B9">
              <w:t>10</w:t>
            </w:r>
          </w:p>
        </w:tc>
        <w:tc>
          <w:tcPr>
            <w:tcW w:w="2687" w:type="dxa"/>
          </w:tcPr>
          <w:p w14:paraId="6EE084CD"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722" w:type="dxa"/>
          </w:tcPr>
          <w:p w14:paraId="36539BBE"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4309" w:type="dxa"/>
          </w:tcPr>
          <w:p w14:paraId="408A97D3" w14:textId="77777777" w:rsidR="00A71787" w:rsidRPr="001475A1" w:rsidRDefault="00A71787"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51B0D76A" w14:textId="2EB6DF69" w:rsidR="00EF7071" w:rsidRPr="00655B0F" w:rsidRDefault="00EF7071" w:rsidP="0088191A">
      <w:pPr>
        <w:pStyle w:val="Heading3"/>
      </w:pPr>
      <w:proofErr w:type="spellStart"/>
      <w:r>
        <w:t>SystemPath</w:t>
      </w:r>
      <w:proofErr w:type="spellEnd"/>
      <w:r>
        <w:t xml:space="preserve"> </w:t>
      </w:r>
    </w:p>
    <w:p w14:paraId="0844D627" w14:textId="38A586DA" w:rsidR="00EF7071" w:rsidRPr="00243B41" w:rsidRDefault="00EF7071" w:rsidP="00EF7071">
      <w:proofErr w:type="spellStart"/>
      <w:r>
        <w:rPr>
          <w:b/>
        </w:rPr>
        <w:t>SystemPath</w:t>
      </w:r>
      <w:proofErr w:type="spellEnd"/>
      <w:r>
        <w:rPr>
          <w:b/>
        </w:rPr>
        <w:t xml:space="preserve"> </w:t>
      </w:r>
      <w:r>
        <w:t xml:space="preserve">is always -1 for </w:t>
      </w:r>
      <w:r w:rsidR="007F3766">
        <w:t>counts of households by project</w:t>
      </w:r>
      <w:r>
        <w:t>.</w:t>
      </w:r>
    </w:p>
    <w:p w14:paraId="27A0559D" w14:textId="60EE5091" w:rsidR="00EF7071" w:rsidRDefault="00EF7071" w:rsidP="0088191A">
      <w:pPr>
        <w:pStyle w:val="Heading2"/>
      </w:pPr>
      <w:bookmarkStart w:id="1915" w:name="_Toc525229585"/>
      <w:bookmarkStart w:id="1916" w:name="_Toc525229586"/>
      <w:bookmarkStart w:id="1917" w:name="_Toc525229587"/>
      <w:bookmarkStart w:id="1918" w:name="_Toc525229588"/>
      <w:bookmarkStart w:id="1919" w:name="_Toc525229589"/>
      <w:bookmarkStart w:id="1920" w:name="_Toc525229590"/>
      <w:bookmarkStart w:id="1921" w:name="_Toc525229591"/>
      <w:bookmarkStart w:id="1922" w:name="_Toc37849820"/>
      <w:bookmarkStart w:id="1923" w:name="_Toc38030594"/>
      <w:bookmarkEnd w:id="1915"/>
      <w:bookmarkEnd w:id="1916"/>
      <w:bookmarkEnd w:id="1917"/>
      <w:bookmarkEnd w:id="1918"/>
      <w:bookmarkEnd w:id="1919"/>
      <w:bookmarkEnd w:id="1920"/>
      <w:bookmarkEnd w:id="1921"/>
      <w:r>
        <w:t xml:space="preserve">Get Counts of </w:t>
      </w:r>
      <w:r w:rsidR="006B71E5">
        <w:t>Households</w:t>
      </w:r>
      <w:r>
        <w:t xml:space="preserve"> by Project Type</w:t>
      </w:r>
      <w:bookmarkEnd w:id="1922"/>
      <w:bookmarkEnd w:id="1923"/>
    </w:p>
    <w:p w14:paraId="39EC7480"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3E2EAA" wp14:editId="4F90F345">
                <wp:extent cx="4972050" cy="1005840"/>
                <wp:effectExtent l="0" t="0" r="19050" b="22860"/>
                <wp:docPr id="74485790" name="Group 7448579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72050" cy="1005840"/>
                          <a:chOff x="1036934" y="1069582"/>
                          <a:chExt cx="49718" cy="10058"/>
                        </a:xfrm>
                      </wpg:grpSpPr>
                      <wps:wsp>
                        <wps:cNvPr id="74485791" name="AutoShape 16"/>
                        <wps:cNvSpPr>
                          <a:spLocks noChangeArrowheads="1"/>
                        </wps:cNvSpPr>
                        <wps:spPr bwMode="auto">
                          <a:xfrm>
                            <a:off x="1074748" y="1073536"/>
                            <a:ext cx="11905" cy="270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E97F7D"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792" name="AutoShape 407"/>
                        <wps:cNvSpPr>
                          <a:spLocks/>
                        </wps:cNvSpPr>
                        <wps:spPr bwMode="auto">
                          <a:xfrm flipV="1">
                            <a:off x="1055341"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3" name="AutoShape 24"/>
                        <wps:cNvSpPr>
                          <a:spLocks/>
                        </wps:cNvSpPr>
                        <wps:spPr bwMode="auto">
                          <a:xfrm flipH="1" flipV="1">
                            <a:off x="1066745" y="1069582"/>
                            <a:ext cx="2401" cy="10058"/>
                          </a:xfrm>
                          <a:prstGeom prst="leftBracket">
                            <a:avLst>
                              <a:gd name="adj" fmla="val 34909"/>
                            </a:avLst>
                          </a:prstGeom>
                          <a:noFill/>
                          <a:ln w="6350">
                            <a:solidFill>
                              <a:srgbClr val="00000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94" name="AutoShape 15"/>
                        <wps:cNvCnPr>
                          <a:cxnSpLocks noChangeShapeType="1"/>
                        </wps:cNvCnPr>
                        <wps:spPr bwMode="auto">
                          <a:xfrm>
                            <a:off x="1069146"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95" name="AutoShape 390"/>
                        <wps:cNvSpPr>
                          <a:spLocks noChangeArrowheads="1"/>
                        </wps:cNvSpPr>
                        <wps:spPr bwMode="auto">
                          <a:xfrm>
                            <a:off x="1036934" y="1073536"/>
                            <a:ext cx="12805"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CCC9DC" w14:textId="77777777" w:rsidR="00722600" w:rsidRDefault="00722600" w:rsidP="00F824D6">
                              <w:pPr>
                                <w:pStyle w:val="Style3"/>
                              </w:pPr>
                              <w:r>
                                <w:t>tlsa_CohortDates</w:t>
                              </w:r>
                            </w:p>
                          </w:txbxContent>
                        </wps:txbx>
                        <wps:bodyPr rot="0" vert="horz" wrap="square" lIns="0" tIns="0" rIns="0" bIns="0" anchor="ctr" anchorCtr="0" upright="1">
                          <a:noAutofit/>
                        </wps:bodyPr>
                      </wps:wsp>
                      <wps:wsp>
                        <wps:cNvPr id="74485796" name="AutoShape 18"/>
                        <wps:cNvCnPr>
                          <a:cxnSpLocks noChangeShapeType="1"/>
                        </wps:cNvCnPr>
                        <wps:spPr bwMode="auto">
                          <a:xfrm>
                            <a:off x="1049739" y="1074837"/>
                            <a:ext cx="5602" cy="100"/>
                          </a:xfrm>
                          <a:prstGeom prst="straightConnector1">
                            <a:avLst/>
                          </a:prstGeom>
                          <a:noFill/>
                          <a:ln w="6350">
                            <a:solidFill>
                              <a:srgbClr val="00000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97" name="Group 49"/>
                        <wpg:cNvGrpSpPr>
                          <a:grpSpLocks/>
                        </wpg:cNvGrpSpPr>
                        <wpg:grpSpPr bwMode="auto">
                          <a:xfrm>
                            <a:off x="1056241" y="1070983"/>
                            <a:ext cx="11905" cy="7809"/>
                            <a:chOff x="1056241" y="1070983"/>
                            <a:chExt cx="11904" cy="7808"/>
                          </a:xfrm>
                        </wpg:grpSpPr>
                        <wps:wsp>
                          <wps:cNvPr id="74485798" name="AutoShape 462"/>
                          <wps:cNvSpPr>
                            <a:spLocks noChangeArrowheads="1"/>
                          </wps:cNvSpPr>
                          <wps:spPr bwMode="auto">
                            <a:xfrm>
                              <a:off x="1056242" y="1070983"/>
                              <a:ext cx="11904" cy="270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68C287" w14:textId="77777777" w:rsidR="00722600" w:rsidRDefault="00722600" w:rsidP="00F824D6">
                                <w:pPr>
                                  <w:pStyle w:val="Style3"/>
                                </w:pPr>
                                <w:r>
                                  <w:t>tlsa_HHID</w:t>
                                </w:r>
                              </w:p>
                            </w:txbxContent>
                          </wps:txbx>
                          <wps:bodyPr rot="0" vert="horz" wrap="square" lIns="0" tIns="0" rIns="0" bIns="0" anchor="ctr" anchorCtr="0" upright="1">
                            <a:noAutofit/>
                          </wps:bodyPr>
                        </wps:wsp>
                        <wps:wsp>
                          <wps:cNvPr id="74485799" name="AutoShape 448"/>
                          <wps:cNvSpPr>
                            <a:spLocks noChangeArrowheads="1"/>
                          </wps:cNvSpPr>
                          <wps:spPr bwMode="auto">
                            <a:xfrm>
                              <a:off x="1056241" y="1075187"/>
                              <a:ext cx="11905" cy="360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BAB6F" w14:textId="77777777" w:rsidR="00722600" w:rsidRDefault="007226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3F3E2EAA" id="Group 74485790" o:spid="_x0000_s1544" style="width:391.5pt;height:79.2pt;mso-position-horizontal-relative:char;mso-position-vertical-relative:line" coordorigin="10369,10695" coordsize="49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">
                <v:shape id="AutoShape 16" o:spid="_x0000_s1545" type="#_x0000_t114" style="position:absolute;left:10747;top:1073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" fillcolor="#fce5d6" strokecolor="#f5b183" strokeweight=".5pt">
                  <v:shadow color="black" opacity="0" offset="0,0"/>
                  <v:textbox inset="0,0,0,0">
                    <w:txbxContent>
                      <w:p w14:paraId="54E97F7D" w14:textId="77777777" w:rsidR="00722600" w:rsidRDefault="00722600" w:rsidP="00F824D6">
                        <w:pPr>
                          <w:pStyle w:val="Style3"/>
                        </w:pPr>
                        <w:r>
                          <w:t>lsa_Calculated</w:t>
                        </w:r>
                      </w:p>
                    </w:txbxContent>
                  </v:textbox>
                </v:shape>
                <v:shape id="AutoShape 407" o:spid="_x0000_s1546" type="#_x0000_t85" style="position:absolute;left:10553;top:10695;width:24;height:10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" fillcolor="#5b9bd5" strokeweight=".5pt">
                  <v:shadow color="black [0]"/>
                  <v:textbox inset="2.88pt,2.88pt,2.88pt,2.88pt"/>
                </v:shape>
                <v:shape id="AutoShape 24" o:spid="_x0000_s1547" type="#_x0000_t85" style="position:absolute;left:10667;top:10695;width:24;height:10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" fillcolor="#5b9bd5" strokeweight=".5pt">
                  <v:shadow color="black [0]"/>
                  <v:textbox inset="2.88pt,2.88pt,2.88pt,2.88pt"/>
                </v:shape>
                <v:shape id="AutoShape 15" o:spid="_x0000_s1548" type="#_x0000_t32" style="position:absolute;left:10691;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" strokeweight=".5pt">
                  <v:stroke endarrow="block"/>
                  <v:shadow color="black [0]"/>
                </v:shape>
                <v:shape id="AutoShape 390" o:spid="_x0000_s1549" type="#_x0000_t113" style="position:absolute;left:10369;top:107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" fillcolor="#ebd7e1" strokecolor="#c285a3" strokeweight=".5pt">
                  <v:shadow color="black" opacity="0" offset="0,0"/>
                  <v:textbox inset="0,0,0,0">
                    <w:txbxContent>
                      <w:p w14:paraId="1CCCC9DC" w14:textId="77777777" w:rsidR="00722600" w:rsidRDefault="00722600" w:rsidP="00F824D6">
                        <w:pPr>
                          <w:pStyle w:val="Style3"/>
                        </w:pPr>
                        <w:r>
                          <w:t>tlsa_CohortDates</w:t>
                        </w:r>
                      </w:p>
                    </w:txbxContent>
                  </v:textbox>
                </v:shape>
                <v:shape id="AutoShape 18" o:spid="_x0000_s1550" type="#_x0000_t32" style="position:absolute;left:10497;top:10748;width:56;height: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" strokeweight=".5pt">
                  <v:stroke endarrow="block"/>
                  <v:shadow color="black [0]"/>
                </v:shape>
                <v:group id="Group 49" o:spid="_x0000_s1551" style="position:absolute;left:10562;top:10709;width:119;height:78" coordorigin="10562,10709" coordsize="119,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">
                  <v:shape id="AutoShape 462" o:spid="_x0000_s1552" type="#_x0000_t113" style="position:absolute;left:10562;top:107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" fillcolor="#ebd7e1" strokecolor="#c285a3" strokeweight=".5pt">
                    <v:shadow color="black" opacity="0" offset="0,0"/>
                    <v:textbox inset="0,0,0,0">
                      <w:txbxContent>
                        <w:p w14:paraId="7768C287" w14:textId="77777777" w:rsidR="00722600" w:rsidRDefault="00722600" w:rsidP="00F824D6">
                          <w:pPr>
                            <w:pStyle w:val="Style3"/>
                          </w:pPr>
                          <w:r>
                            <w:t>tlsa_HHID</w:t>
                          </w:r>
                        </w:p>
                      </w:txbxContent>
                    </v:textbox>
                  </v:shape>
                  <v:shape id="AutoShape 448" o:spid="_x0000_s1553" type="#_x0000_t132" style="position:absolute;left:10562;top:1075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" fillcolor="#dfebf7" strokecolor="#5b9bd5" strokeweight=".5pt">
                    <v:shadow color="black" opacity="0" offset="0,0"/>
                    <v:textbox inset="0,0,0,0">
                      <w:txbxContent>
                        <w:p w14:paraId="08FBAB6F" w14:textId="77777777" w:rsidR="00722600" w:rsidRDefault="00722600" w:rsidP="00F824D6">
                          <w:pPr>
                            <w:pStyle w:val="Style3"/>
                          </w:pPr>
                          <w:r>
                            <w:t>hmis_Services</w:t>
                          </w:r>
                        </w:p>
                      </w:txbxContent>
                    </v:textbox>
                  </v:shape>
                </v:group>
                <w10:anchorlock/>
              </v:group>
            </w:pict>
          </mc:Fallback>
        </mc:AlternateContent>
      </w:r>
    </w:p>
    <w:p w14:paraId="321ADA49" w14:textId="77777777" w:rsidR="00135A03" w:rsidRDefault="00135A03" w:rsidP="0088191A">
      <w:pPr>
        <w:pStyle w:val="Heading3"/>
      </w:pPr>
      <w:proofErr w:type="spellStart"/>
      <w:r>
        <w:t>ReportRow</w:t>
      </w:r>
      <w:proofErr w:type="spellEnd"/>
      <w:r>
        <w:t>, Universe, and Value</w:t>
      </w:r>
    </w:p>
    <w:p w14:paraId="4B34EEDF" w14:textId="705AA8A5" w:rsidR="00135A03" w:rsidRDefault="00135A03" w:rsidP="00135A03">
      <w:proofErr w:type="spellStart"/>
      <w:r w:rsidRPr="009A701E">
        <w:rPr>
          <w:b/>
        </w:rPr>
        <w:t>ReportRow</w:t>
      </w:r>
      <w:proofErr w:type="spellEnd"/>
      <w:r>
        <w:t xml:space="preserve"> 5</w:t>
      </w:r>
      <w:r w:rsidR="008A776F">
        <w:t>4</w:t>
      </w:r>
      <w:r>
        <w:t xml:space="preserve"> counts households whose members have various characteristics</w:t>
      </w:r>
      <w:r w:rsidR="004873DC">
        <w:t xml:space="preserve">. </w:t>
      </w:r>
    </w:p>
    <w:p w14:paraId="48BCBE5F" w14:textId="77777777" w:rsidR="00135A03" w:rsidRDefault="00135A03" w:rsidP="00135A03">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250"/>
      </w:tblGrid>
      <w:tr w:rsidR="00051C18" w:rsidRPr="00271EB6" w14:paraId="615E1B04"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0BE028CB" w14:textId="77777777" w:rsidR="00051C18" w:rsidRPr="00AE5204" w:rsidRDefault="00051C18" w:rsidP="0092505D">
            <w:pPr>
              <w:pStyle w:val="NoSpacing"/>
              <w:rPr>
                <w:bCs w:val="0"/>
              </w:rPr>
            </w:pPr>
            <w:r w:rsidRPr="008A7566">
              <w:t>Universe</w:t>
            </w:r>
          </w:p>
        </w:tc>
        <w:tc>
          <w:tcPr>
            <w:tcW w:w="2250" w:type="dxa"/>
          </w:tcPr>
          <w:p w14:paraId="3189A4E6" w14:textId="77777777" w:rsidR="00051C18" w:rsidRPr="008A7566" w:rsidRDefault="00051C18" w:rsidP="0092505D">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051C18" w:rsidRPr="00271EB6" w14:paraId="3F3C680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23F516D" w14:textId="77777777" w:rsidR="00051C18" w:rsidRPr="008A7566" w:rsidRDefault="00051C18" w:rsidP="0092505D">
            <w:pPr>
              <w:pStyle w:val="NoSpacing"/>
            </w:pPr>
            <w:r>
              <w:t>11=ES project type</w:t>
            </w:r>
          </w:p>
        </w:tc>
        <w:tc>
          <w:tcPr>
            <w:tcW w:w="2250" w:type="dxa"/>
          </w:tcPr>
          <w:p w14:paraId="0223AECC"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051C18" w:rsidRPr="00271EB6" w14:paraId="15F86347"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B6FA279" w14:textId="77777777" w:rsidR="00051C18" w:rsidRDefault="00051C18" w:rsidP="0092505D">
            <w:pPr>
              <w:pStyle w:val="NoSpacing"/>
            </w:pPr>
            <w:r>
              <w:t>12=SH project type</w:t>
            </w:r>
          </w:p>
        </w:tc>
        <w:tc>
          <w:tcPr>
            <w:tcW w:w="2250" w:type="dxa"/>
          </w:tcPr>
          <w:p w14:paraId="54B8ABD6"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051C18" w:rsidRPr="00271EB6" w14:paraId="0530328C"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75055708" w14:textId="77777777" w:rsidR="00051C18" w:rsidRDefault="00051C18" w:rsidP="0092505D">
            <w:pPr>
              <w:pStyle w:val="NoSpacing"/>
            </w:pPr>
            <w:r>
              <w:t>13=TH project type</w:t>
            </w:r>
          </w:p>
        </w:tc>
        <w:tc>
          <w:tcPr>
            <w:tcW w:w="2250" w:type="dxa"/>
          </w:tcPr>
          <w:p w14:paraId="68E8CF9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051C18" w:rsidRPr="00271EB6" w14:paraId="5C972EF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50FD018" w14:textId="77777777" w:rsidR="00051C18" w:rsidRDefault="00051C18" w:rsidP="0092505D">
            <w:pPr>
              <w:pStyle w:val="NoSpacing"/>
            </w:pPr>
            <w:r>
              <w:t xml:space="preserve">14=Housed in RRH </w:t>
            </w:r>
          </w:p>
        </w:tc>
        <w:tc>
          <w:tcPr>
            <w:tcW w:w="2250" w:type="dxa"/>
          </w:tcPr>
          <w:p w14:paraId="6AAEFB23" w14:textId="77777777" w:rsidR="00051C18" w:rsidRDefault="00051C18" w:rsidP="0092505D">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051C18" w:rsidRPr="00271EB6" w14:paraId="784328EB"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EF1FC52" w14:textId="77777777" w:rsidR="00051C18" w:rsidRDefault="00051C18" w:rsidP="0092505D">
            <w:pPr>
              <w:pStyle w:val="NoSpacing"/>
            </w:pPr>
            <w:r>
              <w:t xml:space="preserve">15=Housed in PSH </w:t>
            </w:r>
          </w:p>
        </w:tc>
        <w:tc>
          <w:tcPr>
            <w:tcW w:w="2250" w:type="dxa"/>
          </w:tcPr>
          <w:p w14:paraId="1469A4EB" w14:textId="77777777" w:rsidR="00051C18" w:rsidRDefault="00051C18" w:rsidP="0092505D">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4684A" w:rsidRPr="00271EB6" w14:paraId="1DB659B9"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12AA5FB1" w14:textId="2FEEB77C" w:rsidR="0004684A" w:rsidRDefault="0004684A" w:rsidP="0092505D">
            <w:pPr>
              <w:pStyle w:val="NoSpacing"/>
            </w:pPr>
            <w:r>
              <w:t xml:space="preserve">16=ES/SH/TH </w:t>
            </w:r>
            <w:r w:rsidR="0091483E">
              <w:t>unduplicated</w:t>
            </w:r>
          </w:p>
        </w:tc>
        <w:tc>
          <w:tcPr>
            <w:tcW w:w="2250" w:type="dxa"/>
          </w:tcPr>
          <w:p w14:paraId="2D25C9AA" w14:textId="3E99B183" w:rsidR="0004684A" w:rsidRPr="00DE6DFA" w:rsidRDefault="0004684A" w:rsidP="0092505D">
            <w:pPr>
              <w:pStyle w:val="NoSpacing"/>
              <w:cnfStyle w:val="000000010000" w:firstRow="0" w:lastRow="0" w:firstColumn="0" w:lastColumn="0" w:oddVBand="0" w:evenVBand="0" w:oddHBand="0" w:evenHBand="1" w:firstRowFirstColumn="0" w:firstRowLastColumn="0" w:lastRowFirstColumn="0" w:lastRowLastColumn="0"/>
            </w:pPr>
            <w:r>
              <w:rPr>
                <w:b/>
              </w:rPr>
              <w:t xml:space="preserve">ProjectType </w:t>
            </w:r>
            <w:r>
              <w:t>in (1,8,2)</w:t>
            </w:r>
          </w:p>
        </w:tc>
      </w:tr>
    </w:tbl>
    <w:p w14:paraId="790E2A72" w14:textId="47DDC24F" w:rsidR="00135A03" w:rsidRDefault="004F254F" w:rsidP="00135A03">
      <w:r w:rsidRPr="00A355EA">
        <w:rPr>
          <w:b/>
        </w:rPr>
        <w:t>Value</w:t>
      </w:r>
      <w:r>
        <w:t xml:space="preserve"> = </w:t>
      </w:r>
      <w:r w:rsidR="00FA09FB">
        <w:t xml:space="preserve">a count of distinct </w:t>
      </w:r>
      <w:r w:rsidR="00FA09FB">
        <w:rPr>
          <w:b/>
        </w:rPr>
        <w:t>HoHID/</w:t>
      </w:r>
      <w:proofErr w:type="spellStart"/>
      <w:r w:rsidR="00A71787">
        <w:rPr>
          <w:b/>
        </w:rPr>
        <w:t>Active</w:t>
      </w:r>
      <w:r w:rsidR="00FA09FB">
        <w:rPr>
          <w:b/>
        </w:rPr>
        <w:t>HHType</w:t>
      </w:r>
      <w:r w:rsidR="00FA09FB" w:rsidRPr="00A005D8">
        <w:rPr>
          <w:iCs/>
        </w:rPr>
        <w:t>s</w:t>
      </w:r>
      <w:proofErr w:type="spellEnd"/>
      <w:r w:rsidR="00FA09FB">
        <w:t xml:space="preserve"> in </w:t>
      </w:r>
      <w:proofErr w:type="spellStart"/>
      <w:r w:rsidR="00A71787">
        <w:t>tlsa</w:t>
      </w:r>
      <w:r w:rsidR="00FC65E4">
        <w:t>_HHID</w:t>
      </w:r>
      <w:proofErr w:type="spellEnd"/>
      <w:r w:rsidR="00A71787">
        <w:t xml:space="preserve"> where </w:t>
      </w:r>
      <w:r w:rsidR="00A71787" w:rsidRPr="00A71787">
        <w:rPr>
          <w:b/>
          <w:bCs/>
        </w:rPr>
        <w:t>Active</w:t>
      </w:r>
      <w:r w:rsidR="00A71787">
        <w:t xml:space="preserve"> = 1</w:t>
      </w:r>
      <w:r w:rsidR="00CE11C3">
        <w:t>, grouped by project type (</w:t>
      </w:r>
      <w:r w:rsidR="00CE11C3" w:rsidRPr="006E2100">
        <w:rPr>
          <w:b/>
        </w:rPr>
        <w:t>Universe</w:t>
      </w:r>
      <w:r w:rsidR="00CE11C3">
        <w:t xml:space="preserve">), </w:t>
      </w:r>
      <w:r w:rsidR="00FA09FB">
        <w:t xml:space="preserve">with one or more enrollments </w:t>
      </w:r>
      <w:r w:rsidR="00CE11C3">
        <w:t xml:space="preserve">that meet the criteria for the </w:t>
      </w:r>
      <w:r w:rsidR="00CE11C3" w:rsidRPr="006E2100">
        <w:rPr>
          <w:b/>
        </w:rPr>
        <w:t>Cohort</w:t>
      </w:r>
      <w:r w:rsidR="00CE11C3">
        <w:t xml:space="preserve">, </w:t>
      </w:r>
      <w:r w:rsidR="00CE11C3" w:rsidRPr="006E2100">
        <w:rPr>
          <w:b/>
        </w:rPr>
        <w:t>HHType</w:t>
      </w:r>
      <w:r w:rsidR="00CE11C3">
        <w:t xml:space="preserve">, and </w:t>
      </w:r>
      <w:r w:rsidR="00CE11C3" w:rsidRPr="006E2100">
        <w:rPr>
          <w:b/>
        </w:rPr>
        <w:t>Population</w:t>
      </w:r>
      <w:r w:rsidR="00CE11C3">
        <w:t xml:space="preserve"> for the report row</w:t>
      </w:r>
      <w:r w:rsidR="0034645D">
        <w:t>.</w:t>
      </w:r>
    </w:p>
    <w:p w14:paraId="62DB4AAC" w14:textId="284F9244" w:rsidR="009402B5" w:rsidRDefault="00F52B80" w:rsidP="0092505D">
      <w:r>
        <w:t>Counts are unduplicated across projects, but not across project types</w:t>
      </w:r>
      <w:r w:rsidR="004873DC">
        <w:t xml:space="preserve">. </w:t>
      </w:r>
    </w:p>
    <w:p w14:paraId="0D8811F1" w14:textId="29363C55" w:rsidR="00F52B80" w:rsidRDefault="00F52B80" w:rsidP="0030608E">
      <w:pPr>
        <w:pStyle w:val="ListParagraph"/>
        <w:numPr>
          <w:ilvl w:val="0"/>
          <w:numId w:val="19"/>
        </w:numPr>
      </w:pPr>
      <w:r>
        <w:t xml:space="preserve"> A </w:t>
      </w:r>
      <w:r w:rsidR="00180B47">
        <w:t>household</w:t>
      </w:r>
      <w:r>
        <w:t xml:space="preserve"> with overlapping enrollments in two emergency shelters on a given date should be counted once in ES</w:t>
      </w:r>
      <w:r w:rsidR="00E42118">
        <w:t xml:space="preserve"> and once in the combined ES/SH/TH project group</w:t>
      </w:r>
      <w:r>
        <w:t>.</w:t>
      </w:r>
    </w:p>
    <w:p w14:paraId="79DC2518" w14:textId="0D4B6632" w:rsidR="00F52B80" w:rsidRDefault="00F52B80" w:rsidP="0030608E">
      <w:pPr>
        <w:pStyle w:val="ListParagraph"/>
        <w:numPr>
          <w:ilvl w:val="0"/>
          <w:numId w:val="19"/>
        </w:numPr>
      </w:pPr>
      <w:r>
        <w:t xml:space="preserve">A </w:t>
      </w:r>
      <w:r w:rsidR="00180B47">
        <w:t>household</w:t>
      </w:r>
      <w:r>
        <w:t xml:space="preserve"> with overlapping enrollments in an emergency shelter and a Safe Haven should be counted </w:t>
      </w:r>
      <w:r w:rsidR="00E42118">
        <w:t>once in</w:t>
      </w:r>
      <w:r>
        <w:t xml:space="preserve"> ES</w:t>
      </w:r>
      <w:r w:rsidR="00E42118">
        <w:t xml:space="preserve">, once in </w:t>
      </w:r>
      <w:r>
        <w:t>SH</w:t>
      </w:r>
      <w:r w:rsidR="00E42118">
        <w:t>, and once in the combined ES/SH/TH project group</w:t>
      </w:r>
      <w:r w:rsidR="004873DC">
        <w:t xml:space="preserve">. </w:t>
      </w:r>
    </w:p>
    <w:p w14:paraId="3AEA2604" w14:textId="77777777" w:rsidR="00B814BE" w:rsidRDefault="00B814BE" w:rsidP="0088191A">
      <w:pPr>
        <w:pStyle w:val="Heading3"/>
      </w:pPr>
      <w:r>
        <w:lastRenderedPageBreak/>
        <w:t>Cohort</w:t>
      </w:r>
    </w:p>
    <w:p w14:paraId="43C14351" w14:textId="5BC4D2D3" w:rsidR="00B814BE" w:rsidRDefault="00B814BE" w:rsidP="00B814BE">
      <w:r>
        <w:t xml:space="preserve">For each of the date ranges in </w:t>
      </w:r>
      <w:proofErr w:type="spellStart"/>
      <w:r w:rsidR="007B5290">
        <w:t>tlsa_CohortDates</w:t>
      </w:r>
      <w:proofErr w:type="spellEnd"/>
      <w:r>
        <w:t xml:space="preserve">, cohort members include households (distinct </w:t>
      </w:r>
      <w:r w:rsidRPr="006E2100">
        <w:rPr>
          <w:b/>
        </w:rPr>
        <w:t>HoHID</w:t>
      </w:r>
      <w:r>
        <w:t>/</w:t>
      </w:r>
      <w:proofErr w:type="spellStart"/>
      <w:r w:rsidR="00D5291B" w:rsidRPr="00D5291B">
        <w:rPr>
          <w:b/>
          <w:bCs/>
        </w:rPr>
        <w:t>Active</w:t>
      </w:r>
      <w:r w:rsidRPr="006E2100">
        <w:rPr>
          <w:b/>
        </w:rPr>
        <w:t>HHType</w:t>
      </w:r>
      <w:r>
        <w:t>s</w:t>
      </w:r>
      <w:proofErr w:type="spellEnd"/>
      <w:r>
        <w:t xml:space="preserve">) in </w:t>
      </w:r>
      <w:proofErr w:type="spellStart"/>
      <w:r w:rsidR="00F6042F">
        <w:t>tlsa_</w:t>
      </w:r>
      <w:r w:rsidR="00D5291B">
        <w:t>HHID</w:t>
      </w:r>
      <w:proofErr w:type="spellEnd"/>
      <w:r>
        <w:t xml:space="preserve"> where</w:t>
      </w:r>
      <w:ins w:id="1924" w:author="Molly McEvilley" w:date="2020-08-11T12:25:00Z">
        <w:r w:rsidR="007F4F13" w:rsidRPr="007F4F13">
          <w:rPr>
            <w:b/>
            <w:bCs/>
          </w:rPr>
          <w:t xml:space="preserve"> </w:t>
        </w:r>
        <w:r w:rsidR="007F4F13" w:rsidRPr="00A71787">
          <w:rPr>
            <w:b/>
            <w:bCs/>
          </w:rPr>
          <w:t>Active</w:t>
        </w:r>
        <w:r w:rsidR="007F4F13">
          <w:t xml:space="preserve"> = 1 and</w:t>
        </w:r>
      </w:ins>
      <w:r>
        <w:t>:</w:t>
      </w:r>
    </w:p>
    <w:p w14:paraId="6840486D" w14:textId="77777777" w:rsidR="00B814BE" w:rsidRDefault="00B814BE" w:rsidP="00046859">
      <w:pPr>
        <w:pStyle w:val="ListParagraph"/>
        <w:numPr>
          <w:ilvl w:val="0"/>
          <w:numId w:val="10"/>
        </w:numPr>
      </w:pPr>
      <w:r w:rsidRPr="00BB785F">
        <w:rPr>
          <w:b/>
        </w:rPr>
        <w:t>ProjectType</w:t>
      </w:r>
      <w:r>
        <w:rPr>
          <w:b/>
        </w:rPr>
        <w:t xml:space="preserve"> </w:t>
      </w:r>
      <w:r>
        <w:t>in (1,2,3,8,13); and</w:t>
      </w:r>
    </w:p>
    <w:p w14:paraId="05275AD0" w14:textId="77777777" w:rsidR="00B814BE" w:rsidRDefault="00B814B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51D38F8A" w14:textId="3CC6A9F4" w:rsidR="00B814BE" w:rsidRDefault="00B814B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3C3680E4" w14:textId="6C1DBC84" w:rsidR="00B814BE" w:rsidRDefault="00B814BE"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0A8334B4" w14:textId="77777777" w:rsidR="00315CB5" w:rsidRDefault="00315CB5" w:rsidP="00722600">
      <w:pPr>
        <w:pStyle w:val="ListParagraph"/>
        <w:numPr>
          <w:ilvl w:val="0"/>
          <w:numId w:val="10"/>
        </w:numPr>
        <w:rPr>
          <w:ins w:id="1925" w:author="Molly McEvilley" w:date="2020-09-17T10:38:00Z"/>
        </w:rPr>
      </w:pPr>
      <w:ins w:id="1926" w:author="Molly McEvilley" w:date="2020-09-17T10:38:00Z">
        <w:r w:rsidRPr="00BB785F">
          <w:rPr>
            <w:b/>
          </w:rPr>
          <w:t>ExitDate</w:t>
        </w:r>
        <w:r>
          <w:t xml:space="preserve"> is NULL; or </w:t>
        </w:r>
      </w:ins>
    </w:p>
    <w:p w14:paraId="66899B48" w14:textId="77777777" w:rsidR="00315CB5" w:rsidRPr="00372FA1" w:rsidRDefault="00315CB5" w:rsidP="00722600">
      <w:pPr>
        <w:pStyle w:val="ListParagraph"/>
        <w:numPr>
          <w:ilvl w:val="1"/>
          <w:numId w:val="10"/>
        </w:numPr>
        <w:rPr>
          <w:ins w:id="1927" w:author="Molly McEvilley" w:date="2020-09-17T10:38:00Z"/>
        </w:rPr>
      </w:pPr>
      <w:ins w:id="1928" w:author="Molly McEvilley" w:date="2020-09-17T10:38:00Z">
        <w:r w:rsidRPr="00BB785F">
          <w:rPr>
            <w:b/>
          </w:rPr>
          <w:t>ExitDate</w:t>
        </w:r>
        <w:r>
          <w:t xml:space="preserve"> &gt; </w:t>
        </w:r>
        <w:proofErr w:type="spellStart"/>
        <w:r w:rsidRPr="00372FA1">
          <w:rPr>
            <w:b/>
            <w:bCs/>
            <w:u w:val="single"/>
          </w:rPr>
          <w:t>CohortStart</w:t>
        </w:r>
        <w:proofErr w:type="spellEnd"/>
        <w:r>
          <w:rPr>
            <w:u w:val="single"/>
          </w:rPr>
          <w:t>; or</w:t>
        </w:r>
      </w:ins>
    </w:p>
    <w:p w14:paraId="4816F458" w14:textId="77777777" w:rsidR="00315CB5" w:rsidRPr="006E2100" w:rsidRDefault="00315CB5" w:rsidP="00315CB5">
      <w:pPr>
        <w:pStyle w:val="ListParagraph"/>
        <w:numPr>
          <w:ilvl w:val="1"/>
          <w:numId w:val="10"/>
        </w:numPr>
        <w:rPr>
          <w:ins w:id="1929" w:author="Molly McEvilley" w:date="2020-09-17T10:38:00Z"/>
        </w:rPr>
      </w:pPr>
      <w:ins w:id="1930" w:author="Molly McEvilley" w:date="2020-09-17T10:38: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B814BE" w14:paraId="0A1A10CF"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79E69CBD" w14:textId="77777777" w:rsidR="00B814BE" w:rsidRPr="00271EB6" w:rsidRDefault="00B814BE" w:rsidP="0092505D">
            <w:pPr>
              <w:pStyle w:val="NoSpacing"/>
            </w:pPr>
            <w:r>
              <w:t>Category</w:t>
            </w:r>
          </w:p>
        </w:tc>
        <w:tc>
          <w:tcPr>
            <w:tcW w:w="901" w:type="dxa"/>
          </w:tcPr>
          <w:p w14:paraId="1F17EA7C"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738B5935"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43EA2F01" w14:textId="77777777" w:rsidR="00B814BE" w:rsidRDefault="00B814BE"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B814BE" w:rsidRPr="00271EB6" w14:paraId="12298F2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50387B4" w14:textId="77777777" w:rsidR="00B814BE" w:rsidRPr="00271EB6" w:rsidRDefault="00B814BE" w:rsidP="0092505D">
            <w:pPr>
              <w:pStyle w:val="NoSpacing"/>
            </w:pPr>
            <w:r w:rsidRPr="00271EB6">
              <w:t>Active in current report period</w:t>
            </w:r>
          </w:p>
        </w:tc>
        <w:tc>
          <w:tcPr>
            <w:tcW w:w="901" w:type="dxa"/>
          </w:tcPr>
          <w:p w14:paraId="1379C834"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42023521" w14:textId="77777777" w:rsidR="00B814BE" w:rsidRPr="0047665C" w:rsidRDefault="00B814BE"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69BCFC57"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B814BE" w:rsidRPr="00BB785F" w14:paraId="6E0466F7"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5F652361" w14:textId="77777777" w:rsidR="00B814BE" w:rsidRPr="00271EB6" w:rsidRDefault="00B814BE" w:rsidP="0092505D">
            <w:pPr>
              <w:pStyle w:val="NoSpacing"/>
            </w:pPr>
            <w:r w:rsidRPr="00271EB6">
              <w:t>Active October 31</w:t>
            </w:r>
          </w:p>
        </w:tc>
        <w:tc>
          <w:tcPr>
            <w:tcW w:w="901" w:type="dxa"/>
          </w:tcPr>
          <w:p w14:paraId="460B2F22"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361BFE9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B0305DA" w14:textId="77777777" w:rsidR="00B814BE" w:rsidRPr="00BB785F"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1DE06FC4"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9EF0BCA" w14:textId="77777777" w:rsidR="00B814BE" w:rsidRPr="00271EB6" w:rsidRDefault="00B814BE" w:rsidP="0092505D">
            <w:pPr>
              <w:pStyle w:val="NoSpacing"/>
            </w:pPr>
            <w:r w:rsidRPr="00271EB6">
              <w:t>Active January 31</w:t>
            </w:r>
          </w:p>
        </w:tc>
        <w:tc>
          <w:tcPr>
            <w:tcW w:w="901" w:type="dxa"/>
          </w:tcPr>
          <w:p w14:paraId="22A41A2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0C8D095E"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19AD0689"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B814BE" w:rsidRPr="00271EB6" w14:paraId="75FA6530"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62C7C4F" w14:textId="77777777" w:rsidR="00B814BE" w:rsidRPr="00271EB6" w:rsidRDefault="00B814BE" w:rsidP="0092505D">
            <w:pPr>
              <w:pStyle w:val="NoSpacing"/>
            </w:pPr>
            <w:r w:rsidRPr="00271EB6">
              <w:t>Active April 30</w:t>
            </w:r>
          </w:p>
        </w:tc>
        <w:tc>
          <w:tcPr>
            <w:tcW w:w="901" w:type="dxa"/>
          </w:tcPr>
          <w:p w14:paraId="33A9AED4"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FA4C379" w14:textId="77777777" w:rsidR="00B814BE"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3EEBC53C" w14:textId="77777777" w:rsidR="00B814BE" w:rsidRPr="00271EB6" w:rsidRDefault="00B814BE"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B814BE" w:rsidRPr="00271EB6" w14:paraId="7A70823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208CCD6" w14:textId="77777777" w:rsidR="00B814BE" w:rsidRPr="00271EB6" w:rsidRDefault="00B814BE" w:rsidP="0092505D">
            <w:pPr>
              <w:pStyle w:val="NoSpacing"/>
            </w:pPr>
            <w:r w:rsidRPr="00271EB6">
              <w:t>Active July 31</w:t>
            </w:r>
          </w:p>
        </w:tc>
        <w:tc>
          <w:tcPr>
            <w:tcW w:w="901" w:type="dxa"/>
          </w:tcPr>
          <w:p w14:paraId="46A704E2"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10733576" w14:textId="77777777" w:rsidR="00B814BE"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2ED69DCD" w14:textId="77777777" w:rsidR="00B814BE" w:rsidRPr="00271EB6" w:rsidRDefault="00B814BE"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1D864E39" w14:textId="27F5402C" w:rsidR="00EF7071" w:rsidRDefault="00EF7071" w:rsidP="0088191A">
      <w:pPr>
        <w:pStyle w:val="Heading3"/>
      </w:pPr>
      <w:r>
        <w:t>Household Type</w:t>
      </w:r>
      <w:r w:rsidR="00A93B97">
        <w:t xml:space="preserve"> and Population</w:t>
      </w:r>
    </w:p>
    <w:p w14:paraId="0FD3BE6E" w14:textId="19D0CC46" w:rsidR="00691A1A" w:rsidRPr="00691A1A" w:rsidRDefault="00691A1A" w:rsidP="00315CB5">
      <w:pPr>
        <w:rPr>
          <w:ins w:id="1931" w:author="Molly McEvilley" w:date="2020-08-20T07:59:00Z"/>
        </w:rPr>
      </w:pPr>
      <w:ins w:id="1932" w:author="Molly McEvilley" w:date="2020-08-20T07:59:00Z">
        <w:r>
          <w:t xml:space="preserve">Generate these counts for each of the </w:t>
        </w:r>
        <w:r w:rsidRPr="00691A1A">
          <w:t>populations and household types listed below where the count is greater than zero based on data for the given project</w:t>
        </w:r>
      </w:ins>
      <w:ins w:id="1933" w:author="Molly McEvilley" w:date="2020-08-20T08:00:00Z">
        <w:r>
          <w:t xml:space="preserve"> type</w:t>
        </w:r>
      </w:ins>
      <w:ins w:id="1934" w:author="Molly McEvilley" w:date="2020-08-20T07:59:00Z">
        <w:r w:rsidRPr="00691A1A">
          <w:t>.</w:t>
        </w:r>
      </w:ins>
    </w:p>
    <w:p w14:paraId="0A9CCB50" w14:textId="77777777" w:rsidR="0093545C" w:rsidRDefault="0093545C" w:rsidP="00315CB5">
      <w:pPr>
        <w:rPr>
          <w:ins w:id="1935" w:author="Molly McEvilley" w:date="2020-08-20T07:35:00Z"/>
        </w:rPr>
      </w:pPr>
      <w:ins w:id="1936" w:author="Molly McEvilley" w:date="2020-08-20T07:35:00Z">
        <w:r>
          <w:t xml:space="preserve">The </w:t>
        </w:r>
        <w:r w:rsidRPr="000418B1">
          <w:rPr>
            <w:b/>
            <w:bCs/>
          </w:rPr>
          <w:t>HHType</w:t>
        </w:r>
        <w:r>
          <w:t xml:space="preserve"> column indicates the household types for which the population is relevant.</w:t>
        </w:r>
      </w:ins>
    </w:p>
    <w:p w14:paraId="3C3064E6" w14:textId="77777777" w:rsidR="0093545C" w:rsidRDefault="0093545C" w:rsidP="005357DE">
      <w:pPr>
        <w:pStyle w:val="ListParagraph"/>
        <w:numPr>
          <w:ilvl w:val="0"/>
          <w:numId w:val="16"/>
        </w:numPr>
        <w:rPr>
          <w:ins w:id="1937" w:author="Molly McEvilley" w:date="2020-08-20T07:35:00Z"/>
        </w:rPr>
      </w:pPr>
      <w:ins w:id="1938" w:author="Molly McEvilley" w:date="2020-08-20T07:35:00Z">
        <w:r>
          <w:t>Zero (0) represents a count of all records that meet the criteria, regardless of household type.</w:t>
        </w:r>
      </w:ins>
    </w:p>
    <w:p w14:paraId="279BA52C" w14:textId="77777777" w:rsidR="0093545C" w:rsidRPr="00E32D42" w:rsidRDefault="0093545C" w:rsidP="0093545C">
      <w:pPr>
        <w:pStyle w:val="ListParagraph"/>
        <w:numPr>
          <w:ilvl w:val="0"/>
          <w:numId w:val="16"/>
        </w:numPr>
        <w:rPr>
          <w:ins w:id="1939" w:author="Molly McEvilley" w:date="2020-08-20T07:35:00Z"/>
        </w:rPr>
      </w:pPr>
      <w:ins w:id="1940" w:author="Molly McEvilley" w:date="2020-08-20T07:35: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360" w:type="dxa"/>
        <w:tblLook w:val="04A0" w:firstRow="1" w:lastRow="0" w:firstColumn="1" w:lastColumn="0" w:noHBand="0" w:noVBand="1"/>
      </w:tblPr>
      <w:tblGrid>
        <w:gridCol w:w="642"/>
        <w:gridCol w:w="3223"/>
        <w:gridCol w:w="1890"/>
        <w:gridCol w:w="3605"/>
      </w:tblGrid>
      <w:tr w:rsidR="00AD7548" w:rsidRPr="00221967" w14:paraId="3982E12E" w14:textId="77777777" w:rsidTr="00B3556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42" w:type="dxa"/>
          </w:tcPr>
          <w:p w14:paraId="6CF25946" w14:textId="77777777" w:rsidR="00AD7548" w:rsidRPr="001475A1" w:rsidRDefault="00AD7548" w:rsidP="003C4035">
            <w:pPr>
              <w:pStyle w:val="NoSpacing"/>
            </w:pPr>
            <w:r>
              <w:t>ID</w:t>
            </w:r>
          </w:p>
        </w:tc>
        <w:tc>
          <w:tcPr>
            <w:tcW w:w="3223" w:type="dxa"/>
          </w:tcPr>
          <w:p w14:paraId="2857C05A"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90" w:type="dxa"/>
          </w:tcPr>
          <w:p w14:paraId="497B0227" w14:textId="5F98AC73" w:rsidR="00AD7548" w:rsidRPr="004C74F2" w:rsidRDefault="00AD7548"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1941" w:author="Molly McEvilley" w:date="2020-08-06T10:08:00Z">
              <w:r w:rsidDel="00CC15A6">
                <w:rPr>
                  <w:bCs w:val="0"/>
                </w:rPr>
                <w:delText>Active</w:delText>
              </w:r>
            </w:del>
            <w:r w:rsidRPr="004C74F2">
              <w:rPr>
                <w:bCs w:val="0"/>
              </w:rPr>
              <w:t>HHType</w:t>
            </w:r>
          </w:p>
        </w:tc>
        <w:tc>
          <w:tcPr>
            <w:tcW w:w="3605" w:type="dxa"/>
          </w:tcPr>
          <w:p w14:paraId="0F0E7A9F" w14:textId="77777777" w:rsidR="00AD7548" w:rsidRPr="001475A1" w:rsidRDefault="00AD7548" w:rsidP="003C4035">
            <w:pPr>
              <w:pStyle w:val="NoSpacing"/>
              <w:cnfStyle w:val="100000000000" w:firstRow="1" w:lastRow="0" w:firstColumn="0" w:lastColumn="0" w:oddVBand="0" w:evenVBand="0" w:oddHBand="0" w:evenHBand="0" w:firstRowFirstColumn="0" w:firstRowLastColumn="0" w:lastRowFirstColumn="0" w:lastRowLastColumn="0"/>
            </w:pPr>
            <w:proofErr w:type="spellStart"/>
            <w:r>
              <w:rPr>
                <w:bCs w:val="0"/>
              </w:rPr>
              <w:t>tlsa_HHID</w:t>
            </w:r>
            <w:proofErr w:type="spellEnd"/>
            <w:r>
              <w:rPr>
                <w:bCs w:val="0"/>
              </w:rPr>
              <w:t xml:space="preserve"> </w:t>
            </w:r>
            <w:r>
              <w:t>Criteria</w:t>
            </w:r>
          </w:p>
        </w:tc>
      </w:tr>
      <w:tr w:rsidR="00AD7548" w:rsidRPr="001475A1" w14:paraId="401BFC9A"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D057D1F" w14:textId="77777777" w:rsidR="00AD7548" w:rsidRPr="001475A1" w:rsidRDefault="00AD7548" w:rsidP="003C4035">
            <w:pPr>
              <w:pStyle w:val="NoSpacing"/>
            </w:pPr>
            <w:r w:rsidRPr="00F016B9">
              <w:t>0</w:t>
            </w:r>
          </w:p>
        </w:tc>
        <w:tc>
          <w:tcPr>
            <w:tcW w:w="3223" w:type="dxa"/>
          </w:tcPr>
          <w:p w14:paraId="069DFF2F"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890" w:type="dxa"/>
          </w:tcPr>
          <w:p w14:paraId="7653575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764B417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AD7548" w:rsidRPr="001475A1" w14:paraId="5C7B309C"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CB66F99" w14:textId="77777777" w:rsidR="00AD7548" w:rsidRPr="001475A1" w:rsidRDefault="00AD7548" w:rsidP="003C4035">
            <w:pPr>
              <w:pStyle w:val="NoSpacing"/>
            </w:pPr>
            <w:r w:rsidRPr="00F016B9">
              <w:t>1</w:t>
            </w:r>
          </w:p>
        </w:tc>
        <w:tc>
          <w:tcPr>
            <w:tcW w:w="3223" w:type="dxa"/>
          </w:tcPr>
          <w:p w14:paraId="4DE3F747" w14:textId="6C094BE1"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1890" w:type="dxa"/>
          </w:tcPr>
          <w:p w14:paraId="3D924F8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3605" w:type="dxa"/>
          </w:tcPr>
          <w:p w14:paraId="310308F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AD7548" w:rsidRPr="001475A1" w14:paraId="706BED0D"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D04C4CF" w14:textId="77777777" w:rsidR="00AD7548" w:rsidRPr="001475A1" w:rsidRDefault="00AD7548" w:rsidP="003C4035">
            <w:pPr>
              <w:pStyle w:val="NoSpacing"/>
            </w:pPr>
            <w:r w:rsidRPr="00F016B9">
              <w:t>2</w:t>
            </w:r>
          </w:p>
        </w:tc>
        <w:tc>
          <w:tcPr>
            <w:tcW w:w="3223" w:type="dxa"/>
          </w:tcPr>
          <w:p w14:paraId="3AFF27DE"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890" w:type="dxa"/>
          </w:tcPr>
          <w:p w14:paraId="69A9546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018BF3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r w:rsidR="00AD7548" w:rsidRPr="001475A1" w14:paraId="49D350AD"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777210A4" w14:textId="77777777" w:rsidR="00AD7548" w:rsidRPr="001475A1" w:rsidRDefault="00AD7548" w:rsidP="003C4035">
            <w:pPr>
              <w:pStyle w:val="NoSpacing"/>
            </w:pPr>
            <w:r w:rsidRPr="00F016B9">
              <w:t>3</w:t>
            </w:r>
          </w:p>
        </w:tc>
        <w:tc>
          <w:tcPr>
            <w:tcW w:w="3223" w:type="dxa"/>
          </w:tcPr>
          <w:p w14:paraId="6DF56CC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Veteran</w:t>
            </w:r>
          </w:p>
        </w:tc>
        <w:tc>
          <w:tcPr>
            <w:tcW w:w="1890" w:type="dxa"/>
          </w:tcPr>
          <w:p w14:paraId="7B5AB1E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0,1,2,99</w:t>
            </w:r>
          </w:p>
        </w:tc>
        <w:tc>
          <w:tcPr>
            <w:tcW w:w="3605" w:type="dxa"/>
          </w:tcPr>
          <w:p w14:paraId="61670FBB"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A116C0">
              <w:rPr>
                <w:b/>
              </w:rPr>
              <w:t>HHVet</w:t>
            </w:r>
            <w:proofErr w:type="spellEnd"/>
            <w:r>
              <w:t xml:space="preserve"> = 1</w:t>
            </w:r>
          </w:p>
        </w:tc>
      </w:tr>
      <w:tr w:rsidR="00AD7548" w:rsidRPr="001475A1" w14:paraId="042DACE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ACACB39" w14:textId="77777777" w:rsidR="00AD7548" w:rsidRPr="001475A1" w:rsidRDefault="00AD7548" w:rsidP="003C4035">
            <w:pPr>
              <w:pStyle w:val="NoSpacing"/>
            </w:pPr>
            <w:r w:rsidRPr="00F016B9">
              <w:t>4</w:t>
            </w:r>
          </w:p>
        </w:tc>
        <w:tc>
          <w:tcPr>
            <w:tcW w:w="3223" w:type="dxa"/>
          </w:tcPr>
          <w:p w14:paraId="60E3236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Non-Veteran 25+</w:t>
            </w:r>
          </w:p>
        </w:tc>
        <w:tc>
          <w:tcPr>
            <w:tcW w:w="1890" w:type="dxa"/>
          </w:tcPr>
          <w:p w14:paraId="04D1C3C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7E50FE03" w14:textId="77777777" w:rsidR="00AD7548" w:rsidRPr="00A116C0"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HHVet</w:t>
            </w:r>
            <w:proofErr w:type="spellEnd"/>
            <w:r>
              <w:t xml:space="preserve"> = 0 and </w:t>
            </w:r>
            <w:proofErr w:type="spellStart"/>
            <w:r>
              <w:rPr>
                <w:b/>
              </w:rPr>
              <w:t>HHAdultAge</w:t>
            </w:r>
            <w:proofErr w:type="spellEnd"/>
            <w:r>
              <w:rPr>
                <w:b/>
              </w:rPr>
              <w:t xml:space="preserve"> </w:t>
            </w:r>
            <w:r>
              <w:t>in (25,55)</w:t>
            </w:r>
          </w:p>
        </w:tc>
      </w:tr>
      <w:tr w:rsidR="00AD7548" w:rsidRPr="001475A1" w14:paraId="2F16399E"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674FF968" w14:textId="77777777" w:rsidR="00AD7548" w:rsidRPr="001475A1" w:rsidRDefault="00AD7548" w:rsidP="003C4035">
            <w:pPr>
              <w:pStyle w:val="NoSpacing"/>
            </w:pPr>
            <w:r w:rsidRPr="00F016B9">
              <w:t>5</w:t>
            </w:r>
          </w:p>
        </w:tc>
        <w:tc>
          <w:tcPr>
            <w:tcW w:w="3223" w:type="dxa"/>
          </w:tcPr>
          <w:p w14:paraId="021FE78C"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Disabled Adult/HoH</w:t>
            </w:r>
          </w:p>
        </w:tc>
        <w:tc>
          <w:tcPr>
            <w:tcW w:w="1890" w:type="dxa"/>
          </w:tcPr>
          <w:p w14:paraId="1D02946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7039275"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HHDisability</w:t>
            </w:r>
            <w:proofErr w:type="spellEnd"/>
            <w:r>
              <w:t xml:space="preserve"> = 1</w:t>
            </w:r>
          </w:p>
        </w:tc>
      </w:tr>
      <w:tr w:rsidR="00AD7548" w:rsidRPr="001475A1" w14:paraId="75826B2F"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02AD3533" w14:textId="77777777" w:rsidR="00AD7548" w:rsidRPr="001475A1" w:rsidRDefault="00AD7548" w:rsidP="003C4035">
            <w:pPr>
              <w:pStyle w:val="NoSpacing"/>
            </w:pPr>
            <w:r w:rsidRPr="00F016B9">
              <w:t>6</w:t>
            </w:r>
          </w:p>
        </w:tc>
        <w:tc>
          <w:tcPr>
            <w:tcW w:w="3223" w:type="dxa"/>
          </w:tcPr>
          <w:p w14:paraId="49DE8DF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Chronically Homeless Adult/HoH</w:t>
            </w:r>
          </w:p>
        </w:tc>
        <w:tc>
          <w:tcPr>
            <w:tcW w:w="1890" w:type="dxa"/>
          </w:tcPr>
          <w:p w14:paraId="79FA000C"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3605" w:type="dxa"/>
          </w:tcPr>
          <w:p w14:paraId="06E0B4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HHChronic</w:t>
            </w:r>
            <w:proofErr w:type="spellEnd"/>
            <w:r>
              <w:t xml:space="preserve"> = 1</w:t>
            </w:r>
          </w:p>
        </w:tc>
      </w:tr>
      <w:tr w:rsidR="00AD7548" w:rsidRPr="001475A1" w14:paraId="696B9418"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2756D094" w14:textId="77777777" w:rsidR="00AD7548" w:rsidRPr="001475A1" w:rsidRDefault="00AD7548" w:rsidP="003C4035">
            <w:pPr>
              <w:pStyle w:val="NoSpacing"/>
            </w:pPr>
            <w:r w:rsidRPr="00F016B9">
              <w:t>7</w:t>
            </w:r>
          </w:p>
        </w:tc>
        <w:tc>
          <w:tcPr>
            <w:tcW w:w="3223" w:type="dxa"/>
          </w:tcPr>
          <w:p w14:paraId="488C83D3"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Fleeing Domestic Violence</w:t>
            </w:r>
          </w:p>
        </w:tc>
        <w:tc>
          <w:tcPr>
            <w:tcW w:w="1890" w:type="dxa"/>
          </w:tcPr>
          <w:p w14:paraId="51AA091F"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605" w:type="dxa"/>
          </w:tcPr>
          <w:p w14:paraId="032CD171"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sidRPr="004C74F2">
              <w:rPr>
                <w:b/>
              </w:rPr>
              <w:t>HHFleeingDV</w:t>
            </w:r>
            <w:proofErr w:type="spellEnd"/>
            <w:r>
              <w:t xml:space="preserve"> = 1</w:t>
            </w:r>
          </w:p>
        </w:tc>
      </w:tr>
      <w:tr w:rsidR="00AD7548" w:rsidRPr="001475A1" w14:paraId="7CFB1886"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5F1D57D4" w14:textId="77777777" w:rsidR="00AD7548" w:rsidRPr="001475A1" w:rsidRDefault="00AD7548" w:rsidP="003C4035">
            <w:pPr>
              <w:pStyle w:val="NoSpacing"/>
            </w:pPr>
            <w:r w:rsidRPr="00F016B9">
              <w:t>8</w:t>
            </w:r>
          </w:p>
        </w:tc>
        <w:tc>
          <w:tcPr>
            <w:tcW w:w="3223" w:type="dxa"/>
          </w:tcPr>
          <w:p w14:paraId="03BF3B35"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Senior 55+</w:t>
            </w:r>
          </w:p>
        </w:tc>
        <w:tc>
          <w:tcPr>
            <w:tcW w:w="1890" w:type="dxa"/>
          </w:tcPr>
          <w:p w14:paraId="5A4F15E7"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3605" w:type="dxa"/>
          </w:tcPr>
          <w:p w14:paraId="27081ADB"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sidRPr="004C74F2">
              <w:rPr>
                <w:b/>
              </w:rPr>
              <w:t>HHAdultAge</w:t>
            </w:r>
            <w:proofErr w:type="spellEnd"/>
            <w:r>
              <w:t xml:space="preserve"> = 55</w:t>
            </w:r>
          </w:p>
        </w:tc>
      </w:tr>
      <w:tr w:rsidR="00AD7548" w:rsidRPr="001475A1" w14:paraId="7E1667B7" w14:textId="77777777" w:rsidTr="00B3556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47E8CC22" w14:textId="77777777" w:rsidR="00AD7548" w:rsidRPr="001475A1" w:rsidRDefault="00AD7548" w:rsidP="003C4035">
            <w:pPr>
              <w:pStyle w:val="NoSpacing"/>
            </w:pPr>
            <w:r w:rsidRPr="00F016B9">
              <w:t>9</w:t>
            </w:r>
          </w:p>
        </w:tc>
        <w:tc>
          <w:tcPr>
            <w:tcW w:w="3223" w:type="dxa"/>
          </w:tcPr>
          <w:p w14:paraId="48EC0D24"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rsidRPr="00F016B9">
              <w:t>Parenting Youth 18-24</w:t>
            </w:r>
            <w:r>
              <w:t xml:space="preserve"> </w:t>
            </w:r>
          </w:p>
        </w:tc>
        <w:tc>
          <w:tcPr>
            <w:tcW w:w="1890" w:type="dxa"/>
          </w:tcPr>
          <w:p w14:paraId="22C10149"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r>
              <w:t>2</w:t>
            </w:r>
          </w:p>
        </w:tc>
        <w:tc>
          <w:tcPr>
            <w:tcW w:w="3605" w:type="dxa"/>
          </w:tcPr>
          <w:p w14:paraId="615B13E0" w14:textId="77777777" w:rsidR="00AD7548" w:rsidRPr="001475A1" w:rsidRDefault="00AD7548"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HHParent</w:t>
            </w:r>
            <w:proofErr w:type="spellEnd"/>
            <w:r>
              <w:t xml:space="preserve"> = 1 and </w:t>
            </w:r>
            <w:proofErr w:type="spellStart"/>
            <w:r>
              <w:rPr>
                <w:b/>
              </w:rPr>
              <w:t>HHAdultAge</w:t>
            </w:r>
            <w:proofErr w:type="spellEnd"/>
            <w:r>
              <w:rPr>
                <w:b/>
              </w:rPr>
              <w:t xml:space="preserve"> </w:t>
            </w:r>
            <w:r>
              <w:t>in (18,24)</w:t>
            </w:r>
          </w:p>
        </w:tc>
      </w:tr>
      <w:tr w:rsidR="00AD7548" w:rsidRPr="001475A1" w14:paraId="02B9C847" w14:textId="77777777" w:rsidTr="00B3556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42" w:type="dxa"/>
          </w:tcPr>
          <w:p w14:paraId="3C95D489" w14:textId="77777777" w:rsidR="00AD7548" w:rsidRPr="001475A1" w:rsidRDefault="00AD7548" w:rsidP="003C4035">
            <w:pPr>
              <w:pStyle w:val="NoSpacing"/>
            </w:pPr>
            <w:r w:rsidRPr="00F016B9">
              <w:t>10</w:t>
            </w:r>
          </w:p>
        </w:tc>
        <w:tc>
          <w:tcPr>
            <w:tcW w:w="3223" w:type="dxa"/>
          </w:tcPr>
          <w:p w14:paraId="5B076BC0"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rsidRPr="00F016B9">
              <w:t>Parenting Child</w:t>
            </w:r>
          </w:p>
        </w:tc>
        <w:tc>
          <w:tcPr>
            <w:tcW w:w="1890" w:type="dxa"/>
          </w:tcPr>
          <w:p w14:paraId="46BD98BD"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r>
              <w:t>3</w:t>
            </w:r>
          </w:p>
        </w:tc>
        <w:tc>
          <w:tcPr>
            <w:tcW w:w="3605" w:type="dxa"/>
          </w:tcPr>
          <w:p w14:paraId="72996B64" w14:textId="77777777" w:rsidR="00AD7548" w:rsidRPr="001475A1" w:rsidRDefault="00AD7548"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HHParent</w:t>
            </w:r>
            <w:proofErr w:type="spellEnd"/>
            <w:r>
              <w:t xml:space="preserve"> = 1</w:t>
            </w:r>
          </w:p>
        </w:tc>
      </w:tr>
    </w:tbl>
    <w:p w14:paraId="76B0F1D8" w14:textId="0053C58C" w:rsidR="00EF7071" w:rsidRPr="00655B0F" w:rsidRDefault="00EF7071" w:rsidP="0088191A">
      <w:pPr>
        <w:pStyle w:val="Heading3"/>
      </w:pPr>
      <w:proofErr w:type="spellStart"/>
      <w:r>
        <w:t>SystemPath</w:t>
      </w:r>
      <w:proofErr w:type="spellEnd"/>
      <w:r>
        <w:t xml:space="preserve"> and </w:t>
      </w:r>
      <w:r w:rsidR="005356F6">
        <w:t>ProjectID</w:t>
      </w:r>
      <w:r w:rsidR="005356F6" w:rsidRPr="00655B0F">
        <w:t xml:space="preserve"> </w:t>
      </w:r>
    </w:p>
    <w:p w14:paraId="7D3ADCAF" w14:textId="630B725D" w:rsidR="00EF7071" w:rsidRPr="00243B41" w:rsidRDefault="00EF7071" w:rsidP="00EF7071">
      <w:proofErr w:type="spellStart"/>
      <w:r>
        <w:rPr>
          <w:b/>
        </w:rPr>
        <w:t>SystemPath</w:t>
      </w:r>
      <w:proofErr w:type="spellEnd"/>
      <w:r>
        <w:rPr>
          <w:b/>
        </w:rPr>
        <w:t xml:space="preserve"> </w:t>
      </w:r>
      <w:r>
        <w:t xml:space="preserve">is always -1 </w:t>
      </w:r>
      <w:r w:rsidR="003B7A1E">
        <w:t xml:space="preserve">and </w:t>
      </w:r>
      <w:r w:rsidR="003B7A1E" w:rsidRPr="0092505D">
        <w:rPr>
          <w:b/>
        </w:rPr>
        <w:t>ProjectID</w:t>
      </w:r>
      <w:r w:rsidR="003B7A1E">
        <w:t xml:space="preserve"> is always </w:t>
      </w:r>
      <w:r w:rsidR="00143E83">
        <w:t>NULL</w:t>
      </w:r>
      <w:r w:rsidR="003B7A1E">
        <w:t xml:space="preserve"> </w:t>
      </w:r>
      <w:r>
        <w:t xml:space="preserve">for </w:t>
      </w:r>
      <w:r w:rsidR="0085618A">
        <w:t>counts of households by project type</w:t>
      </w:r>
      <w:r>
        <w:t>.</w:t>
      </w:r>
    </w:p>
    <w:p w14:paraId="106DBCB1" w14:textId="63D51C0E" w:rsidR="00864BAE" w:rsidRDefault="00864BAE" w:rsidP="0088191A">
      <w:pPr>
        <w:pStyle w:val="Heading2"/>
      </w:pPr>
      <w:bookmarkStart w:id="1942" w:name="_Toc525229617"/>
      <w:bookmarkStart w:id="1943" w:name="_Toc525229618"/>
      <w:bookmarkStart w:id="1944" w:name="_Toc525229619"/>
      <w:bookmarkStart w:id="1945" w:name="_Toc525229620"/>
      <w:bookmarkStart w:id="1946" w:name="_Toc525229621"/>
      <w:bookmarkStart w:id="1947" w:name="_Toc525229622"/>
      <w:bookmarkStart w:id="1948" w:name="_Toc525229623"/>
      <w:bookmarkStart w:id="1949" w:name="_Toc511744576"/>
      <w:bookmarkStart w:id="1950" w:name="_Toc511744577"/>
      <w:bookmarkStart w:id="1951" w:name="_Toc511744578"/>
      <w:bookmarkStart w:id="1952" w:name="_Toc511744579"/>
      <w:bookmarkStart w:id="1953" w:name="_Toc511744580"/>
      <w:bookmarkStart w:id="1954" w:name="_Toc511744581"/>
      <w:bookmarkStart w:id="1955" w:name="_Toc511744582"/>
      <w:bookmarkStart w:id="1956" w:name="_Toc511744591"/>
      <w:bookmarkStart w:id="1957" w:name="_Toc511744592"/>
      <w:bookmarkStart w:id="1958" w:name="_Toc511744593"/>
      <w:bookmarkStart w:id="1959" w:name="_Toc511744594"/>
      <w:bookmarkStart w:id="1960" w:name="_Toc511744595"/>
      <w:bookmarkStart w:id="1961" w:name="_Toc511744656"/>
      <w:bookmarkStart w:id="1962" w:name="_Toc511744657"/>
      <w:bookmarkStart w:id="1963" w:name="_Toc511744658"/>
      <w:bookmarkStart w:id="1964" w:name="_Toc511744659"/>
      <w:bookmarkStart w:id="1965" w:name="_Toc511744660"/>
      <w:bookmarkStart w:id="1966" w:name="_Toc511744661"/>
      <w:bookmarkStart w:id="1967" w:name="_Toc511744662"/>
      <w:bookmarkStart w:id="1968" w:name="_Toc511744663"/>
      <w:bookmarkStart w:id="1969" w:name="_Toc511182521"/>
      <w:bookmarkStart w:id="1970" w:name="_Toc37849821"/>
      <w:bookmarkStart w:id="1971" w:name="_Toc38030595"/>
      <w:bookmarkEnd w:id="1942"/>
      <w:bookmarkEnd w:id="1943"/>
      <w:bookmarkEnd w:id="1944"/>
      <w:bookmarkEnd w:id="1945"/>
      <w:bookmarkEnd w:id="1946"/>
      <w:bookmarkEnd w:id="1947"/>
      <w:bookmarkEnd w:id="1948"/>
      <w:bookmarkEnd w:id="1949"/>
      <w:bookmarkEnd w:id="1950"/>
      <w:bookmarkEnd w:id="1951"/>
      <w:bookmarkEnd w:id="1952"/>
      <w:bookmarkEnd w:id="1953"/>
      <w:bookmarkEnd w:id="1954"/>
      <w:bookmarkEnd w:id="1955"/>
      <w:bookmarkEnd w:id="1956"/>
      <w:bookmarkEnd w:id="1957"/>
      <w:bookmarkEnd w:id="1958"/>
      <w:bookmarkEnd w:id="1959"/>
      <w:bookmarkEnd w:id="1960"/>
      <w:bookmarkEnd w:id="1961"/>
      <w:bookmarkEnd w:id="1962"/>
      <w:bookmarkEnd w:id="1963"/>
      <w:bookmarkEnd w:id="1964"/>
      <w:bookmarkEnd w:id="1965"/>
      <w:bookmarkEnd w:id="1966"/>
      <w:bookmarkEnd w:id="1967"/>
      <w:bookmarkEnd w:id="1968"/>
      <w:bookmarkEnd w:id="1969"/>
      <w:r>
        <w:lastRenderedPageBreak/>
        <w:t>Get Counts of People by Project and Personal Characteristics</w:t>
      </w:r>
      <w:bookmarkEnd w:id="1970"/>
      <w:bookmarkEnd w:id="1971"/>
    </w:p>
    <w:p w14:paraId="6313C430" w14:textId="7332CAC6"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6E810C47" wp14:editId="36E06AFE">
                <wp:extent cx="4961890" cy="1737360"/>
                <wp:effectExtent l="0" t="0" r="10160" b="15240"/>
                <wp:docPr id="74485721" name="Group 744857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22" name="AutoShape 30"/>
                        <wps:cNvCnPr>
                          <a:cxnSpLocks noChangeShapeType="1"/>
                          <a:stCxn id="74485731" idx="1"/>
                          <a:endCxn id="74485723" idx="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23"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C0EDDC"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724"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0956C" w14:textId="77777777" w:rsidR="00722600" w:rsidRDefault="00722600" w:rsidP="00F824D6">
                              <w:pPr>
                                <w:pStyle w:val="Style3"/>
                              </w:pPr>
                              <w:r>
                                <w:t>tlsa_CohortDates</w:t>
                              </w:r>
                            </w:p>
                          </w:txbxContent>
                        </wps:txbx>
                        <wps:bodyPr rot="0" vert="horz" wrap="square" lIns="0" tIns="0" rIns="0" bIns="0" anchor="ctr" anchorCtr="0" upright="1">
                          <a:noAutofit/>
                        </wps:bodyPr>
                      </wps:wsp>
                      <wps:wsp>
                        <wps:cNvPr id="74485725" name="AutoShape 33"/>
                        <wps:cNvCnPr>
                          <a:cxnSpLocks noChangeShapeType="1"/>
                          <a:stCxn id="74485724" idx="3"/>
                          <a:endCxn id="74485730" idx="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26" name="Group 34"/>
                        <wpg:cNvGrpSpPr>
                          <a:grpSpLocks/>
                        </wpg:cNvGrpSpPr>
                        <wpg:grpSpPr bwMode="auto">
                          <a:xfrm>
                            <a:off x="1055351" y="1120540"/>
                            <a:ext cx="13864" cy="17374"/>
                            <a:chOff x="1055351" y="1120540"/>
                            <a:chExt cx="13863" cy="17373"/>
                          </a:xfrm>
                        </wpg:grpSpPr>
                        <wpg:grpSp>
                          <wpg:cNvPr id="74485727" name="Group 35"/>
                          <wpg:cNvGrpSpPr>
                            <a:grpSpLocks/>
                          </wpg:cNvGrpSpPr>
                          <wpg:grpSpPr bwMode="auto">
                            <a:xfrm>
                              <a:off x="1056308" y="1125512"/>
                              <a:ext cx="11887" cy="6912"/>
                              <a:chOff x="1054307" y="1104837"/>
                              <a:chExt cx="11887" cy="6911"/>
                            </a:xfrm>
                          </wpg:grpSpPr>
                          <wps:wsp>
                            <wps:cNvPr id="74485728"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859FCA" w14:textId="77777777" w:rsidR="00722600" w:rsidRDefault="00722600" w:rsidP="00F824D6">
                                  <w:pPr>
                                    <w:pStyle w:val="Style3"/>
                                  </w:pPr>
                                  <w:r>
                                    <w:t>tlsa_Enrollment</w:t>
                                  </w:r>
                                </w:p>
                              </w:txbxContent>
                            </wps:txbx>
                            <wps:bodyPr rot="0" vert="horz" wrap="square" lIns="0" tIns="0" rIns="0" bIns="0" anchor="ctr" anchorCtr="0" upright="1">
                              <a:noAutofit/>
                            </wps:bodyPr>
                          </wps:wsp>
                          <wps:wsp>
                            <wps:cNvPr id="74485729"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EED5AD" w14:textId="77777777" w:rsidR="00722600" w:rsidRDefault="00722600" w:rsidP="00F824D6">
                                  <w:pPr>
                                    <w:pStyle w:val="Style3"/>
                                  </w:pPr>
                                  <w:r>
                                    <w:t>tlsa_HHID</w:t>
                                  </w:r>
                                </w:p>
                              </w:txbxContent>
                            </wps:txbx>
                            <wps:bodyPr rot="0" vert="horz" wrap="square" lIns="0" tIns="0" rIns="0" bIns="0" anchor="ctr" anchorCtr="0" upright="1">
                              <a:noAutofit/>
                            </wps:bodyPr>
                          </wps:wsp>
                        </wpg:grpSp>
                        <wps:wsp>
                          <wps:cNvPr id="74485730"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1"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3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505DA5" w14:textId="77777777" w:rsidR="00722600" w:rsidRDefault="00722600" w:rsidP="00F824D6">
                                <w:pPr>
                                  <w:pStyle w:val="Style3"/>
                                </w:pPr>
                                <w:r>
                                  <w:t>hmis_Services</w:t>
                                </w:r>
                              </w:p>
                            </w:txbxContent>
                          </wps:txbx>
                          <wps:bodyPr rot="0" vert="horz" wrap="square" lIns="0" tIns="0" rIns="0" bIns="0" anchor="ctr" anchorCtr="0" upright="1">
                            <a:noAutofit/>
                          </wps:bodyPr>
                        </wps:wsp>
                        <wps:wsp>
                          <wps:cNvPr id="74485733"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85006A" w14:textId="77777777" w:rsidR="00722600" w:rsidRDefault="00722600"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6E810C47" id="Group 74485721" o:spid="_x0000_s1554"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">
                <v:shape id="AutoShape 30" o:spid="_x0000_s1555"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" strokecolor="black [0]" strokeweight=".5pt">
                  <v:stroke endarrow="block"/>
                  <v:shadow color="black [0]"/>
                </v:shape>
                <v:shape id="AutoShape 31" o:spid="_x0000_s1556"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" fillcolor="#fce5d6" strokecolor="#f5b183" strokeweight=".5pt">
                  <v:shadow color="black" opacity="0" offset="0,0"/>
                  <v:textbox inset="0,0,0,0">
                    <w:txbxContent>
                      <w:p w14:paraId="67C0EDDC" w14:textId="77777777" w:rsidR="00722600" w:rsidRDefault="00722600" w:rsidP="00F824D6">
                        <w:pPr>
                          <w:pStyle w:val="Style3"/>
                        </w:pPr>
                        <w:r>
                          <w:t>lsa_Calculated</w:t>
                        </w:r>
                      </w:p>
                    </w:txbxContent>
                  </v:textbox>
                </v:shape>
                <v:shape id="AutoShape 390" o:spid="_x0000_s1557"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36M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" fillcolor="#ebd7e1" strokecolor="#c285a3" strokeweight=".5pt">
                  <v:shadow color="black" opacity="0" offset="0,0"/>
                  <v:textbox inset="0,0,0,0">
                    <w:txbxContent>
                      <w:p w14:paraId="0510956C" w14:textId="77777777" w:rsidR="00722600" w:rsidRDefault="00722600" w:rsidP="00F824D6">
                        <w:pPr>
                          <w:pStyle w:val="Style3"/>
                        </w:pPr>
                        <w:r>
                          <w:t>tlsa_CohortDates</w:t>
                        </w:r>
                      </w:p>
                    </w:txbxContent>
                  </v:textbox>
                </v:shape>
                <v:shape id="AutoShape 33" o:spid="_x0000_s1558"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" strokecolor="black [0]" strokeweight=".5pt">
                  <v:stroke endarrow="block"/>
                  <v:shadow color="black [0]"/>
                </v:shape>
                <v:group id="Group 34" o:spid="_x0000_s1559"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">
                  <v:group id="Group 35" o:spid="_x0000_s156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">
                    <v:shape id="AutoShape 462" o:spid="_x0000_s156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" fillcolor="#ebd7e1" strokecolor="#c285a3" strokeweight=".5pt">
                      <v:shadow color="black" opacity="0" offset="0,0"/>
                      <v:textbox inset="0,0,0,0">
                        <w:txbxContent>
                          <w:p w14:paraId="22859FCA" w14:textId="77777777" w:rsidR="00722600" w:rsidRDefault="00722600" w:rsidP="00F824D6">
                            <w:pPr>
                              <w:pStyle w:val="Style3"/>
                            </w:pPr>
                            <w:r>
                              <w:t>tlsa_Enrollment</w:t>
                            </w:r>
                          </w:p>
                        </w:txbxContent>
                      </v:textbox>
                    </v:shape>
                    <v:shape id="AutoShape 462" o:spid="_x0000_s156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" fillcolor="#ebd7e1" strokecolor="#c285a3" strokeweight=".5pt">
                      <v:shadow color="black" opacity="0" offset="0,0"/>
                      <v:textbox inset="0,0,0,0">
                        <w:txbxContent>
                          <w:p w14:paraId="3FEED5AD" w14:textId="77777777" w:rsidR="00722600" w:rsidRDefault="00722600" w:rsidP="00F824D6">
                            <w:pPr>
                              <w:pStyle w:val="Style3"/>
                            </w:pPr>
                            <w:r>
                              <w:t>tlsa_HHID</w:t>
                            </w:r>
                          </w:p>
                        </w:txbxContent>
                      </v:textbox>
                    </v:shape>
                  </v:group>
                  <v:shape id="AutoShape 407" o:spid="_x0000_s156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" fillcolor="#5b9bd5" strokecolor="black [0]" strokeweight=".5pt">
                    <v:shadow color="black [0]"/>
                    <v:textbox inset="2.88pt,2.88pt,2.88pt,2.88pt"/>
                  </v:shape>
                  <v:shape id="AutoShape 39" o:spid="_x0000_s156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" fillcolor="#5b9bd5" strokecolor="black [0]" strokeweight=".5pt">
                    <v:shadow color="black [0]"/>
                    <v:textbox inset="2.88pt,2.88pt,2.88pt,2.88pt"/>
                  </v:shape>
                  <v:shape id="AutoShape 448" o:spid="_x0000_s156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88Di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" fillcolor="#dfebf7" strokecolor="#5b9bd5" strokeweight=".5pt">
                    <v:shadow color="black" opacity="0" offset="0,0"/>
                    <v:textbox inset="0,0,0,0">
                      <w:txbxContent>
                        <w:p w14:paraId="2A505DA5" w14:textId="77777777" w:rsidR="00722600" w:rsidRDefault="00722600" w:rsidP="00F824D6">
                          <w:pPr>
                            <w:pStyle w:val="Style3"/>
                          </w:pPr>
                          <w:r>
                            <w:t>hmis_Services</w:t>
                          </w:r>
                        </w:p>
                      </w:txbxContent>
                    </v:textbox>
                  </v:shape>
                  <v:shape id="AutoShape 41" o:spid="_x0000_s1566"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g3Al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" fillcolor="#ebd7e1" strokecolor="#c285a3" strokeweight=".5pt">
                    <v:shadow color="black" opacity="0" offset="0,0"/>
                    <v:textbox inset="0,0,0,0">
                      <w:txbxContent>
                        <w:p w14:paraId="7B85006A" w14:textId="77777777" w:rsidR="00722600" w:rsidRDefault="00722600" w:rsidP="00F824D6">
                          <w:pPr>
                            <w:pStyle w:val="Style3"/>
                          </w:pPr>
                          <w:r>
                            <w:t>tlsa_Person</w:t>
                          </w:r>
                        </w:p>
                      </w:txbxContent>
                    </v:textbox>
                  </v:shape>
                </v:group>
                <w10:anchorlock/>
              </v:group>
            </w:pict>
          </mc:Fallback>
        </mc:AlternateContent>
      </w:r>
    </w:p>
    <w:p w14:paraId="6FE62999" w14:textId="628DB0E6" w:rsidR="007C5A23" w:rsidRDefault="00D567A1" w:rsidP="0088191A">
      <w:pPr>
        <w:pStyle w:val="Heading3"/>
      </w:pPr>
      <w:proofErr w:type="spellStart"/>
      <w:r>
        <w:t>ReportRow</w:t>
      </w:r>
      <w:proofErr w:type="spellEnd"/>
      <w:r>
        <w:t xml:space="preserve">, </w:t>
      </w:r>
      <w:r w:rsidR="007C5A23">
        <w:t>Universe, ProjectID, and Value</w:t>
      </w:r>
    </w:p>
    <w:p w14:paraId="42485653" w14:textId="655B3993" w:rsidR="00D567A1" w:rsidRDefault="00D567A1" w:rsidP="007C5A23">
      <w:proofErr w:type="spellStart"/>
      <w:r w:rsidRPr="009A701E">
        <w:rPr>
          <w:b/>
        </w:rPr>
        <w:t>ReportRow</w:t>
      </w:r>
      <w:proofErr w:type="spellEnd"/>
      <w:r>
        <w:t xml:space="preserve"> 55 counts people based </w:t>
      </w:r>
      <w:r w:rsidR="00405E1A">
        <w:t xml:space="preserve">on a combination of household characteristics and </w:t>
      </w:r>
      <w:r>
        <w:t>their own personal characteristics; for example, only veterans are included in the ‘Veteran’ count</w:t>
      </w:r>
      <w:r w:rsidR="004873DC">
        <w:t xml:space="preserve">. </w:t>
      </w:r>
    </w:p>
    <w:p w14:paraId="33E35DE1" w14:textId="77777777" w:rsidR="00F23505" w:rsidRPr="009D5B7E" w:rsidRDefault="00F23505" w:rsidP="00F23505">
      <w:pPr>
        <w:rPr>
          <w:ins w:id="1972" w:author="Molly McEvilley" w:date="2020-09-10T11:00:00Z"/>
        </w:rPr>
      </w:pPr>
      <w:ins w:id="1973" w:author="Molly McEvilley" w:date="2020-09-10T11:00:00Z">
        <w:r>
          <w:t xml:space="preserve">The </w:t>
        </w:r>
        <w:r w:rsidRPr="00DE6DFA">
          <w:rPr>
            <w:b/>
          </w:rPr>
          <w:t>Universe</w:t>
        </w:r>
        <w:r>
          <w:t xml:space="preserve"> for project-level counts is 10; there must be a value in the </w:t>
        </w:r>
        <w:r w:rsidRPr="004C74F2">
          <w:rPr>
            <w:b/>
          </w:rPr>
          <w:t>ProjectID</w:t>
        </w:r>
        <w:r>
          <w:t xml:space="preserve"> column that matches a record in Project.csv.</w:t>
        </w:r>
      </w:ins>
    </w:p>
    <w:p w14:paraId="67E9E55D" w14:textId="72F77071" w:rsidR="00E2345E" w:rsidRPr="009D5B7E" w:rsidDel="00F23505" w:rsidRDefault="00E2345E" w:rsidP="00E2345E">
      <w:pPr>
        <w:rPr>
          <w:del w:id="1974" w:author="Molly McEvilley" w:date="2020-09-10T10:57:00Z"/>
        </w:rPr>
      </w:pPr>
      <w:del w:id="1975" w:author="Molly McEvilley" w:date="2020-09-10T10:57:00Z">
        <w:r w:rsidDel="00F23505">
          <w:delText xml:space="preserve">The </w:delText>
        </w:r>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6BD6CF09" w14:textId="4A04D48B" w:rsidR="007C5A23" w:rsidRDefault="007C5A23" w:rsidP="007C5A23">
      <w:r w:rsidRPr="00A355EA">
        <w:rPr>
          <w:b/>
        </w:rPr>
        <w:t>Value</w:t>
      </w:r>
      <w:r>
        <w:t xml:space="preserve"> = a count of distinct </w:t>
      </w:r>
      <w:r w:rsidRPr="004C74F2">
        <w:rPr>
          <w:b/>
        </w:rPr>
        <w:t>PersonalID</w:t>
      </w:r>
      <w:r w:rsidRPr="00A005D8">
        <w:rPr>
          <w:iCs/>
        </w:rPr>
        <w:t>s</w:t>
      </w:r>
      <w:r>
        <w:t xml:space="preserve"> in </w:t>
      </w:r>
      <w:r w:rsidR="00D979B0">
        <w:t xml:space="preserve">tlsa_Person </w:t>
      </w:r>
      <w:r w:rsidR="00AE7282">
        <w:t>active in relevant projects (</w:t>
      </w:r>
      <w:r w:rsidR="00AE7282">
        <w:rPr>
          <w:b/>
        </w:rPr>
        <w:t>ProjectID</w:t>
      </w:r>
      <w:r w:rsidR="00AE7282">
        <w:t>)</w:t>
      </w:r>
      <w:r w:rsidR="00AE7282">
        <w:rPr>
          <w:b/>
        </w:rPr>
        <w:t xml:space="preserve"> </w:t>
      </w:r>
      <w:r w:rsidR="00AE7282">
        <w:t>during the cohort period (</w:t>
      </w:r>
      <w:r w:rsidR="00AE7282">
        <w:rPr>
          <w:b/>
        </w:rPr>
        <w:t>Cohort</w:t>
      </w:r>
      <w:r w:rsidR="00AE7282">
        <w:t xml:space="preserve">) that meet the criteria for inclusion based on household type and personal characteristics in </w:t>
      </w:r>
      <w:r w:rsidR="00D979B0">
        <w:t>tlsa_Person</w:t>
      </w:r>
      <w:r w:rsidR="00AE7282">
        <w:t>.</w:t>
      </w:r>
    </w:p>
    <w:p w14:paraId="4204CB84" w14:textId="77777777" w:rsidR="00866D60" w:rsidRDefault="00866D60" w:rsidP="0088191A">
      <w:pPr>
        <w:pStyle w:val="Heading3"/>
      </w:pPr>
      <w:r>
        <w:t>Cohort</w:t>
      </w:r>
    </w:p>
    <w:p w14:paraId="4D006896" w14:textId="4CB6D439" w:rsidR="00866D60" w:rsidRDefault="00866D60" w:rsidP="00866D60">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0B6A31">
        <w:t>Enrollment</w:t>
      </w:r>
      <w:proofErr w:type="spellEnd"/>
      <w:r w:rsidR="000B6A31">
        <w:t xml:space="preserve"> where </w:t>
      </w:r>
      <w:r w:rsidR="000B6A31" w:rsidRPr="000B6A31">
        <w:rPr>
          <w:b/>
          <w:bCs/>
        </w:rPr>
        <w:t>Active</w:t>
      </w:r>
      <w:r w:rsidR="000B6A31">
        <w:t xml:space="preserve"> = 1 and</w:t>
      </w:r>
      <w:r>
        <w:t>:</w:t>
      </w:r>
    </w:p>
    <w:p w14:paraId="23B90FF8" w14:textId="77777777" w:rsidR="00866D60" w:rsidRDefault="00866D60" w:rsidP="00046859">
      <w:pPr>
        <w:pStyle w:val="ListParagraph"/>
        <w:numPr>
          <w:ilvl w:val="0"/>
          <w:numId w:val="10"/>
        </w:numPr>
      </w:pPr>
      <w:r w:rsidRPr="00BB785F">
        <w:rPr>
          <w:b/>
        </w:rPr>
        <w:t>ProjectType</w:t>
      </w:r>
      <w:r>
        <w:rPr>
          <w:b/>
        </w:rPr>
        <w:t xml:space="preserve"> </w:t>
      </w:r>
      <w:r>
        <w:t>in (1,2,3,8,13); and</w:t>
      </w:r>
    </w:p>
    <w:p w14:paraId="0DA66FE5" w14:textId="77777777" w:rsidR="00866D60" w:rsidRDefault="00866D60"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51F4CA7" w14:textId="2C72D447" w:rsidR="00866D60" w:rsidRDefault="00866D60"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5CCC7FCD" w14:textId="6B01A00B" w:rsidR="00866D60" w:rsidRDefault="00866D60" w:rsidP="00046859">
      <w:pPr>
        <w:pStyle w:val="ListParagraph"/>
        <w:numPr>
          <w:ilvl w:val="0"/>
          <w:numId w:val="10"/>
        </w:numPr>
      </w:pPr>
      <w:r>
        <w:t xml:space="preserve">If </w:t>
      </w:r>
      <w:r w:rsidR="00457814" w:rsidRPr="00BB785F">
        <w:rPr>
          <w:b/>
        </w:rPr>
        <w:t>ProjectTyp</w:t>
      </w:r>
      <w:r w:rsidR="00457814">
        <w:rPr>
          <w:b/>
        </w:rPr>
        <w:t>e</w:t>
      </w:r>
      <w:r w:rsidR="00457814" w:rsidRPr="0055623B">
        <w:t>=1 and</w:t>
      </w:r>
      <w:r w:rsidR="00457814">
        <w:rPr>
          <w:b/>
        </w:rPr>
        <w:t xml:space="preserve"> </w:t>
      </w:r>
      <w:r w:rsidRPr="00BB785F">
        <w:rPr>
          <w:b/>
        </w:rPr>
        <w:t>TrackingMethod</w:t>
      </w:r>
      <w:r>
        <w:t xml:space="preserve"> = 3, there is a </w:t>
      </w:r>
      <w:proofErr w:type="spellStart"/>
      <w:r w:rsidR="003C4035" w:rsidRPr="003C4035">
        <w:rPr>
          <w:bCs/>
          <w:i/>
          <w:iCs/>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7A4EDE7F" w14:textId="77777777" w:rsidR="00315CB5" w:rsidRDefault="00315CB5" w:rsidP="00722600">
      <w:pPr>
        <w:pStyle w:val="ListParagraph"/>
        <w:numPr>
          <w:ilvl w:val="0"/>
          <w:numId w:val="10"/>
        </w:numPr>
        <w:rPr>
          <w:ins w:id="1976" w:author="Molly McEvilley" w:date="2020-09-17T10:39:00Z"/>
        </w:rPr>
      </w:pPr>
      <w:ins w:id="1977" w:author="Molly McEvilley" w:date="2020-09-17T10:39:00Z">
        <w:r w:rsidRPr="00BB785F">
          <w:rPr>
            <w:b/>
          </w:rPr>
          <w:t>ExitDate</w:t>
        </w:r>
        <w:r>
          <w:t xml:space="preserve"> is NULL; or </w:t>
        </w:r>
      </w:ins>
    </w:p>
    <w:p w14:paraId="3EBAB888" w14:textId="77777777" w:rsidR="00315CB5" w:rsidRPr="00372FA1" w:rsidRDefault="00315CB5" w:rsidP="00722600">
      <w:pPr>
        <w:pStyle w:val="ListParagraph"/>
        <w:numPr>
          <w:ilvl w:val="1"/>
          <w:numId w:val="10"/>
        </w:numPr>
        <w:rPr>
          <w:ins w:id="1978" w:author="Molly McEvilley" w:date="2020-09-17T10:39:00Z"/>
        </w:rPr>
      </w:pPr>
      <w:ins w:id="1979"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1C45FFC4" w14:textId="77777777" w:rsidR="00315CB5" w:rsidRPr="006E2100" w:rsidRDefault="00315CB5" w:rsidP="00315CB5">
      <w:pPr>
        <w:pStyle w:val="ListParagraph"/>
        <w:numPr>
          <w:ilvl w:val="1"/>
          <w:numId w:val="10"/>
        </w:numPr>
        <w:rPr>
          <w:ins w:id="1980" w:author="Molly McEvilley" w:date="2020-09-17T10:39:00Z"/>
        </w:rPr>
      </w:pPr>
      <w:ins w:id="1981"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866D60" w14:paraId="500FD7BD"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0D667C23" w14:textId="77777777" w:rsidR="00866D60" w:rsidRPr="00271EB6" w:rsidRDefault="00866D60" w:rsidP="0092505D">
            <w:pPr>
              <w:pStyle w:val="NoSpacing"/>
            </w:pPr>
            <w:r>
              <w:t>Category</w:t>
            </w:r>
          </w:p>
        </w:tc>
        <w:tc>
          <w:tcPr>
            <w:tcW w:w="901" w:type="dxa"/>
          </w:tcPr>
          <w:p w14:paraId="2FB50310"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r>
              <w:t>Cohort</w:t>
            </w:r>
          </w:p>
        </w:tc>
        <w:tc>
          <w:tcPr>
            <w:tcW w:w="3348" w:type="dxa"/>
          </w:tcPr>
          <w:p w14:paraId="4E434711"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1862" w:type="dxa"/>
          </w:tcPr>
          <w:p w14:paraId="060A313E" w14:textId="77777777" w:rsidR="00866D60" w:rsidRDefault="00866D60" w:rsidP="0092505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866D60" w:rsidRPr="00271EB6" w14:paraId="22F7521A"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AD43AB1" w14:textId="77777777" w:rsidR="00866D60" w:rsidRPr="00271EB6" w:rsidRDefault="00866D60" w:rsidP="0092505D">
            <w:pPr>
              <w:pStyle w:val="NoSpacing"/>
            </w:pPr>
            <w:r w:rsidRPr="00271EB6">
              <w:t>Active in current report period</w:t>
            </w:r>
          </w:p>
        </w:tc>
        <w:tc>
          <w:tcPr>
            <w:tcW w:w="901" w:type="dxa"/>
          </w:tcPr>
          <w:p w14:paraId="0ADC414A"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3EC17512" w14:textId="77777777" w:rsidR="00866D60" w:rsidRPr="0047665C" w:rsidRDefault="00866D60" w:rsidP="0092505D">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1EB50E6E"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866D60" w:rsidRPr="00BB785F" w14:paraId="40E7A8E2"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5157582" w14:textId="77777777" w:rsidR="00866D60" w:rsidRPr="00271EB6" w:rsidRDefault="00866D60" w:rsidP="0092505D">
            <w:pPr>
              <w:pStyle w:val="NoSpacing"/>
            </w:pPr>
            <w:r w:rsidRPr="00271EB6">
              <w:t>Active October 31</w:t>
            </w:r>
          </w:p>
        </w:tc>
        <w:tc>
          <w:tcPr>
            <w:tcW w:w="901" w:type="dxa"/>
          </w:tcPr>
          <w:p w14:paraId="2349A956"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5BF2090E"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6F523C7E" w14:textId="77777777" w:rsidR="00866D60" w:rsidRPr="00BB785F"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1CFEAF2F"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1246AA5D" w14:textId="77777777" w:rsidR="00866D60" w:rsidRPr="00271EB6" w:rsidRDefault="00866D60" w:rsidP="0092505D">
            <w:pPr>
              <w:pStyle w:val="NoSpacing"/>
            </w:pPr>
            <w:r w:rsidRPr="00271EB6">
              <w:t>Active January 31</w:t>
            </w:r>
          </w:p>
        </w:tc>
        <w:tc>
          <w:tcPr>
            <w:tcW w:w="901" w:type="dxa"/>
          </w:tcPr>
          <w:p w14:paraId="3C027778"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45AE0D96"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414C08E9"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866D60" w:rsidRPr="00271EB6" w14:paraId="10BC8654"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71935E0F" w14:textId="77777777" w:rsidR="00866D60" w:rsidRPr="00271EB6" w:rsidRDefault="00866D60" w:rsidP="0092505D">
            <w:pPr>
              <w:pStyle w:val="NoSpacing"/>
            </w:pPr>
            <w:r w:rsidRPr="00271EB6">
              <w:t>Active April 30</w:t>
            </w:r>
          </w:p>
        </w:tc>
        <w:tc>
          <w:tcPr>
            <w:tcW w:w="901" w:type="dxa"/>
          </w:tcPr>
          <w:p w14:paraId="3D8C6A4C"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4ED6C165" w14:textId="77777777" w:rsidR="00866D60"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1FC62D17" w14:textId="77777777" w:rsidR="00866D60" w:rsidRPr="00271EB6" w:rsidRDefault="00866D60" w:rsidP="0092505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866D60" w:rsidRPr="00271EB6" w14:paraId="5AB9FA4E"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2B79F61F" w14:textId="77777777" w:rsidR="00866D60" w:rsidRPr="00271EB6" w:rsidRDefault="00866D60" w:rsidP="0092505D">
            <w:pPr>
              <w:pStyle w:val="NoSpacing"/>
            </w:pPr>
            <w:r w:rsidRPr="00271EB6">
              <w:t>Active July 31</w:t>
            </w:r>
          </w:p>
        </w:tc>
        <w:tc>
          <w:tcPr>
            <w:tcW w:w="901" w:type="dxa"/>
          </w:tcPr>
          <w:p w14:paraId="00E3C02F"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3C50720A" w14:textId="77777777" w:rsidR="00866D60"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7533AE7D" w14:textId="77777777" w:rsidR="00866D60" w:rsidRPr="00271EB6" w:rsidRDefault="00866D60" w:rsidP="0092505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6FE20C0F" w14:textId="7996988F" w:rsidR="007C5A23" w:rsidRDefault="00866D60" w:rsidP="0088191A">
      <w:pPr>
        <w:pStyle w:val="Heading3"/>
      </w:pPr>
      <w:r>
        <w:t>HouseholdType and Population</w:t>
      </w:r>
    </w:p>
    <w:p w14:paraId="296DDDDA" w14:textId="77777777" w:rsidR="00691A1A" w:rsidRDefault="00691A1A" w:rsidP="00691A1A">
      <w:pPr>
        <w:rPr>
          <w:ins w:id="1982" w:author="Molly McEvilley" w:date="2020-08-20T08:00:00Z"/>
          <w:rFonts w:cstheme="minorHAnsi"/>
        </w:rPr>
      </w:pPr>
      <w:ins w:id="1983" w:author="Molly McEvilley" w:date="2020-08-20T08:00:00Z">
        <w:r>
          <w:t xml:space="preserve">Generate these counts for each of the </w:t>
        </w:r>
        <w:r>
          <w:rPr>
            <w:rFonts w:cstheme="minorHAnsi"/>
          </w:rPr>
          <w:t>populations and household types listed below where the count is greater than zero based on data for the given project.</w:t>
        </w:r>
      </w:ins>
    </w:p>
    <w:p w14:paraId="44BBECF9" w14:textId="09F8AFDD" w:rsidR="00887972" w:rsidRDefault="00C80ABF" w:rsidP="00315CB5">
      <w:pPr>
        <w:pStyle w:val="ListParagraph"/>
        <w:numPr>
          <w:ilvl w:val="0"/>
          <w:numId w:val="85"/>
        </w:numPr>
        <w:rPr>
          <w:ins w:id="1984" w:author="Molly McEvilley" w:date="2020-08-06T10:08:00Z"/>
        </w:rPr>
      </w:pPr>
      <w:del w:id="1985" w:author="Molly McEvilley" w:date="2020-08-20T08:00:00Z">
        <w:r w:rsidDel="00691A1A">
          <w:lastRenderedPageBreak/>
          <w:delText xml:space="preserve">Generate these counts for each of the </w:delText>
        </w:r>
      </w:del>
      <w:del w:id="1986" w:author="Molly McEvilley" w:date="2020-08-20T07:38:00Z">
        <w:r w:rsidRPr="001109FB" w:rsidDel="005F42B7">
          <w:delText xml:space="preserve">following populations and household types listed </w:delText>
        </w:r>
        <w:r w:rsidR="003C4035" w:rsidRPr="001109FB" w:rsidDel="005F42B7">
          <w:delText>below</w:delText>
        </w:r>
      </w:del>
      <w:del w:id="1987" w:author="Molly McEvilley" w:date="2020-08-20T08:00:00Z">
        <w:r w:rsidR="004873DC" w:rsidRPr="001109FB" w:rsidDel="00691A1A">
          <w:delText xml:space="preserve">. </w:delText>
        </w:r>
      </w:del>
      <w:ins w:id="1988" w:author="Molly McEvilley" w:date="2020-08-06T10:08:00Z">
        <w:r w:rsidR="00887972">
          <w:t xml:space="preserve">The </w:t>
        </w:r>
        <w:r w:rsidR="00887972" w:rsidRPr="009064C3">
          <w:rPr>
            <w:b/>
            <w:bCs/>
          </w:rPr>
          <w:t>HHType</w:t>
        </w:r>
        <w:r w:rsidR="00887972">
          <w:t xml:space="preserve"> column indicates the household types for which the population is relevant.</w:t>
        </w:r>
      </w:ins>
    </w:p>
    <w:p w14:paraId="787EF295" w14:textId="77777777" w:rsidR="00887972" w:rsidRDefault="00887972" w:rsidP="00887972">
      <w:pPr>
        <w:pStyle w:val="ListParagraph"/>
        <w:numPr>
          <w:ilvl w:val="0"/>
          <w:numId w:val="16"/>
        </w:numPr>
        <w:rPr>
          <w:ins w:id="1989" w:author="Molly McEvilley" w:date="2020-08-06T10:08:00Z"/>
        </w:rPr>
      </w:pPr>
      <w:ins w:id="1990" w:author="Molly McEvilley" w:date="2020-08-06T10:08:00Z">
        <w:r>
          <w:t>Zero (0) represents a count of all records that meet the criteria, regardless of household type.</w:t>
        </w:r>
      </w:ins>
    </w:p>
    <w:p w14:paraId="5EAD9863" w14:textId="1C08B49D" w:rsidR="00887972" w:rsidRPr="00E32D42" w:rsidRDefault="00887972" w:rsidP="0030608E">
      <w:pPr>
        <w:pStyle w:val="ListParagraph"/>
        <w:numPr>
          <w:ilvl w:val="0"/>
          <w:numId w:val="16"/>
        </w:numPr>
      </w:pPr>
      <w:ins w:id="1991" w:author="Molly McEvilley" w:date="2020-08-06T10:08: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0" w:type="auto"/>
        <w:tblLook w:val="04A0" w:firstRow="1" w:lastRow="0" w:firstColumn="1" w:lastColumn="0" w:noHBand="0" w:noVBand="1"/>
      </w:tblPr>
      <w:tblGrid>
        <w:gridCol w:w="704"/>
        <w:gridCol w:w="3119"/>
        <w:gridCol w:w="1134"/>
        <w:gridCol w:w="4393"/>
      </w:tblGrid>
      <w:tr w:rsidR="00C80ABF" w:rsidRPr="00306557" w14:paraId="21BCC9CA" w14:textId="77777777" w:rsidTr="00A005D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04" w:type="dxa"/>
          </w:tcPr>
          <w:p w14:paraId="651A55E6" w14:textId="77777777" w:rsidR="00C80ABF" w:rsidRPr="00306557" w:rsidRDefault="00C80ABF" w:rsidP="00333A77">
            <w:pPr>
              <w:pStyle w:val="NoSpacing"/>
            </w:pPr>
            <w:r>
              <w:t>ID</w:t>
            </w:r>
          </w:p>
        </w:tc>
        <w:tc>
          <w:tcPr>
            <w:tcW w:w="3119" w:type="dxa"/>
          </w:tcPr>
          <w:p w14:paraId="3E5E4DD1" w14:textId="77777777" w:rsidR="00C80ABF" w:rsidRPr="00306557"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134" w:type="dxa"/>
          </w:tcPr>
          <w:p w14:paraId="42DC2F08"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4393" w:type="dxa"/>
          </w:tcPr>
          <w:p w14:paraId="14051329" w14:textId="77777777" w:rsidR="00C80ABF" w:rsidRDefault="00C80ABF"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C80ABF" w:rsidRPr="00306557" w14:paraId="36BB381A"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6295FF35" w14:textId="77777777" w:rsidR="00C80ABF" w:rsidRPr="00306557" w:rsidRDefault="00C80ABF" w:rsidP="00333A77">
            <w:pPr>
              <w:pStyle w:val="NoSpacing"/>
            </w:pPr>
            <w:r w:rsidRPr="00F65BCC">
              <w:t>3</w:t>
            </w:r>
          </w:p>
        </w:tc>
        <w:tc>
          <w:tcPr>
            <w:tcW w:w="3119" w:type="dxa"/>
          </w:tcPr>
          <w:p w14:paraId="2F6C7044"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134" w:type="dxa"/>
          </w:tcPr>
          <w:p w14:paraId="6E1BBCA3" w14:textId="77777777" w:rsidR="00C80ABF" w:rsidRPr="00F65BCC"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4393" w:type="dxa"/>
          </w:tcPr>
          <w:p w14:paraId="3920B48C" w14:textId="34BEF34B" w:rsidR="00C80ABF" w:rsidRPr="00F65BCC" w:rsidRDefault="00D979B0"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t>tlsa_Person</w:t>
            </w:r>
            <w:r w:rsidR="00C80ABF">
              <w:t>.</w:t>
            </w:r>
            <w:r w:rsidR="00C80ABF" w:rsidRPr="00F05959">
              <w:rPr>
                <w:b/>
                <w:bCs/>
              </w:rPr>
              <w:t>VetStatus</w:t>
            </w:r>
            <w:proofErr w:type="spellEnd"/>
            <w:r w:rsidR="00C80ABF">
              <w:t xml:space="preserve"> = 1</w:t>
            </w:r>
          </w:p>
        </w:tc>
      </w:tr>
      <w:tr w:rsidR="00C80ABF" w:rsidRPr="00306557" w14:paraId="49CDA9B4"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763FDBC" w14:textId="77777777" w:rsidR="00C80ABF" w:rsidRPr="00306557" w:rsidRDefault="00C80ABF" w:rsidP="00333A77">
            <w:pPr>
              <w:pStyle w:val="NoSpacing"/>
            </w:pPr>
            <w:r w:rsidRPr="00F65BCC">
              <w:t>6</w:t>
            </w:r>
          </w:p>
        </w:tc>
        <w:tc>
          <w:tcPr>
            <w:tcW w:w="3119" w:type="dxa"/>
          </w:tcPr>
          <w:p w14:paraId="6209E94A"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134" w:type="dxa"/>
          </w:tcPr>
          <w:p w14:paraId="3147AD7A" w14:textId="77777777" w:rsidR="00C80ABF" w:rsidRPr="00F65BCC"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4393" w:type="dxa"/>
          </w:tcPr>
          <w:p w14:paraId="25D6E2E2" w14:textId="1C884476" w:rsidR="00C80ABF" w:rsidRPr="00107D01" w:rsidRDefault="00D979B0" w:rsidP="00333A77">
            <w:pPr>
              <w:cnfStyle w:val="000000010000" w:firstRow="0" w:lastRow="0" w:firstColumn="0" w:lastColumn="0" w:oddVBand="0" w:evenVBand="0" w:oddHBand="0" w:evenHBand="1" w:firstRowFirstColumn="0" w:firstRowLastColumn="0" w:lastRowFirstColumn="0" w:lastRowLastColumn="0"/>
            </w:pPr>
            <w:proofErr w:type="spellStart"/>
            <w:r>
              <w:t>tlsa_Person</w:t>
            </w:r>
            <w:r w:rsidR="00C80ABF">
              <w:t>.</w:t>
            </w:r>
            <w:r w:rsidR="00C80ABF">
              <w:rPr>
                <w:b/>
              </w:rPr>
              <w:t>D</w:t>
            </w:r>
            <w:r w:rsidR="00C80ABF" w:rsidRPr="0060237C">
              <w:rPr>
                <w:b/>
              </w:rPr>
              <w:t>isabilityStatus</w:t>
            </w:r>
            <w:proofErr w:type="spellEnd"/>
            <w:r w:rsidR="00C80ABF" w:rsidRPr="00107D01">
              <w:t xml:space="preserve"> = 1 and</w:t>
            </w:r>
            <w:r w:rsidR="00C80ABF">
              <w:t>:</w:t>
            </w:r>
          </w:p>
          <w:p w14:paraId="3FCACF78" w14:textId="77777777" w:rsidR="00C80ABF"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286007D" w14:textId="77777777" w:rsidR="00C80ABF" w:rsidRPr="00F65BCC" w:rsidRDefault="00C80ABF" w:rsidP="00333A77">
            <w:pPr>
              <w:pStyle w:val="ListParagraph"/>
              <w:ind w:left="256" w:hanging="256"/>
              <w:cnfStyle w:val="000000010000" w:firstRow="0" w:lastRow="0" w:firstColumn="0" w:lastColumn="0" w:oddVBand="0" w:evenVBand="0" w:oddHBand="0" w:evenHBand="1" w:firstRowFirstColumn="0" w:firstRowLastColumn="0" w:lastRowFirstColumn="0" w:lastRowLastColumn="0"/>
            </w:pPr>
            <w:proofErr w:type="spellStart"/>
            <w:r w:rsidRPr="00F05959">
              <w:rPr>
                <w:b/>
                <w:bCs/>
                <w:szCs w:val="22"/>
              </w:rPr>
              <w:t>CHTime</w:t>
            </w:r>
            <w:proofErr w:type="spellEnd"/>
            <w:r w:rsidRPr="005F4836">
              <w:t xml:space="preserve"> = 400 and </w:t>
            </w:r>
            <w:proofErr w:type="spellStart"/>
            <w:r w:rsidRPr="00F05959">
              <w:rPr>
                <w:b/>
                <w:bCs/>
                <w:szCs w:val="22"/>
              </w:rPr>
              <w:t>CHTimeStatus</w:t>
            </w:r>
            <w:proofErr w:type="spellEnd"/>
            <w:r w:rsidRPr="005F4836">
              <w:t xml:space="preserve"> = 2</w:t>
            </w:r>
          </w:p>
        </w:tc>
      </w:tr>
      <w:tr w:rsidR="00C80ABF" w:rsidRPr="00BD3702" w14:paraId="6D644EA4"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71F4469D" w14:textId="77777777" w:rsidR="00C80ABF" w:rsidRPr="00694CEE" w:rsidRDefault="00C80ABF" w:rsidP="00333A77">
            <w:pPr>
              <w:pStyle w:val="NoSpacing"/>
            </w:pPr>
            <w:r>
              <w:t>145</w:t>
            </w:r>
          </w:p>
        </w:tc>
        <w:tc>
          <w:tcPr>
            <w:tcW w:w="3119" w:type="dxa"/>
          </w:tcPr>
          <w:p w14:paraId="4345E846" w14:textId="77777777" w:rsidR="00C80ABF" w:rsidRPr="00694CEE"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AO Youth Household</w:t>
            </w:r>
          </w:p>
        </w:tc>
        <w:tc>
          <w:tcPr>
            <w:tcW w:w="1134" w:type="dxa"/>
          </w:tcPr>
          <w:p w14:paraId="6BECAD5A"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93" w:type="dxa"/>
          </w:tcPr>
          <w:p w14:paraId="491C7F4F" w14:textId="5D0B6947"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1992" w:author="Molly McEvilley" w:date="2020-08-13T11:16:00Z"/>
              </w:rPr>
            </w:pPr>
            <w:proofErr w:type="spellStart"/>
            <w:r>
              <w:t>tlsa_</w:t>
            </w:r>
            <w:r w:rsidR="00C80ABF">
              <w:t>Enrollment.</w:t>
            </w:r>
            <w:del w:id="1993" w:author="Molly McEvilley" w:date="2020-08-28T06:13:00Z">
              <w:r w:rsidR="009C008E" w:rsidDel="004B17AD">
                <w:rPr>
                  <w:b/>
                  <w:bCs/>
                </w:rPr>
                <w:delText>ActiveAge</w:delText>
              </w:r>
            </w:del>
            <w:ins w:id="1994" w:author="Molly McEvilley" w:date="2020-09-10T11:41:00Z">
              <w:r w:rsidR="00F01E00" w:rsidRPr="00F01E00">
                <w:t>Maximum</w:t>
              </w:r>
              <w:proofErr w:type="spellEnd"/>
              <w:r w:rsidR="00F01E00" w:rsidRPr="00F01E00">
                <w:t xml:space="preserve"> </w:t>
              </w:r>
            </w:ins>
            <w:proofErr w:type="spellStart"/>
            <w:ins w:id="1995" w:author="Molly McEvilley" w:date="2020-09-10T11:40:00Z">
              <w:r w:rsidR="00F01E00">
                <w:rPr>
                  <w:b/>
                  <w:bCs/>
                </w:rPr>
                <w:t>ActiveAge</w:t>
              </w:r>
            </w:ins>
            <w:proofErr w:type="spellEnd"/>
            <w:r w:rsidR="009C008E">
              <w:rPr>
                <w:b/>
                <w:bCs/>
              </w:rPr>
              <w:t xml:space="preserve"> </w:t>
            </w:r>
            <w:r w:rsidR="00C80ABF">
              <w:t xml:space="preserve">= </w:t>
            </w:r>
            <w:del w:id="1996" w:author="Molly McEvilley" w:date="2020-08-13T11:16:00Z">
              <w:r w:rsidR="00C80ABF" w:rsidDel="00456CA1">
                <w:delText>18</w:delText>
              </w:r>
            </w:del>
            <w:ins w:id="1997" w:author="Molly McEvilley" w:date="2020-08-13T11:16:00Z">
              <w:r w:rsidR="00456CA1">
                <w:t xml:space="preserve">21 </w:t>
              </w:r>
            </w:ins>
            <w:ins w:id="1998" w:author="Molly McEvilley" w:date="2020-08-13T11:15:00Z">
              <w:r w:rsidR="00456CA1">
                <w:t xml:space="preserve">and </w:t>
              </w:r>
            </w:ins>
          </w:p>
          <w:p w14:paraId="71C3536C" w14:textId="1C4BCDCE" w:rsidR="00C80ABF" w:rsidRDefault="00456CA1"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ins w:id="1999" w:author="Molly McEvilley" w:date="2020-08-13T11:16:00Z">
              <w:r w:rsidRPr="00E64CC0">
                <w:rPr>
                  <w:b/>
                  <w:bCs/>
                </w:rPr>
                <w:t>HHAdultAge</w:t>
              </w:r>
              <w:proofErr w:type="spellEnd"/>
              <w:r>
                <w:t xml:space="preserve"> in (18, 24)</w:t>
              </w:r>
            </w:ins>
          </w:p>
        </w:tc>
      </w:tr>
      <w:tr w:rsidR="00C80ABF" w:rsidRPr="00BD3702" w14:paraId="233C3412"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3C29E5E2" w14:textId="77777777" w:rsidR="00C80ABF" w:rsidRPr="00694CEE" w:rsidRDefault="00C80ABF" w:rsidP="00333A77">
            <w:pPr>
              <w:pStyle w:val="NoSpacing"/>
            </w:pPr>
            <w:r>
              <w:t>146</w:t>
            </w:r>
          </w:p>
        </w:tc>
        <w:tc>
          <w:tcPr>
            <w:tcW w:w="3119" w:type="dxa"/>
          </w:tcPr>
          <w:p w14:paraId="2E64F621" w14:textId="77777777" w:rsidR="00C80ABF" w:rsidRPr="00694CEE"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AO Youth Household</w:t>
            </w:r>
          </w:p>
        </w:tc>
        <w:tc>
          <w:tcPr>
            <w:tcW w:w="1134" w:type="dxa"/>
          </w:tcPr>
          <w:p w14:paraId="72432075"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93" w:type="dxa"/>
          </w:tcPr>
          <w:p w14:paraId="0AD37B20" w14:textId="38BC8143" w:rsidR="00456CA1" w:rsidRDefault="003C4035" w:rsidP="00456CA1">
            <w:pPr>
              <w:pStyle w:val="NoSpacing"/>
              <w:cnfStyle w:val="000000010000" w:firstRow="0" w:lastRow="0" w:firstColumn="0" w:lastColumn="0" w:oddVBand="0" w:evenVBand="0" w:oddHBand="0" w:evenHBand="1" w:firstRowFirstColumn="0" w:firstRowLastColumn="0" w:lastRowFirstColumn="0" w:lastRowLastColumn="0"/>
              <w:rPr>
                <w:ins w:id="2000" w:author="Molly McEvilley" w:date="2020-08-13T11:16:00Z"/>
              </w:rPr>
            </w:pPr>
            <w:proofErr w:type="spellStart"/>
            <w:r>
              <w:t>tlsa_</w:t>
            </w:r>
            <w:r w:rsidR="00C80ABF">
              <w:t>Enrollment</w:t>
            </w:r>
            <w:proofErr w:type="spellEnd"/>
            <w:r w:rsidR="00C80ABF">
              <w:t>.</w:t>
            </w:r>
            <w:del w:id="2001" w:author="Molly McEvilley" w:date="2020-08-28T06:13:00Z">
              <w:r w:rsidR="009C008E" w:rsidDel="004B17AD">
                <w:rPr>
                  <w:b/>
                  <w:bCs/>
                </w:rPr>
                <w:delText>ActiveAge</w:delText>
              </w:r>
            </w:del>
            <w:ins w:id="2002" w:author="Molly McEvilley" w:date="2020-09-10T11:41:00Z">
              <w:r w:rsidR="00F01E00" w:rsidRPr="00F01E00">
                <w:t xml:space="preserve"> Maximum </w:t>
              </w:r>
            </w:ins>
            <w:proofErr w:type="spellStart"/>
            <w:ins w:id="2003" w:author="Molly McEvilley" w:date="2020-09-10T11:40:00Z">
              <w:r w:rsidR="00F01E00">
                <w:rPr>
                  <w:b/>
                  <w:bCs/>
                </w:rPr>
                <w:t>ActiveAge</w:t>
              </w:r>
            </w:ins>
            <w:proofErr w:type="spellEnd"/>
            <w:r w:rsidR="009C008E">
              <w:rPr>
                <w:b/>
                <w:bCs/>
              </w:rPr>
              <w:t xml:space="preserve"> </w:t>
            </w:r>
            <w:r w:rsidR="00C80ABF">
              <w:t>= 24</w:t>
            </w:r>
            <w:ins w:id="2004" w:author="Molly McEvilley" w:date="2020-08-13T11:16:00Z">
              <w:r w:rsidR="00456CA1">
                <w:t xml:space="preserve"> and </w:t>
              </w:r>
            </w:ins>
          </w:p>
          <w:p w14:paraId="14412BDB" w14:textId="3097DFC9" w:rsidR="00C80ABF" w:rsidRDefault="00456CA1" w:rsidP="00456CA1">
            <w:pPr>
              <w:pStyle w:val="NoSpacing"/>
              <w:cnfStyle w:val="000000010000" w:firstRow="0" w:lastRow="0" w:firstColumn="0" w:lastColumn="0" w:oddVBand="0" w:evenVBand="0" w:oddHBand="0" w:evenHBand="1" w:firstRowFirstColumn="0" w:firstRowLastColumn="0" w:lastRowFirstColumn="0" w:lastRowLastColumn="0"/>
            </w:pPr>
            <w:proofErr w:type="spellStart"/>
            <w:ins w:id="2005" w:author="Molly McEvilley" w:date="2020-08-13T11:16:00Z">
              <w:r w:rsidRPr="001F2BDF">
                <w:rPr>
                  <w:b/>
                  <w:bCs/>
                </w:rPr>
                <w:t>HHAdultAge</w:t>
              </w:r>
              <w:proofErr w:type="spellEnd"/>
              <w:r>
                <w:t xml:space="preserve"> </w:t>
              </w:r>
            </w:ins>
            <w:ins w:id="2006" w:author="Molly McEvilley" w:date="2020-08-19T05:34:00Z">
              <w:r w:rsidR="00E64CC0">
                <w:t>= 24</w:t>
              </w:r>
            </w:ins>
          </w:p>
        </w:tc>
      </w:tr>
      <w:tr w:rsidR="00C80ABF" w:rsidRPr="00306557" w14:paraId="7319DB50" w14:textId="77777777" w:rsidTr="00A005D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57A66344" w14:textId="77777777" w:rsidR="00C80ABF" w:rsidRPr="00306557" w:rsidRDefault="00C80ABF" w:rsidP="00333A77">
            <w:pPr>
              <w:pStyle w:val="NoSpacing"/>
            </w:pPr>
            <w:r>
              <w:t>147</w:t>
            </w:r>
          </w:p>
        </w:tc>
        <w:tc>
          <w:tcPr>
            <w:tcW w:w="3119" w:type="dxa"/>
          </w:tcPr>
          <w:p w14:paraId="253B018B" w14:textId="77777777" w:rsidR="00C80ABF" w:rsidRPr="00306557"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Age 18-21 in AC Parenting Youth Household</w:t>
            </w:r>
          </w:p>
        </w:tc>
        <w:tc>
          <w:tcPr>
            <w:tcW w:w="1134" w:type="dxa"/>
          </w:tcPr>
          <w:p w14:paraId="63B7032B" w14:textId="77777777" w:rsidR="00C80ABF" w:rsidRDefault="00C80ABF" w:rsidP="00333A77">
            <w:pPr>
              <w:pStyle w:val="NoSpacing"/>
              <w:cnfStyle w:val="000000100000" w:firstRow="0" w:lastRow="0" w:firstColumn="0" w:lastColumn="0" w:oddVBand="0" w:evenVBand="0" w:oddHBand="1" w:evenHBand="0" w:firstRowFirstColumn="0" w:firstRowLastColumn="0" w:lastRowFirstColumn="0" w:lastRowLastColumn="0"/>
            </w:pPr>
            <w:r>
              <w:t>2</w:t>
            </w:r>
          </w:p>
        </w:tc>
        <w:tc>
          <w:tcPr>
            <w:tcW w:w="4393" w:type="dxa"/>
          </w:tcPr>
          <w:p w14:paraId="4DE8524B" w14:textId="4AA97F5A" w:rsidR="00456CA1" w:rsidRDefault="003C4035" w:rsidP="00333A77">
            <w:pPr>
              <w:pStyle w:val="NoSpacing"/>
              <w:cnfStyle w:val="000000100000" w:firstRow="0" w:lastRow="0" w:firstColumn="0" w:lastColumn="0" w:oddVBand="0" w:evenVBand="0" w:oddHBand="1" w:evenHBand="0" w:firstRowFirstColumn="0" w:firstRowLastColumn="0" w:lastRowFirstColumn="0" w:lastRowLastColumn="0"/>
              <w:rPr>
                <w:ins w:id="2007" w:author="Molly McEvilley" w:date="2020-08-13T11:17:00Z"/>
              </w:rPr>
            </w:pPr>
            <w:proofErr w:type="spellStart"/>
            <w:r>
              <w:t>tlsa_</w:t>
            </w:r>
            <w:r w:rsidR="00C80ABF">
              <w:t>Enrollment</w:t>
            </w:r>
            <w:proofErr w:type="spellEnd"/>
            <w:r w:rsidR="00C80ABF">
              <w:t>.</w:t>
            </w:r>
            <w:del w:id="2008" w:author="Molly McEvilley" w:date="2020-08-28T06:13:00Z">
              <w:r w:rsidR="009C008E" w:rsidDel="004B17AD">
                <w:rPr>
                  <w:b/>
                  <w:bCs/>
                </w:rPr>
                <w:delText>ActiveAge</w:delText>
              </w:r>
            </w:del>
            <w:ins w:id="2009" w:author="Molly McEvilley" w:date="2020-09-10T11:41:00Z">
              <w:r w:rsidR="00F01E00" w:rsidRPr="00F01E00">
                <w:t xml:space="preserve"> Maximum </w:t>
              </w:r>
            </w:ins>
            <w:proofErr w:type="spellStart"/>
            <w:ins w:id="2010" w:author="Molly McEvilley" w:date="2020-09-10T11:40:00Z">
              <w:r w:rsidR="00F01E00">
                <w:rPr>
                  <w:b/>
                  <w:bCs/>
                </w:rPr>
                <w:t>ActiveAge</w:t>
              </w:r>
            </w:ins>
            <w:proofErr w:type="spellEnd"/>
            <w:r w:rsidR="009C008E">
              <w:rPr>
                <w:b/>
                <w:bCs/>
              </w:rPr>
              <w:t xml:space="preserve"> </w:t>
            </w:r>
            <w:r w:rsidR="00C80ABF">
              <w:t xml:space="preserve">= </w:t>
            </w:r>
            <w:del w:id="2011" w:author="Molly McEvilley" w:date="2020-08-13T11:18:00Z">
              <w:r w:rsidR="00C80ABF" w:rsidDel="00456CA1">
                <w:delText xml:space="preserve">18 </w:delText>
              </w:r>
            </w:del>
            <w:ins w:id="2012" w:author="Molly McEvilley" w:date="2020-08-13T11:18:00Z">
              <w:r w:rsidR="00456CA1">
                <w:t xml:space="preserve">21 </w:t>
              </w:r>
            </w:ins>
            <w:r w:rsidR="00C80ABF">
              <w:t xml:space="preserve">and </w:t>
            </w:r>
          </w:p>
          <w:p w14:paraId="2EEDFB59" w14:textId="7ABF1F04" w:rsidR="00456CA1" w:rsidRDefault="00456CA1" w:rsidP="00456CA1">
            <w:pPr>
              <w:pStyle w:val="NoSpacing"/>
              <w:cnfStyle w:val="000000100000" w:firstRow="0" w:lastRow="0" w:firstColumn="0" w:lastColumn="0" w:oddVBand="0" w:evenVBand="0" w:oddHBand="1" w:evenHBand="0" w:firstRowFirstColumn="0" w:firstRowLastColumn="0" w:lastRowFirstColumn="0" w:lastRowLastColumn="0"/>
              <w:rPr>
                <w:ins w:id="2013" w:author="Molly McEvilley" w:date="2020-08-13T11:17:00Z"/>
              </w:rPr>
            </w:pPr>
            <w:proofErr w:type="spellStart"/>
            <w:ins w:id="2014" w:author="Molly McEvilley" w:date="2020-08-13T11:17:00Z">
              <w:r w:rsidRPr="001F2BDF">
                <w:rPr>
                  <w:b/>
                  <w:bCs/>
                </w:rPr>
                <w:t>HHAdultAge</w:t>
              </w:r>
              <w:proofErr w:type="spellEnd"/>
              <w:r>
                <w:t xml:space="preserve"> in (18, 24) and </w:t>
              </w:r>
            </w:ins>
          </w:p>
          <w:p w14:paraId="7F016202" w14:textId="7ABF1F04" w:rsidR="00C80ABF" w:rsidRDefault="003C4035" w:rsidP="00456CA1">
            <w:pPr>
              <w:pStyle w:val="NoSpacing"/>
              <w:cnfStyle w:val="000000100000" w:firstRow="0" w:lastRow="0" w:firstColumn="0" w:lastColumn="0" w:oddVBand="0" w:evenVBand="0" w:oddHBand="1" w:evenHBand="0" w:firstRowFirstColumn="0" w:firstRowLastColumn="0" w:lastRowFirstColumn="0" w:lastRowLastColumn="0"/>
            </w:pPr>
            <w:proofErr w:type="spellStart"/>
            <w:r>
              <w:t>tlsa_</w:t>
            </w:r>
            <w:r w:rsidR="00FC65E4">
              <w:t>HHID</w:t>
            </w:r>
            <w:r w:rsidR="00C80ABF">
              <w:t>.</w:t>
            </w:r>
            <w:r w:rsidR="00C80ABF" w:rsidRPr="00F05959">
              <w:rPr>
                <w:b/>
                <w:bCs/>
              </w:rPr>
              <w:t>HHParent</w:t>
            </w:r>
            <w:proofErr w:type="spellEnd"/>
            <w:r w:rsidR="00C80ABF">
              <w:t xml:space="preserve"> = 1</w:t>
            </w:r>
          </w:p>
        </w:tc>
      </w:tr>
      <w:tr w:rsidR="00C80ABF" w:rsidRPr="00306557" w14:paraId="03136083" w14:textId="77777777" w:rsidTr="00A005D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04" w:type="dxa"/>
          </w:tcPr>
          <w:p w14:paraId="41FF7E2E" w14:textId="77777777" w:rsidR="00C80ABF" w:rsidRPr="00306557" w:rsidRDefault="00C80ABF" w:rsidP="00333A77">
            <w:pPr>
              <w:pStyle w:val="NoSpacing"/>
            </w:pPr>
            <w:r>
              <w:t>148</w:t>
            </w:r>
          </w:p>
        </w:tc>
        <w:tc>
          <w:tcPr>
            <w:tcW w:w="3119" w:type="dxa"/>
          </w:tcPr>
          <w:p w14:paraId="019876C4" w14:textId="77777777" w:rsidR="00C80ABF" w:rsidRPr="00306557"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Age 22-24 in AC Parenting Youth Household</w:t>
            </w:r>
          </w:p>
        </w:tc>
        <w:tc>
          <w:tcPr>
            <w:tcW w:w="1134" w:type="dxa"/>
          </w:tcPr>
          <w:p w14:paraId="5110FEB1" w14:textId="77777777" w:rsidR="00C80ABF" w:rsidRDefault="00C80ABF" w:rsidP="00333A77">
            <w:pPr>
              <w:pStyle w:val="NoSpacing"/>
              <w:cnfStyle w:val="000000010000" w:firstRow="0" w:lastRow="0" w:firstColumn="0" w:lastColumn="0" w:oddVBand="0" w:evenVBand="0" w:oddHBand="0" w:evenHBand="1" w:firstRowFirstColumn="0" w:firstRowLastColumn="0" w:lastRowFirstColumn="0" w:lastRowLastColumn="0"/>
            </w:pPr>
            <w:r>
              <w:t>2</w:t>
            </w:r>
          </w:p>
        </w:tc>
        <w:tc>
          <w:tcPr>
            <w:tcW w:w="4393" w:type="dxa"/>
          </w:tcPr>
          <w:p w14:paraId="14F2F082" w14:textId="623F6C8E" w:rsidR="00456CA1" w:rsidRDefault="003C4035" w:rsidP="00333A77">
            <w:pPr>
              <w:pStyle w:val="NoSpacing"/>
              <w:cnfStyle w:val="000000010000" w:firstRow="0" w:lastRow="0" w:firstColumn="0" w:lastColumn="0" w:oddVBand="0" w:evenVBand="0" w:oddHBand="0" w:evenHBand="1" w:firstRowFirstColumn="0" w:firstRowLastColumn="0" w:lastRowFirstColumn="0" w:lastRowLastColumn="0"/>
              <w:rPr>
                <w:ins w:id="2015" w:author="Molly McEvilley" w:date="2020-08-13T11:17:00Z"/>
              </w:rPr>
            </w:pPr>
            <w:proofErr w:type="spellStart"/>
            <w:r>
              <w:t>tlsa_</w:t>
            </w:r>
            <w:r w:rsidR="00C80ABF">
              <w:t>Enrollment</w:t>
            </w:r>
            <w:proofErr w:type="spellEnd"/>
            <w:r w:rsidR="00C80ABF">
              <w:t>.</w:t>
            </w:r>
            <w:del w:id="2016" w:author="Molly McEvilley" w:date="2020-08-28T06:13:00Z">
              <w:r w:rsidR="009C008E" w:rsidDel="004B17AD">
                <w:rPr>
                  <w:b/>
                  <w:bCs/>
                </w:rPr>
                <w:delText>ActiveAge</w:delText>
              </w:r>
            </w:del>
            <w:ins w:id="2017" w:author="Molly McEvilley" w:date="2020-09-10T11:41:00Z">
              <w:r w:rsidR="00F01E00" w:rsidRPr="00F01E00">
                <w:t xml:space="preserve"> Maximum </w:t>
              </w:r>
            </w:ins>
            <w:proofErr w:type="spellStart"/>
            <w:ins w:id="2018" w:author="Molly McEvilley" w:date="2020-09-10T11:40:00Z">
              <w:r w:rsidR="00F01E00">
                <w:rPr>
                  <w:b/>
                  <w:bCs/>
                </w:rPr>
                <w:t>ActiveAge</w:t>
              </w:r>
            </w:ins>
            <w:proofErr w:type="spellEnd"/>
            <w:r w:rsidR="009C008E">
              <w:rPr>
                <w:b/>
                <w:bCs/>
              </w:rPr>
              <w:t xml:space="preserve"> </w:t>
            </w:r>
            <w:r w:rsidR="00C80ABF">
              <w:t xml:space="preserve">= 24 and </w:t>
            </w:r>
          </w:p>
          <w:p w14:paraId="470159E9" w14:textId="6666D04A" w:rsidR="00456CA1" w:rsidRDefault="00456CA1" w:rsidP="00456CA1">
            <w:pPr>
              <w:pStyle w:val="NoSpacing"/>
              <w:cnfStyle w:val="000000010000" w:firstRow="0" w:lastRow="0" w:firstColumn="0" w:lastColumn="0" w:oddVBand="0" w:evenVBand="0" w:oddHBand="0" w:evenHBand="1" w:firstRowFirstColumn="0" w:firstRowLastColumn="0" w:lastRowFirstColumn="0" w:lastRowLastColumn="0"/>
              <w:rPr>
                <w:ins w:id="2019" w:author="Molly McEvilley" w:date="2020-08-13T11:17:00Z"/>
              </w:rPr>
            </w:pPr>
            <w:proofErr w:type="spellStart"/>
            <w:ins w:id="2020" w:author="Molly McEvilley" w:date="2020-08-13T11:17:00Z">
              <w:r w:rsidRPr="001F2BDF">
                <w:rPr>
                  <w:b/>
                  <w:bCs/>
                </w:rPr>
                <w:t>HHAdultAge</w:t>
              </w:r>
              <w:proofErr w:type="spellEnd"/>
              <w:r>
                <w:t xml:space="preserve"> </w:t>
              </w:r>
            </w:ins>
            <w:ins w:id="2021" w:author="Molly McEvilley" w:date="2020-08-19T05:35:00Z">
              <w:r w:rsidR="00E64CC0">
                <w:t>= 24</w:t>
              </w:r>
            </w:ins>
            <w:ins w:id="2022" w:author="Molly McEvilley" w:date="2020-08-13T11:17:00Z">
              <w:r>
                <w:t xml:space="preserve"> and </w:t>
              </w:r>
            </w:ins>
          </w:p>
          <w:p w14:paraId="14079CB4" w14:textId="028DCCB5" w:rsidR="00C80ABF" w:rsidRDefault="003C4035"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t>tlsa_</w:t>
            </w:r>
            <w:r w:rsidR="00FC65E4">
              <w:t>HHID</w:t>
            </w:r>
            <w:r w:rsidR="00C80ABF">
              <w:t>.</w:t>
            </w:r>
            <w:r w:rsidR="00C80ABF" w:rsidRPr="002C297C">
              <w:rPr>
                <w:b/>
                <w:bCs/>
              </w:rPr>
              <w:t>HHParent</w:t>
            </w:r>
            <w:proofErr w:type="spellEnd"/>
            <w:r w:rsidR="00C80ABF">
              <w:t xml:space="preserve"> = 1</w:t>
            </w:r>
          </w:p>
        </w:tc>
      </w:tr>
    </w:tbl>
    <w:p w14:paraId="07C9FF54" w14:textId="5FBC324A" w:rsidR="00DC4791" w:rsidRPr="00655B0F" w:rsidRDefault="00DC4791" w:rsidP="0088191A">
      <w:pPr>
        <w:pStyle w:val="Heading3"/>
      </w:pPr>
      <w:proofErr w:type="spellStart"/>
      <w:r>
        <w:t>SystemPath</w:t>
      </w:r>
      <w:proofErr w:type="spellEnd"/>
    </w:p>
    <w:p w14:paraId="6B54F78E" w14:textId="0F0D3438" w:rsidR="00DC4791" w:rsidRPr="00243B41" w:rsidRDefault="00DC4791" w:rsidP="00DC4791">
      <w:proofErr w:type="spellStart"/>
      <w:r>
        <w:rPr>
          <w:b/>
        </w:rPr>
        <w:t>SystemPath</w:t>
      </w:r>
      <w:proofErr w:type="spellEnd"/>
      <w:r>
        <w:rPr>
          <w:b/>
        </w:rPr>
        <w:t xml:space="preserve"> </w:t>
      </w:r>
      <w:r>
        <w:t xml:space="preserve">is always -1 for counts of people by </w:t>
      </w:r>
      <w:r w:rsidRPr="00DE6DFA">
        <w:rPr>
          <w:b/>
        </w:rPr>
        <w:t>ProjectID</w:t>
      </w:r>
      <w:r>
        <w:t>.</w:t>
      </w:r>
    </w:p>
    <w:p w14:paraId="51E60870" w14:textId="32844A1B" w:rsidR="00C35570" w:rsidRDefault="00C35570" w:rsidP="0088191A">
      <w:pPr>
        <w:pStyle w:val="Heading2"/>
      </w:pPr>
      <w:bookmarkStart w:id="2023" w:name="_Get_Counts_of"/>
      <w:bookmarkStart w:id="2024" w:name="_Toc37849822"/>
      <w:bookmarkStart w:id="2025" w:name="_Toc38030596"/>
      <w:bookmarkEnd w:id="2023"/>
      <w:r>
        <w:t>Get Counts of People by Project Type and Personal Characteristics</w:t>
      </w:r>
      <w:bookmarkEnd w:id="2024"/>
      <w:bookmarkEnd w:id="2025"/>
    </w:p>
    <w:p w14:paraId="53DFC22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A2934F4" wp14:editId="29E1511B">
                <wp:extent cx="4961890" cy="1737360"/>
                <wp:effectExtent l="0" t="0" r="10160" b="15240"/>
                <wp:docPr id="74485734" name="Group 7448573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037016" y="1120540"/>
                          <a:chExt cx="49620" cy="17373"/>
                        </a:xfrm>
                      </wpg:grpSpPr>
                      <wps:wsp>
                        <wps:cNvPr id="74485735" name="AutoShape 30"/>
                        <wps:cNvCnPr>
                          <a:cxnSpLocks noChangeShapeType="1"/>
                        </wps:cNvCnPr>
                        <wps:spPr bwMode="auto">
                          <a:xfrm>
                            <a:off x="1069215"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36" name="AutoShape 31"/>
                        <wps:cNvSpPr>
                          <a:spLocks noChangeArrowheads="1"/>
                        </wps:cNvSpPr>
                        <wps:spPr bwMode="auto">
                          <a:xfrm>
                            <a:off x="1074749" y="11278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63247A"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737" name="AutoShape 390"/>
                        <wps:cNvSpPr>
                          <a:spLocks noChangeArrowheads="1"/>
                        </wps:cNvSpPr>
                        <wps:spPr bwMode="auto">
                          <a:xfrm>
                            <a:off x="1037016" y="1127856"/>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E53F8E" w14:textId="77777777" w:rsidR="00722600" w:rsidRDefault="00722600" w:rsidP="00F824D6">
                              <w:pPr>
                                <w:pStyle w:val="Style3"/>
                              </w:pPr>
                              <w:r>
                                <w:t>tlsa_CohortDates</w:t>
                              </w:r>
                            </w:p>
                          </w:txbxContent>
                        </wps:txbx>
                        <wps:bodyPr rot="0" vert="horz" wrap="square" lIns="0" tIns="0" rIns="0" bIns="0" anchor="ctr" anchorCtr="0" upright="1">
                          <a:noAutofit/>
                        </wps:bodyPr>
                      </wps:wsp>
                      <wps:wsp>
                        <wps:cNvPr id="74485738" name="AutoShape 33"/>
                        <wps:cNvCnPr>
                          <a:cxnSpLocks noChangeShapeType="1"/>
                        </wps:cNvCnPr>
                        <wps:spPr bwMode="auto">
                          <a:xfrm>
                            <a:off x="1049817" y="1129227"/>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739" name="Group 34"/>
                        <wpg:cNvGrpSpPr>
                          <a:grpSpLocks/>
                        </wpg:cNvGrpSpPr>
                        <wpg:grpSpPr bwMode="auto">
                          <a:xfrm>
                            <a:off x="1055351" y="1120540"/>
                            <a:ext cx="13864" cy="17374"/>
                            <a:chOff x="1055351" y="1120540"/>
                            <a:chExt cx="13863" cy="17373"/>
                          </a:xfrm>
                        </wpg:grpSpPr>
                        <wpg:grpSp>
                          <wpg:cNvPr id="74485740" name="Group 35"/>
                          <wpg:cNvGrpSpPr>
                            <a:grpSpLocks/>
                          </wpg:cNvGrpSpPr>
                          <wpg:grpSpPr bwMode="auto">
                            <a:xfrm>
                              <a:off x="1056308" y="1125512"/>
                              <a:ext cx="11887" cy="6912"/>
                              <a:chOff x="1054307" y="1104837"/>
                              <a:chExt cx="11887" cy="6911"/>
                            </a:xfrm>
                          </wpg:grpSpPr>
                          <wps:wsp>
                            <wps:cNvPr id="7448574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59B12B" w14:textId="77777777" w:rsidR="00722600" w:rsidRDefault="00722600" w:rsidP="00F824D6">
                                  <w:pPr>
                                    <w:pStyle w:val="Style3"/>
                                  </w:pPr>
                                  <w:r>
                                    <w:t>tlsa_Enrollment</w:t>
                                  </w:r>
                                </w:p>
                              </w:txbxContent>
                            </wps:txbx>
                            <wps:bodyPr rot="0" vert="horz" wrap="square" lIns="0" tIns="0" rIns="0" bIns="0" anchor="ctr" anchorCtr="0" upright="1">
                              <a:noAutofit/>
                            </wps:bodyPr>
                          </wps:wsp>
                          <wps:wsp>
                            <wps:cNvPr id="7448574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1CFDEA" w14:textId="77777777" w:rsidR="00722600" w:rsidRDefault="00722600" w:rsidP="00F824D6">
                                  <w:pPr>
                                    <w:pStyle w:val="Style3"/>
                                  </w:pPr>
                                  <w:r>
                                    <w:t>tlsa_HHID</w:t>
                                  </w:r>
                                </w:p>
                              </w:txbxContent>
                            </wps:txbx>
                            <wps:bodyPr rot="0" vert="horz" wrap="square" lIns="0" tIns="0" rIns="0" bIns="0" anchor="ctr" anchorCtr="0" upright="1">
                              <a:noAutofit/>
                            </wps:bodyPr>
                          </wps:wsp>
                        </wpg:grpSp>
                        <wps:wsp>
                          <wps:cNvPr id="74485743"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4" name="AutoShape 39"/>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45"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0DDB4E" w14:textId="77777777" w:rsidR="00722600" w:rsidRDefault="00722600" w:rsidP="00F824D6">
                                <w:pPr>
                                  <w:pStyle w:val="Style3"/>
                                </w:pPr>
                                <w:r>
                                  <w:t>hmis_Services</w:t>
                                </w:r>
                              </w:p>
                            </w:txbxContent>
                          </wps:txbx>
                          <wps:bodyPr rot="0" vert="horz" wrap="square" lIns="0" tIns="0" rIns="0" bIns="0" anchor="ctr" anchorCtr="0" upright="1">
                            <a:noAutofit/>
                          </wps:bodyPr>
                        </wps:wsp>
                        <wps:wsp>
                          <wps:cNvPr id="74485746" name="AutoShape 41"/>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F83A4A" w14:textId="77777777" w:rsidR="00722600" w:rsidRDefault="00722600" w:rsidP="00F824D6">
                                <w:pPr>
                                  <w:pStyle w:val="Style3"/>
                                </w:pPr>
                                <w:r>
                                  <w:t>tlsa_Person</w:t>
                                </w:r>
                              </w:p>
                            </w:txbxContent>
                          </wps:txbx>
                          <wps:bodyPr rot="0" vert="horz" wrap="square" lIns="0" tIns="0" rIns="0" bIns="0" anchor="ctr" anchorCtr="0" upright="1">
                            <a:noAutofit/>
                          </wps:bodyPr>
                        </wps:wsp>
                      </wpg:grpSp>
                    </wpg:wgp>
                  </a:graphicData>
                </a:graphic>
              </wp:inline>
            </w:drawing>
          </mc:Choice>
          <mc:Fallback>
            <w:pict>
              <v:group w14:anchorId="4A2934F4" id="Group 74485734" o:spid="_x0000_s1567" style="width:390.7pt;height:136.8pt;mso-position-horizontal-relative:char;mso-position-vertical-relative:line" coordorigin="10370,11205"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">
                <v:shape id="AutoShape 30" o:spid="_x0000_s1568" type="#_x0000_t32" style="position:absolute;left:10692;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" strokecolor="black [0]" strokeweight=".5pt">
                  <v:stroke endarrow="block"/>
                  <v:shadow color="black [0]"/>
                </v:shape>
                <v:shape id="AutoShape 31" o:spid="_x0000_s1569" type="#_x0000_t114" style="position:absolute;left:10747;top:1127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" fillcolor="#fce5d6" strokecolor="#f5b183" strokeweight=".5pt">
                  <v:shadow color="black" opacity="0" offset="0,0"/>
                  <v:textbox inset="0,0,0,0">
                    <w:txbxContent>
                      <w:p w14:paraId="3A63247A" w14:textId="77777777" w:rsidR="00722600" w:rsidRDefault="00722600" w:rsidP="00F824D6">
                        <w:pPr>
                          <w:pStyle w:val="Style3"/>
                        </w:pPr>
                        <w:r>
                          <w:t>lsa_Calculated</w:t>
                        </w:r>
                      </w:p>
                    </w:txbxContent>
                  </v:textbox>
                </v:shape>
                <v:shape id="AutoShape 390" o:spid="_x0000_s1570" type="#_x0000_t113" style="position:absolute;left:10370;top:1127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" fillcolor="#ebd7e1" strokecolor="#c285a3" strokeweight=".5pt">
                  <v:shadow color="black" opacity="0" offset="0,0"/>
                  <v:textbox inset="0,0,0,0">
                    <w:txbxContent>
                      <w:p w14:paraId="78E53F8E" w14:textId="77777777" w:rsidR="00722600" w:rsidRDefault="00722600" w:rsidP="00F824D6">
                        <w:pPr>
                          <w:pStyle w:val="Style3"/>
                        </w:pPr>
                        <w:r>
                          <w:t>tlsa_CohortDates</w:t>
                        </w:r>
                      </w:p>
                    </w:txbxContent>
                  </v:textbox>
                </v:shape>
                <v:shape id="AutoShape 33" o:spid="_x0000_s1571" type="#_x0000_t32" style="position:absolute;left:10498;top:11292;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" strokecolor="black [0]" strokeweight=".5pt">
                  <v:stroke endarrow="block"/>
                  <v:shadow color="black [0]"/>
                </v:shape>
                <v:group id="Group 34" o:spid="_x0000_s1572" style="position:absolute;left:10553;top:11205;width:139;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">
                  <v:group id="Group 35" o:spid="_x0000_s157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">
                    <v:shape id="AutoShape 462" o:spid="_x0000_s157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" fillcolor="#ebd7e1" strokecolor="#c285a3" strokeweight=".5pt">
                      <v:shadow color="black" opacity="0" offset="0,0"/>
                      <v:textbox inset="0,0,0,0">
                        <w:txbxContent>
                          <w:p w14:paraId="3A59B12B" w14:textId="77777777" w:rsidR="00722600" w:rsidRDefault="00722600" w:rsidP="00F824D6">
                            <w:pPr>
                              <w:pStyle w:val="Style3"/>
                            </w:pPr>
                            <w:r>
                              <w:t>tlsa_Enrollment</w:t>
                            </w:r>
                          </w:p>
                        </w:txbxContent>
                      </v:textbox>
                    </v:shape>
                    <v:shape id="AutoShape 462" o:spid="_x0000_s157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" fillcolor="#ebd7e1" strokecolor="#c285a3" strokeweight=".5pt">
                      <v:shadow color="black" opacity="0" offset="0,0"/>
                      <v:textbox inset="0,0,0,0">
                        <w:txbxContent>
                          <w:p w14:paraId="621CFDEA" w14:textId="77777777" w:rsidR="00722600" w:rsidRDefault="00722600" w:rsidP="00F824D6">
                            <w:pPr>
                              <w:pStyle w:val="Style3"/>
                            </w:pPr>
                            <w:r>
                              <w:t>tlsa_HHID</w:t>
                            </w:r>
                          </w:p>
                        </w:txbxContent>
                      </v:textbox>
                    </v:shape>
                  </v:group>
                  <v:shape id="AutoShape 407" o:spid="_x0000_s157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" fillcolor="#5b9bd5" strokecolor="black [0]" strokeweight=".5pt">
                    <v:shadow color="black [0]"/>
                    <v:textbox inset="2.88pt,2.88pt,2.88pt,2.88pt"/>
                  </v:shape>
                  <v:shape id="AutoShape 39" o:spid="_x0000_s157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" fillcolor="#5b9bd5" strokecolor="black [0]" strokeweight=".5pt">
                    <v:shadow color="black [0]"/>
                    <v:textbox inset="2.88pt,2.88pt,2.88pt,2.88pt"/>
                  </v:shape>
                  <v:shape id="AutoShape 448" o:spid="_x0000_s157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HCv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" fillcolor="#dfebf7" strokecolor="#5b9bd5" strokeweight=".5pt">
                    <v:shadow color="black" opacity="0" offset="0,0"/>
                    <v:textbox inset="0,0,0,0">
                      <w:txbxContent>
                        <w:p w14:paraId="4B0DDB4E" w14:textId="77777777" w:rsidR="00722600" w:rsidRDefault="00722600" w:rsidP="00F824D6">
                          <w:pPr>
                            <w:pStyle w:val="Style3"/>
                          </w:pPr>
                          <w:r>
                            <w:t>hmis_Services</w:t>
                          </w:r>
                        </w:p>
                      </w:txbxContent>
                    </v:textbox>
                  </v:shape>
                  <v:shape id="AutoShape 41" o:spid="_x0000_s1579" type="#_x0000_t113" style="position:absolute;left:10561;top:1121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" fillcolor="#ebd7e1" strokecolor="#c285a3" strokeweight=".5pt">
                    <v:shadow color="black" opacity="0" offset="0,0"/>
                    <v:textbox inset="0,0,0,0">
                      <w:txbxContent>
                        <w:p w14:paraId="25F83A4A" w14:textId="77777777" w:rsidR="00722600" w:rsidRDefault="00722600" w:rsidP="00F824D6">
                          <w:pPr>
                            <w:pStyle w:val="Style3"/>
                          </w:pPr>
                          <w:r>
                            <w:t>tlsa_Person</w:t>
                          </w:r>
                        </w:p>
                      </w:txbxContent>
                    </v:textbox>
                  </v:shape>
                </v:group>
                <w10:anchorlock/>
              </v:group>
            </w:pict>
          </mc:Fallback>
        </mc:AlternateContent>
      </w:r>
    </w:p>
    <w:p w14:paraId="69693E28" w14:textId="761CD69F" w:rsidR="00703076" w:rsidRDefault="00B300CC" w:rsidP="0088191A">
      <w:pPr>
        <w:pStyle w:val="Heading3"/>
      </w:pPr>
      <w:r>
        <w:t>Report Row, Universe,</w:t>
      </w:r>
      <w:r w:rsidR="00703076">
        <w:t xml:space="preserve"> and Value</w:t>
      </w:r>
    </w:p>
    <w:p w14:paraId="33D6048A" w14:textId="5B0D64FF" w:rsidR="00A943D3" w:rsidRDefault="00A943D3" w:rsidP="00A943D3">
      <w:proofErr w:type="spellStart"/>
      <w:r w:rsidRPr="009A701E">
        <w:rPr>
          <w:b/>
        </w:rPr>
        <w:t>ReportRow</w:t>
      </w:r>
      <w:proofErr w:type="spellEnd"/>
      <w:r>
        <w:t xml:space="preserve"> 55 counts people based on their own personal characteristics; for example, only veterans are included in the ‘Veteran’ count</w:t>
      </w:r>
      <w:r w:rsidR="004873DC">
        <w:t xml:space="preserve">. </w:t>
      </w:r>
      <w:r>
        <w:t xml:space="preserve">These counts </w:t>
      </w:r>
      <w:ins w:id="2026" w:author="Molly McEvilley" w:date="2020-08-19T03:55:00Z">
        <w:r w:rsidR="00142EAC">
          <w:t xml:space="preserve">may be included under any circumstances but </w:t>
        </w:r>
      </w:ins>
      <w:r>
        <w:t xml:space="preserve">are required in </w:t>
      </w:r>
      <w:del w:id="2027" w:author="Molly McEvilley" w:date="2020-08-20T06:17:00Z">
        <w:r w:rsidDel="00DA0FF7">
          <w:delText>LSA Calculated</w:delText>
        </w:r>
      </w:del>
      <w:proofErr w:type="spellStart"/>
      <w:ins w:id="2028" w:author="Molly McEvilley" w:date="2020-08-20T06:17:00Z">
        <w:r w:rsidR="00DA0FF7">
          <w:t>LSACalculated</w:t>
        </w:r>
      </w:ins>
      <w:proofErr w:type="spellEnd"/>
      <w:r>
        <w:t xml:space="preserve"> only if: </w:t>
      </w:r>
    </w:p>
    <w:p w14:paraId="3479014B" w14:textId="77777777" w:rsidR="00A943D3" w:rsidRDefault="00A943D3" w:rsidP="00046859">
      <w:pPr>
        <w:pStyle w:val="ListParagraph"/>
        <w:numPr>
          <w:ilvl w:val="0"/>
          <w:numId w:val="9"/>
        </w:numPr>
      </w:pPr>
      <w:r w:rsidRPr="00271EB6">
        <w:rPr>
          <w:u w:val="single"/>
        </w:rPr>
        <w:t>ReportStart</w:t>
      </w:r>
      <w:r>
        <w:t xml:space="preserve"> is October 1 </w:t>
      </w:r>
    </w:p>
    <w:p w14:paraId="213367F3" w14:textId="77777777" w:rsidR="00A943D3" w:rsidRDefault="00A943D3" w:rsidP="00046859">
      <w:pPr>
        <w:pStyle w:val="ListParagraph"/>
        <w:numPr>
          <w:ilvl w:val="0"/>
          <w:numId w:val="9"/>
        </w:numPr>
      </w:pPr>
      <w:r w:rsidRPr="00271EB6">
        <w:rPr>
          <w:u w:val="single"/>
        </w:rPr>
        <w:t>ReportEnd</w:t>
      </w:r>
      <w:r>
        <w:t xml:space="preserve"> is September 30 of the following year</w:t>
      </w:r>
    </w:p>
    <w:p w14:paraId="4C27969D" w14:textId="77777777" w:rsidR="00A943D3" w:rsidRDefault="00A943D3" w:rsidP="00046859">
      <w:pPr>
        <w:pStyle w:val="ListParagraph"/>
        <w:numPr>
          <w:ilvl w:val="0"/>
          <w:numId w:val="9"/>
        </w:numPr>
      </w:pPr>
      <w:proofErr w:type="spellStart"/>
      <w:r>
        <w:lastRenderedPageBreak/>
        <w:t>LSAReport.</w:t>
      </w:r>
      <w:r w:rsidRPr="00271EB6">
        <w:rPr>
          <w:b/>
        </w:rPr>
        <w:t>LSAScope</w:t>
      </w:r>
      <w:proofErr w:type="spellEnd"/>
      <w:r>
        <w:t xml:space="preserve"> = 1</w:t>
      </w:r>
    </w:p>
    <w:p w14:paraId="7B22525A" w14:textId="55B6AFC8" w:rsidR="00703076" w:rsidRDefault="00703076" w:rsidP="00703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3415"/>
        <w:gridCol w:w="2434"/>
      </w:tblGrid>
      <w:tr w:rsidR="00E42118" w:rsidRPr="00271EB6" w14:paraId="47CFD1FC" w14:textId="77777777" w:rsidTr="00DE6DF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415" w:type="dxa"/>
          </w:tcPr>
          <w:p w14:paraId="6EBE52CF" w14:textId="77777777" w:rsidR="00E42118" w:rsidRPr="00AE5204" w:rsidRDefault="00E42118" w:rsidP="00F6016E">
            <w:pPr>
              <w:pStyle w:val="NoSpacing"/>
              <w:rPr>
                <w:bCs w:val="0"/>
              </w:rPr>
            </w:pPr>
            <w:r w:rsidRPr="008A7566">
              <w:t>Universe</w:t>
            </w:r>
          </w:p>
        </w:tc>
        <w:tc>
          <w:tcPr>
            <w:tcW w:w="2434" w:type="dxa"/>
          </w:tcPr>
          <w:p w14:paraId="167BC2D1" w14:textId="77777777" w:rsidR="00E42118" w:rsidRPr="008A7566" w:rsidRDefault="00E42118" w:rsidP="00F6016E">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E42118" w:rsidRPr="00271EB6" w14:paraId="4DB92243"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0AB78871" w14:textId="77777777" w:rsidR="00E42118" w:rsidRPr="008A7566" w:rsidRDefault="00E42118" w:rsidP="00F6016E">
            <w:pPr>
              <w:pStyle w:val="NoSpacing"/>
            </w:pPr>
            <w:r>
              <w:t>11=ES project type</w:t>
            </w:r>
          </w:p>
        </w:tc>
        <w:tc>
          <w:tcPr>
            <w:tcW w:w="2434" w:type="dxa"/>
          </w:tcPr>
          <w:p w14:paraId="3DFA0D00"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E42118" w:rsidRPr="00271EB6" w14:paraId="4B9B849A"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52643EED" w14:textId="77777777" w:rsidR="00E42118" w:rsidRDefault="00E42118" w:rsidP="00F6016E">
            <w:pPr>
              <w:pStyle w:val="NoSpacing"/>
            </w:pPr>
            <w:r>
              <w:t>12=SH project type</w:t>
            </w:r>
          </w:p>
        </w:tc>
        <w:tc>
          <w:tcPr>
            <w:tcW w:w="2434" w:type="dxa"/>
          </w:tcPr>
          <w:p w14:paraId="6ACEFB16"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E42118" w:rsidRPr="00271EB6" w14:paraId="759711C7"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283ADDD1" w14:textId="77777777" w:rsidR="00E42118" w:rsidRDefault="00E42118" w:rsidP="00F6016E">
            <w:pPr>
              <w:pStyle w:val="NoSpacing"/>
            </w:pPr>
            <w:r>
              <w:t>13=TH project type</w:t>
            </w:r>
          </w:p>
        </w:tc>
        <w:tc>
          <w:tcPr>
            <w:tcW w:w="2434" w:type="dxa"/>
          </w:tcPr>
          <w:p w14:paraId="755C548B"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E42118" w:rsidRPr="00271EB6" w14:paraId="4F45A710"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F91EC50" w14:textId="77777777" w:rsidR="00E42118" w:rsidRDefault="00E42118" w:rsidP="00F6016E">
            <w:pPr>
              <w:pStyle w:val="NoSpacing"/>
            </w:pPr>
            <w:r>
              <w:t xml:space="preserve">14=Housed in RRH </w:t>
            </w:r>
          </w:p>
        </w:tc>
        <w:tc>
          <w:tcPr>
            <w:tcW w:w="2434" w:type="dxa"/>
          </w:tcPr>
          <w:p w14:paraId="5C239DFD" w14:textId="77777777" w:rsidR="00E42118" w:rsidRDefault="00E42118" w:rsidP="00F6016E">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E42118" w:rsidRPr="00271EB6" w14:paraId="20AA27D1" w14:textId="77777777" w:rsidTr="00DE6DF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3E26F01F" w14:textId="77777777" w:rsidR="00E42118" w:rsidRDefault="00E42118" w:rsidP="00F6016E">
            <w:pPr>
              <w:pStyle w:val="NoSpacing"/>
            </w:pPr>
            <w:r>
              <w:t xml:space="preserve">15=Housed in PSH </w:t>
            </w:r>
          </w:p>
        </w:tc>
        <w:tc>
          <w:tcPr>
            <w:tcW w:w="2434" w:type="dxa"/>
          </w:tcPr>
          <w:p w14:paraId="76D6B0E5" w14:textId="77777777" w:rsidR="00E42118" w:rsidRDefault="00E42118" w:rsidP="00F6016E">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3 </w:t>
            </w:r>
          </w:p>
        </w:tc>
      </w:tr>
      <w:tr w:rsidR="00017C6F" w:rsidRPr="00271EB6" w14:paraId="7A604182" w14:textId="77777777" w:rsidTr="00DE6DF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415" w:type="dxa"/>
          </w:tcPr>
          <w:p w14:paraId="6FAC808A" w14:textId="2BD83A82" w:rsidR="00017C6F" w:rsidRDefault="00EE0324" w:rsidP="00F6016E">
            <w:pPr>
              <w:pStyle w:val="NoSpacing"/>
            </w:pPr>
            <w:r>
              <w:t>16 = ES/SH/TH combined</w:t>
            </w:r>
          </w:p>
        </w:tc>
        <w:tc>
          <w:tcPr>
            <w:tcW w:w="2434" w:type="dxa"/>
          </w:tcPr>
          <w:p w14:paraId="47CC0ECA" w14:textId="1157ECAC" w:rsidR="00017C6F" w:rsidRPr="003B4D50" w:rsidRDefault="00EE0324" w:rsidP="00F6016E">
            <w:pPr>
              <w:pStyle w:val="NoSpacing"/>
              <w:cnfStyle w:val="000000010000" w:firstRow="0" w:lastRow="0" w:firstColumn="0" w:lastColumn="0" w:oddVBand="0" w:evenVBand="0" w:oddHBand="0" w:evenHBand="1" w:firstRowFirstColumn="0" w:firstRowLastColumn="0" w:lastRowFirstColumn="0" w:lastRowLastColumn="0"/>
              <w:rPr>
                <w:b/>
              </w:rPr>
            </w:pPr>
            <w:r>
              <w:rPr>
                <w:b/>
              </w:rPr>
              <w:t xml:space="preserve">ProjectType </w:t>
            </w:r>
            <w:r w:rsidRPr="00EE0324">
              <w:t>in (1,8,2)</w:t>
            </w:r>
          </w:p>
        </w:tc>
      </w:tr>
    </w:tbl>
    <w:p w14:paraId="24E7D920" w14:textId="2E602AD4" w:rsidR="00E2345E" w:rsidRDefault="00E2345E" w:rsidP="00AB2970">
      <w:r w:rsidRPr="00A355EA">
        <w:rPr>
          <w:b/>
        </w:rPr>
        <w:t>Value</w:t>
      </w:r>
      <w:r>
        <w:t xml:space="preserve"> = a count of distinct </w:t>
      </w:r>
      <w:r>
        <w:rPr>
          <w:b/>
        </w:rPr>
        <w:t>PersonalID</w:t>
      </w:r>
      <w:r w:rsidRPr="00A005D8">
        <w:rPr>
          <w:iCs/>
        </w:rPr>
        <w:t>s</w:t>
      </w:r>
      <w:r>
        <w:t xml:space="preserve"> in </w:t>
      </w:r>
      <w:r w:rsidR="00D979B0">
        <w:t xml:space="preserve">tlsa_Person </w:t>
      </w:r>
      <w:r>
        <w:t>active in relevant project types (</w:t>
      </w:r>
      <w:r>
        <w:rPr>
          <w:b/>
        </w:rPr>
        <w:t>Universe</w:t>
      </w:r>
      <w:r>
        <w:t>)</w:t>
      </w:r>
      <w:r>
        <w:rPr>
          <w:b/>
        </w:rPr>
        <w:t xml:space="preserve"> </w:t>
      </w:r>
      <w:r>
        <w:t>during the cohort period (</w:t>
      </w:r>
      <w:r>
        <w:rPr>
          <w:b/>
        </w:rPr>
        <w:t>Cohort</w:t>
      </w:r>
      <w:r>
        <w:t xml:space="preserve">) that meet the criteria for based on household type and personal characteristics in </w:t>
      </w:r>
      <w:r w:rsidR="00D979B0">
        <w:t>tlsa_Person</w:t>
      </w:r>
      <w:r>
        <w:t>.</w:t>
      </w:r>
    </w:p>
    <w:p w14:paraId="36AD12E5" w14:textId="77777777" w:rsidR="00A943D3" w:rsidRPr="00655B0F" w:rsidRDefault="00A943D3" w:rsidP="0088191A">
      <w:pPr>
        <w:pStyle w:val="Heading3"/>
      </w:pPr>
      <w:r w:rsidRPr="00655B0F">
        <w:t xml:space="preserve">Cohort </w:t>
      </w:r>
    </w:p>
    <w:p w14:paraId="4621C34B" w14:textId="410FE564" w:rsidR="00E2345E" w:rsidRDefault="00E2345E" w:rsidP="00E2345E">
      <w:r>
        <w:t xml:space="preserve">For each of the date ranges in </w:t>
      </w:r>
      <w:proofErr w:type="spellStart"/>
      <w:r w:rsidR="007B5290">
        <w:t>tlsa_CohortDates</w:t>
      </w:r>
      <w:proofErr w:type="spellEnd"/>
      <w:r>
        <w:t xml:space="preserve">, cohort members include people (distinct </w:t>
      </w:r>
      <w:r w:rsidRPr="006E2100">
        <w:rPr>
          <w:b/>
        </w:rPr>
        <w:t>PersonalID</w:t>
      </w:r>
      <w:r>
        <w:t xml:space="preserve">s) in </w:t>
      </w:r>
      <w:proofErr w:type="spellStart"/>
      <w:r w:rsidR="00D979B0">
        <w:t>tlsa_</w:t>
      </w:r>
      <w:r w:rsidR="003C4035">
        <w:t>Enrollment</w:t>
      </w:r>
      <w:proofErr w:type="spellEnd"/>
      <w:r w:rsidR="00D979B0">
        <w:t xml:space="preserve"> </w:t>
      </w:r>
      <w:r w:rsidR="003C4035">
        <w:t xml:space="preserve">where </w:t>
      </w:r>
      <w:del w:id="2029" w:author="Molly McEvilley" w:date="2020-09-17T09:38:00Z">
        <w:r w:rsidR="003C4035" w:rsidRPr="001D4264" w:rsidDel="001852FA">
          <w:rPr>
            <w:b/>
            <w:bCs/>
            <w:rPrChange w:id="2030" w:author="Molly McEvilley" w:date="2020-09-17T09:26:00Z">
              <w:rPr/>
            </w:rPrChange>
          </w:rPr>
          <w:delText>a</w:delText>
        </w:r>
      </w:del>
      <w:ins w:id="2031" w:author="Molly McEvilley" w:date="2020-09-17T09:38:00Z">
        <w:r w:rsidR="001852FA">
          <w:rPr>
            <w:b/>
            <w:bCs/>
          </w:rPr>
          <w:t>A</w:t>
        </w:r>
      </w:ins>
      <w:r w:rsidR="003C4035" w:rsidRPr="001D4264">
        <w:rPr>
          <w:b/>
          <w:bCs/>
          <w:rPrChange w:id="2032" w:author="Molly McEvilley" w:date="2020-09-17T09:26:00Z">
            <w:rPr/>
          </w:rPrChange>
        </w:rPr>
        <w:t>ctive</w:t>
      </w:r>
      <w:r w:rsidR="003C4035">
        <w:t xml:space="preserve"> = 1 and</w:t>
      </w:r>
      <w:r>
        <w:t>:</w:t>
      </w:r>
    </w:p>
    <w:p w14:paraId="184DF73B" w14:textId="77777777" w:rsidR="00E2345E" w:rsidRDefault="00E2345E" w:rsidP="00046859">
      <w:pPr>
        <w:pStyle w:val="ListParagraph"/>
        <w:numPr>
          <w:ilvl w:val="0"/>
          <w:numId w:val="10"/>
        </w:numPr>
      </w:pPr>
      <w:r w:rsidRPr="00BB785F">
        <w:rPr>
          <w:b/>
        </w:rPr>
        <w:t>ProjectType</w:t>
      </w:r>
      <w:r>
        <w:rPr>
          <w:b/>
        </w:rPr>
        <w:t xml:space="preserve"> </w:t>
      </w:r>
      <w:r>
        <w:t>in (1,2,3,8,13); and</w:t>
      </w:r>
    </w:p>
    <w:p w14:paraId="021243E4" w14:textId="77777777" w:rsidR="00E2345E" w:rsidRDefault="00E2345E" w:rsidP="00046859">
      <w:pPr>
        <w:pStyle w:val="ListParagraph"/>
        <w:numPr>
          <w:ilvl w:val="0"/>
          <w:numId w:val="10"/>
        </w:numPr>
      </w:pPr>
      <w:r>
        <w:t xml:space="preserve">If </w:t>
      </w:r>
      <w:r w:rsidRPr="00BB785F">
        <w:rPr>
          <w:b/>
        </w:rPr>
        <w:t>ProjectType</w:t>
      </w:r>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11C330D0" w14:textId="4C466B14" w:rsidR="00E2345E" w:rsidRDefault="00E2345E" w:rsidP="00046859">
      <w:pPr>
        <w:pStyle w:val="ListParagraph"/>
        <w:numPr>
          <w:ilvl w:val="0"/>
          <w:numId w:val="10"/>
        </w:numPr>
      </w:pPr>
      <w:r>
        <w:t xml:space="preserve">If </w:t>
      </w:r>
      <w:r w:rsidRPr="00BB785F">
        <w:rPr>
          <w:b/>
        </w:rPr>
        <w:t>ProjectType</w:t>
      </w:r>
      <w:r>
        <w:t xml:space="preserve"> in </w:t>
      </w:r>
      <w:r w:rsidR="0012409F">
        <w:t>(1,2,8)</w:t>
      </w:r>
      <w:r>
        <w:t xml:space="preserve">, </w:t>
      </w:r>
      <w:r w:rsidRPr="00BB785F">
        <w:rPr>
          <w:b/>
        </w:rPr>
        <w:t>EntryDate</w:t>
      </w:r>
      <w:r>
        <w:t xml:space="preserve"> &lt;= </w:t>
      </w:r>
      <w:proofErr w:type="spellStart"/>
      <w:r w:rsidRPr="006E2100">
        <w:rPr>
          <w:u w:val="single"/>
        </w:rPr>
        <w:t>CohortEnd</w:t>
      </w:r>
      <w:proofErr w:type="spellEnd"/>
      <w:r>
        <w:t>; and</w:t>
      </w:r>
    </w:p>
    <w:p w14:paraId="08344AC6" w14:textId="271F788F" w:rsidR="00E2345E" w:rsidRDefault="00E2345E" w:rsidP="00046859">
      <w:pPr>
        <w:pStyle w:val="ListParagraph"/>
        <w:numPr>
          <w:ilvl w:val="0"/>
          <w:numId w:val="10"/>
        </w:numPr>
      </w:pPr>
      <w:r>
        <w:t xml:space="preserve">If </w:t>
      </w:r>
      <w:r w:rsidRPr="00BB785F">
        <w:rPr>
          <w:b/>
        </w:rPr>
        <w:t>ProjectTyp</w:t>
      </w:r>
      <w:r>
        <w:rPr>
          <w:b/>
        </w:rPr>
        <w:t>e</w:t>
      </w:r>
      <w:r w:rsidRPr="0055623B">
        <w:t>=1 and</w:t>
      </w:r>
      <w:r>
        <w:rPr>
          <w:b/>
        </w:rPr>
        <w:t xml:space="preserve"> </w:t>
      </w:r>
      <w:r w:rsidRPr="00BB785F">
        <w:rPr>
          <w:b/>
        </w:rPr>
        <w:t>TrackingMethod</w:t>
      </w:r>
      <w:r>
        <w:t xml:space="preserve"> = 3, there is a </w:t>
      </w:r>
      <w:proofErr w:type="spellStart"/>
      <w:r w:rsidR="003C4035" w:rsidRPr="003C4035">
        <w:rPr>
          <w:bCs/>
          <w:i/>
        </w:rPr>
        <w:t>BedNightDate</w:t>
      </w:r>
      <w:proofErr w:type="spellEnd"/>
      <w:r>
        <w:t xml:space="preserve"> between </w:t>
      </w:r>
      <w:proofErr w:type="spellStart"/>
      <w:r w:rsidRPr="006E2100">
        <w:rPr>
          <w:u w:val="single"/>
        </w:rPr>
        <w:t>CohortStart</w:t>
      </w:r>
      <w:proofErr w:type="spellEnd"/>
      <w:r>
        <w:t xml:space="preserve"> and </w:t>
      </w:r>
      <w:proofErr w:type="spellStart"/>
      <w:r w:rsidRPr="006E2100">
        <w:rPr>
          <w:u w:val="single"/>
        </w:rPr>
        <w:t>CohortEnd</w:t>
      </w:r>
      <w:proofErr w:type="spellEnd"/>
      <w:r>
        <w:t>; and</w:t>
      </w:r>
    </w:p>
    <w:p w14:paraId="1FE79715" w14:textId="77777777" w:rsidR="00315CB5" w:rsidRDefault="00315CB5" w:rsidP="00722600">
      <w:pPr>
        <w:pStyle w:val="ListParagraph"/>
        <w:numPr>
          <w:ilvl w:val="0"/>
          <w:numId w:val="10"/>
        </w:numPr>
        <w:rPr>
          <w:ins w:id="2033" w:author="Molly McEvilley" w:date="2020-09-17T10:39:00Z"/>
        </w:rPr>
      </w:pPr>
      <w:ins w:id="2034" w:author="Molly McEvilley" w:date="2020-09-17T10:39:00Z">
        <w:r w:rsidRPr="00BB785F">
          <w:rPr>
            <w:b/>
          </w:rPr>
          <w:t>ExitDate</w:t>
        </w:r>
        <w:r>
          <w:t xml:space="preserve"> is NULL; or </w:t>
        </w:r>
      </w:ins>
    </w:p>
    <w:p w14:paraId="129BC20B" w14:textId="77777777" w:rsidR="00315CB5" w:rsidRPr="00372FA1" w:rsidRDefault="00315CB5" w:rsidP="00722600">
      <w:pPr>
        <w:pStyle w:val="ListParagraph"/>
        <w:numPr>
          <w:ilvl w:val="1"/>
          <w:numId w:val="10"/>
        </w:numPr>
        <w:rPr>
          <w:ins w:id="2035" w:author="Molly McEvilley" w:date="2020-09-17T10:39:00Z"/>
        </w:rPr>
      </w:pPr>
      <w:ins w:id="2036" w:author="Molly McEvilley" w:date="2020-09-17T10:39:00Z">
        <w:r w:rsidRPr="00BB785F">
          <w:rPr>
            <w:b/>
          </w:rPr>
          <w:t>ExitDate</w:t>
        </w:r>
        <w:r>
          <w:t xml:space="preserve"> &gt; </w:t>
        </w:r>
        <w:proofErr w:type="spellStart"/>
        <w:r w:rsidRPr="00372FA1">
          <w:rPr>
            <w:b/>
            <w:bCs/>
            <w:u w:val="single"/>
          </w:rPr>
          <w:t>CohortStart</w:t>
        </w:r>
        <w:proofErr w:type="spellEnd"/>
        <w:r>
          <w:rPr>
            <w:u w:val="single"/>
          </w:rPr>
          <w:t>; or</w:t>
        </w:r>
      </w:ins>
    </w:p>
    <w:p w14:paraId="7C6FE96C" w14:textId="77777777" w:rsidR="00315CB5" w:rsidRPr="006E2100" w:rsidRDefault="00315CB5" w:rsidP="00315CB5">
      <w:pPr>
        <w:pStyle w:val="ListParagraph"/>
        <w:numPr>
          <w:ilvl w:val="1"/>
          <w:numId w:val="10"/>
        </w:numPr>
        <w:rPr>
          <w:ins w:id="2037" w:author="Molly McEvilley" w:date="2020-09-17T10:39:00Z"/>
        </w:rPr>
      </w:pPr>
      <w:ins w:id="2038" w:author="Molly McEvilley" w:date="2020-09-17T10:39:00Z">
        <w:r w:rsidRPr="00BB785F">
          <w:rPr>
            <w:b/>
          </w:rPr>
          <w:t>ProjectType</w:t>
        </w:r>
        <w:r>
          <w:t xml:space="preserve"> = 13 and </w:t>
        </w:r>
        <w:r w:rsidRPr="00BB785F">
          <w:rPr>
            <w:b/>
          </w:rPr>
          <w:t>ExitDate</w:t>
        </w:r>
        <w:r>
          <w:t xml:space="preserve"> = </w:t>
        </w:r>
        <w:proofErr w:type="spellStart"/>
        <w:r w:rsidRPr="00372FA1">
          <w:rPr>
            <w:b/>
            <w:bCs/>
            <w:u w:val="single"/>
          </w:rPr>
          <w:t>CohortStart</w:t>
        </w:r>
        <w:proofErr w:type="spellEnd"/>
        <w:r>
          <w:rPr>
            <w:u w:val="single"/>
          </w:rPr>
          <w:t xml:space="preserve"> and </w:t>
        </w:r>
        <w:r w:rsidRPr="00372FA1">
          <w:rPr>
            <w:b/>
            <w:bCs/>
            <w:u w:val="single"/>
          </w:rPr>
          <w:t>MoveInDate</w:t>
        </w:r>
        <w:r>
          <w:rPr>
            <w:u w:val="single"/>
          </w:rPr>
          <w:t xml:space="preserve"> = </w:t>
        </w:r>
        <w:proofErr w:type="spellStart"/>
        <w:r w:rsidRPr="00372FA1">
          <w:rPr>
            <w:b/>
            <w:bCs/>
            <w:u w:val="single"/>
          </w:rPr>
          <w:t>CohortStart</w:t>
        </w:r>
        <w:proofErr w:type="spellEnd"/>
      </w:ins>
    </w:p>
    <w:tbl>
      <w:tblPr>
        <w:tblStyle w:val="Style11"/>
        <w:tblW w:w="9468" w:type="dxa"/>
        <w:tblLook w:val="04A0" w:firstRow="1" w:lastRow="0" w:firstColumn="1" w:lastColumn="0" w:noHBand="0" w:noVBand="1"/>
      </w:tblPr>
      <w:tblGrid>
        <w:gridCol w:w="3357"/>
        <w:gridCol w:w="901"/>
        <w:gridCol w:w="3348"/>
        <w:gridCol w:w="1862"/>
      </w:tblGrid>
      <w:tr w:rsidR="006641A0" w14:paraId="185A7718" w14:textId="77777777" w:rsidTr="006641A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357" w:type="dxa"/>
          </w:tcPr>
          <w:p w14:paraId="2A37CBBD" w14:textId="77777777" w:rsidR="006641A0" w:rsidRPr="00A005D8" w:rsidRDefault="006641A0" w:rsidP="00F07F88">
            <w:pPr>
              <w:pStyle w:val="NoSpacing"/>
              <w:rPr>
                <w:b w:val="0"/>
                <w:bCs w:val="0"/>
              </w:rPr>
            </w:pPr>
            <w:r w:rsidRPr="00A005D8">
              <w:t>Category</w:t>
            </w:r>
          </w:p>
        </w:tc>
        <w:tc>
          <w:tcPr>
            <w:tcW w:w="901" w:type="dxa"/>
          </w:tcPr>
          <w:p w14:paraId="398FE069"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r w:rsidRPr="00A005D8">
              <w:t>Cohort</w:t>
            </w:r>
          </w:p>
        </w:tc>
        <w:tc>
          <w:tcPr>
            <w:tcW w:w="3348" w:type="dxa"/>
          </w:tcPr>
          <w:p w14:paraId="5FA0F24F"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CohortStart</w:t>
            </w:r>
            <w:proofErr w:type="spellEnd"/>
          </w:p>
        </w:tc>
        <w:tc>
          <w:tcPr>
            <w:tcW w:w="1862" w:type="dxa"/>
          </w:tcPr>
          <w:p w14:paraId="3C7CBC8E" w14:textId="77777777" w:rsidR="006641A0" w:rsidRPr="00A005D8" w:rsidRDefault="006641A0" w:rsidP="00F07F88">
            <w:pPr>
              <w:pStyle w:val="NoSpacing"/>
              <w:cnfStyle w:val="100000000000" w:firstRow="1" w:lastRow="0" w:firstColumn="0" w:lastColumn="0" w:oddVBand="0" w:evenVBand="0" w:oddHBand="0" w:evenHBand="0" w:firstRowFirstColumn="0" w:firstRowLastColumn="0" w:lastRowFirstColumn="0" w:lastRowLastColumn="0"/>
              <w:rPr>
                <w:b w:val="0"/>
              </w:rPr>
            </w:pPr>
            <w:proofErr w:type="spellStart"/>
            <w:r w:rsidRPr="00A005D8">
              <w:t>CohortEnd</w:t>
            </w:r>
            <w:proofErr w:type="spellEnd"/>
          </w:p>
        </w:tc>
      </w:tr>
      <w:tr w:rsidR="006641A0" w:rsidRPr="00271EB6" w14:paraId="5A0D05D8"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1978F96" w14:textId="77777777" w:rsidR="006641A0" w:rsidRPr="00271EB6" w:rsidRDefault="006641A0" w:rsidP="00F07F88">
            <w:pPr>
              <w:pStyle w:val="NoSpacing"/>
            </w:pPr>
            <w:r w:rsidRPr="00271EB6">
              <w:t>Active in current report period</w:t>
            </w:r>
          </w:p>
        </w:tc>
        <w:tc>
          <w:tcPr>
            <w:tcW w:w="901" w:type="dxa"/>
          </w:tcPr>
          <w:p w14:paraId="0E6C4C5B"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271EB6">
              <w:t>1</w:t>
            </w:r>
          </w:p>
        </w:tc>
        <w:tc>
          <w:tcPr>
            <w:tcW w:w="3348" w:type="dxa"/>
          </w:tcPr>
          <w:p w14:paraId="6BB9F0E2" w14:textId="77777777" w:rsidR="006641A0" w:rsidRPr="0047665C" w:rsidRDefault="006641A0" w:rsidP="00F07F88">
            <w:pPr>
              <w:pStyle w:val="NoSpacing"/>
              <w:cnfStyle w:val="000000100000" w:firstRow="0" w:lastRow="0" w:firstColumn="0" w:lastColumn="0" w:oddVBand="0" w:evenVBand="0" w:oddHBand="1" w:evenHBand="0" w:firstRowFirstColumn="0" w:firstRowLastColumn="0" w:lastRowFirstColumn="0" w:lastRowLastColumn="0"/>
              <w:rPr>
                <w:u w:val="single"/>
              </w:rPr>
            </w:pPr>
            <w:r w:rsidRPr="0047665C">
              <w:rPr>
                <w:u w:val="single"/>
              </w:rPr>
              <w:t>ReportStart</w:t>
            </w:r>
          </w:p>
        </w:tc>
        <w:tc>
          <w:tcPr>
            <w:tcW w:w="1862" w:type="dxa"/>
          </w:tcPr>
          <w:p w14:paraId="575B0649"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47665C">
              <w:rPr>
                <w:u w:val="single"/>
              </w:rPr>
              <w:t>ReportEnd</w:t>
            </w:r>
          </w:p>
        </w:tc>
      </w:tr>
      <w:tr w:rsidR="006641A0" w:rsidRPr="00BB785F" w14:paraId="54307D56"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40A61BD1" w14:textId="77777777" w:rsidR="006641A0" w:rsidRPr="00271EB6" w:rsidRDefault="006641A0" w:rsidP="00F07F88">
            <w:pPr>
              <w:pStyle w:val="NoSpacing"/>
            </w:pPr>
            <w:r w:rsidRPr="00271EB6">
              <w:t>Active October 31</w:t>
            </w:r>
          </w:p>
        </w:tc>
        <w:tc>
          <w:tcPr>
            <w:tcW w:w="901" w:type="dxa"/>
          </w:tcPr>
          <w:p w14:paraId="3F85ED6E"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10</w:t>
            </w:r>
          </w:p>
        </w:tc>
        <w:tc>
          <w:tcPr>
            <w:tcW w:w="3348" w:type="dxa"/>
          </w:tcPr>
          <w:p w14:paraId="0FF259E6"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October 31 of </w:t>
            </w:r>
            <w:r w:rsidRPr="00BB785F">
              <w:rPr>
                <w:u w:val="single"/>
              </w:rPr>
              <w:t>ReportStart</w:t>
            </w:r>
            <w:r>
              <w:t xml:space="preserve"> year</w:t>
            </w:r>
          </w:p>
        </w:tc>
        <w:tc>
          <w:tcPr>
            <w:tcW w:w="1862" w:type="dxa"/>
          </w:tcPr>
          <w:p w14:paraId="5F6F843A" w14:textId="77777777" w:rsidR="006641A0" w:rsidRPr="00BB785F"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6671F18C"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63452508" w14:textId="77777777" w:rsidR="006641A0" w:rsidRPr="00271EB6" w:rsidRDefault="006641A0" w:rsidP="00F07F88">
            <w:pPr>
              <w:pStyle w:val="NoSpacing"/>
            </w:pPr>
            <w:r w:rsidRPr="00271EB6">
              <w:t>Active January 31</w:t>
            </w:r>
          </w:p>
        </w:tc>
        <w:tc>
          <w:tcPr>
            <w:tcW w:w="901" w:type="dxa"/>
          </w:tcPr>
          <w:p w14:paraId="6EAA871C"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11</w:t>
            </w:r>
          </w:p>
        </w:tc>
        <w:tc>
          <w:tcPr>
            <w:tcW w:w="3348" w:type="dxa"/>
          </w:tcPr>
          <w:p w14:paraId="1F0E29E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1862" w:type="dxa"/>
          </w:tcPr>
          <w:p w14:paraId="7D69FF3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r w:rsidR="006641A0" w:rsidRPr="00271EB6" w14:paraId="2776A52B" w14:textId="77777777" w:rsidTr="006641A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3C4C63CC" w14:textId="77777777" w:rsidR="006641A0" w:rsidRPr="00271EB6" w:rsidRDefault="006641A0" w:rsidP="00F07F88">
            <w:pPr>
              <w:pStyle w:val="NoSpacing"/>
            </w:pPr>
            <w:r w:rsidRPr="00271EB6">
              <w:t>Active April 30</w:t>
            </w:r>
          </w:p>
        </w:tc>
        <w:tc>
          <w:tcPr>
            <w:tcW w:w="901" w:type="dxa"/>
          </w:tcPr>
          <w:p w14:paraId="599D5E14"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rsidRPr="00271EB6">
              <w:t>12</w:t>
            </w:r>
          </w:p>
        </w:tc>
        <w:tc>
          <w:tcPr>
            <w:tcW w:w="3348" w:type="dxa"/>
          </w:tcPr>
          <w:p w14:paraId="052EFE5C" w14:textId="77777777" w:rsidR="006641A0"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1862" w:type="dxa"/>
          </w:tcPr>
          <w:p w14:paraId="76E0C1C5" w14:textId="77777777" w:rsidR="006641A0" w:rsidRPr="00271EB6" w:rsidRDefault="006641A0" w:rsidP="00F07F88">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t>CohortStart</w:t>
            </w:r>
            <w:proofErr w:type="spellEnd"/>
          </w:p>
        </w:tc>
      </w:tr>
      <w:tr w:rsidR="006641A0" w:rsidRPr="00271EB6" w14:paraId="400B65A1" w14:textId="77777777" w:rsidTr="006641A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357" w:type="dxa"/>
          </w:tcPr>
          <w:p w14:paraId="0DAB2D2E" w14:textId="77777777" w:rsidR="006641A0" w:rsidRPr="00271EB6" w:rsidRDefault="006641A0" w:rsidP="00F07F88">
            <w:pPr>
              <w:pStyle w:val="NoSpacing"/>
            </w:pPr>
            <w:r w:rsidRPr="00271EB6">
              <w:t>Active July 31</w:t>
            </w:r>
          </w:p>
        </w:tc>
        <w:tc>
          <w:tcPr>
            <w:tcW w:w="901" w:type="dxa"/>
          </w:tcPr>
          <w:p w14:paraId="7AF0E6EB"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rsidRPr="00271EB6">
              <w:t>13</w:t>
            </w:r>
          </w:p>
        </w:tc>
        <w:tc>
          <w:tcPr>
            <w:tcW w:w="3348" w:type="dxa"/>
          </w:tcPr>
          <w:p w14:paraId="06D7C1D5" w14:textId="77777777" w:rsidR="006641A0"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1862" w:type="dxa"/>
          </w:tcPr>
          <w:p w14:paraId="1E33B09E" w14:textId="77777777" w:rsidR="006641A0" w:rsidRPr="00271EB6" w:rsidRDefault="006641A0" w:rsidP="00F07F88">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t>CohortStart</w:t>
            </w:r>
            <w:proofErr w:type="spellEnd"/>
          </w:p>
        </w:tc>
      </w:tr>
    </w:tbl>
    <w:p w14:paraId="7F4BFC19" w14:textId="0ECBD649" w:rsidR="00C35570" w:rsidRDefault="00C35570" w:rsidP="0088191A">
      <w:pPr>
        <w:pStyle w:val="Heading3"/>
      </w:pPr>
      <w:r>
        <w:t xml:space="preserve">Household Type and </w:t>
      </w:r>
      <w:r w:rsidR="00A943D3">
        <w:t>Population</w:t>
      </w:r>
    </w:p>
    <w:p w14:paraId="30705C7A" w14:textId="2DA5EBDD" w:rsidR="00691A1A" w:rsidRDefault="00691A1A" w:rsidP="00691A1A">
      <w:pPr>
        <w:rPr>
          <w:ins w:id="2039" w:author="Molly McEvilley" w:date="2020-08-20T07:57:00Z"/>
          <w:rFonts w:cstheme="minorHAnsi"/>
        </w:rPr>
      </w:pPr>
      <w:ins w:id="2040"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ins w:id="2041" w:author="Molly McEvilley" w:date="2020-08-20T08:00:00Z">
        <w:r>
          <w:rPr>
            <w:rFonts w:cstheme="minorHAnsi"/>
          </w:rPr>
          <w:t xml:space="preserve"> type</w:t>
        </w:r>
      </w:ins>
      <w:ins w:id="2042" w:author="Molly McEvilley" w:date="2020-08-20T07:57:00Z">
        <w:r>
          <w:rPr>
            <w:rFonts w:cstheme="minorHAnsi"/>
          </w:rPr>
          <w:t>.</w:t>
        </w:r>
      </w:ins>
    </w:p>
    <w:p w14:paraId="78BFBAC0" w14:textId="77777777" w:rsidR="005F42B7" w:rsidRDefault="005F42B7" w:rsidP="001852FA">
      <w:pPr>
        <w:rPr>
          <w:ins w:id="2043" w:author="Molly McEvilley" w:date="2020-08-20T07:37:00Z"/>
        </w:rPr>
      </w:pPr>
      <w:ins w:id="2044" w:author="Molly McEvilley" w:date="2020-08-20T07:37:00Z">
        <w:r>
          <w:t xml:space="preserve">The </w:t>
        </w:r>
        <w:r w:rsidRPr="000418B1">
          <w:rPr>
            <w:b/>
            <w:bCs/>
          </w:rPr>
          <w:t>HHType</w:t>
        </w:r>
        <w:r>
          <w:t xml:space="preserve"> column indicates the household types for which the population is relevant.</w:t>
        </w:r>
      </w:ins>
    </w:p>
    <w:p w14:paraId="6E6C4CA3" w14:textId="77777777" w:rsidR="005F42B7" w:rsidRDefault="005F42B7" w:rsidP="005F42B7">
      <w:pPr>
        <w:pStyle w:val="ListParagraph"/>
        <w:numPr>
          <w:ilvl w:val="0"/>
          <w:numId w:val="16"/>
        </w:numPr>
        <w:rPr>
          <w:ins w:id="2045" w:author="Molly McEvilley" w:date="2020-08-20T07:37:00Z"/>
        </w:rPr>
      </w:pPr>
      <w:ins w:id="2046" w:author="Molly McEvilley" w:date="2020-08-20T07:37:00Z">
        <w:r>
          <w:t>Zero (0) represents a count of all records that meet the criteria, regardless of household type.</w:t>
        </w:r>
      </w:ins>
    </w:p>
    <w:p w14:paraId="4BC4F0D7" w14:textId="77777777" w:rsidR="005F42B7" w:rsidRPr="00E32D42" w:rsidRDefault="005F42B7" w:rsidP="005F42B7">
      <w:pPr>
        <w:pStyle w:val="ListParagraph"/>
        <w:numPr>
          <w:ilvl w:val="0"/>
          <w:numId w:val="16"/>
        </w:numPr>
        <w:rPr>
          <w:ins w:id="2047" w:author="Molly McEvilley" w:date="2020-08-20T07:37:00Z"/>
        </w:rPr>
      </w:pPr>
      <w:ins w:id="2048" w:author="Molly McEvilley" w:date="2020-08-20T07:3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491BD3CF" w14:textId="40DC5132" w:rsidR="009C008E" w:rsidDel="005F42B7" w:rsidRDefault="00333A77" w:rsidP="00333A77">
      <w:pPr>
        <w:rPr>
          <w:del w:id="2049" w:author="Molly McEvilley" w:date="2020-08-20T07:37:00Z"/>
          <w:rFonts w:cstheme="minorHAnsi"/>
        </w:rPr>
      </w:pPr>
      <w:del w:id="2050" w:author="Molly McEvilley" w:date="2020-08-20T07:37:00Z">
        <w:r w:rsidDel="005F42B7">
          <w:delText xml:space="preserve">Generate these counts </w:delText>
        </w:r>
        <w:r w:rsidR="003C4035" w:rsidDel="005F42B7">
          <w:delText>for each of the following populations and household types</w:delText>
        </w:r>
        <w:r w:rsidR="004873DC" w:rsidDel="005F42B7">
          <w:rPr>
            <w:rFonts w:cstheme="minorHAnsi"/>
          </w:rPr>
          <w:delText xml:space="preserve">. </w:delText>
        </w:r>
      </w:del>
    </w:p>
    <w:p w14:paraId="2EBF383D" w14:textId="0312949F" w:rsidR="001D4264" w:rsidRPr="001852FA" w:rsidRDefault="00333A77" w:rsidP="001852FA">
      <w:pPr>
        <w:rPr>
          <w:ins w:id="2051" w:author="Molly McEvilley" w:date="2020-08-20T10:22:00Z"/>
          <w:rFonts w:cstheme="minorHAnsi"/>
        </w:rPr>
      </w:pPr>
      <w:r>
        <w:rPr>
          <w:rFonts w:cstheme="minorHAnsi"/>
        </w:rPr>
        <w:t xml:space="preserve">Criteria refer to columns in </w:t>
      </w:r>
      <w:r w:rsidR="00D979B0">
        <w:rPr>
          <w:rFonts w:cstheme="minorHAnsi"/>
        </w:rPr>
        <w:t xml:space="preserve">tlsa_Person </w:t>
      </w:r>
      <w:r>
        <w:rPr>
          <w:rFonts w:cstheme="minorHAnsi"/>
        </w:rPr>
        <w:t>unless otherwise specified</w:t>
      </w:r>
      <w:r w:rsidR="004873DC">
        <w:rPr>
          <w:rFonts w:cstheme="minorHAnsi"/>
        </w:rPr>
        <w:t xml:space="preserve">. </w:t>
      </w:r>
      <w:r w:rsidR="009C008E" w:rsidRPr="001852FA">
        <w:rPr>
          <w:rFonts w:cstheme="minorHAnsi"/>
        </w:rPr>
        <w:t xml:space="preserve">Data from </w:t>
      </w:r>
      <w:proofErr w:type="spellStart"/>
      <w:r w:rsidR="009C008E" w:rsidRPr="001852FA">
        <w:rPr>
          <w:rFonts w:cstheme="minorHAnsi"/>
        </w:rPr>
        <w:t>tlsa_HHID</w:t>
      </w:r>
      <w:proofErr w:type="spellEnd"/>
      <w:r w:rsidR="009C008E" w:rsidRPr="001852FA">
        <w:rPr>
          <w:rFonts w:cstheme="minorHAnsi"/>
        </w:rPr>
        <w:t xml:space="preserve"> and </w:t>
      </w:r>
      <w:proofErr w:type="spellStart"/>
      <w:r w:rsidR="009C008E" w:rsidRPr="001852FA">
        <w:rPr>
          <w:rFonts w:cstheme="minorHAnsi"/>
        </w:rPr>
        <w:t>tlsa_Enrollment</w:t>
      </w:r>
      <w:proofErr w:type="spellEnd"/>
      <w:r w:rsidR="009C008E" w:rsidRPr="001852FA">
        <w:rPr>
          <w:rFonts w:cstheme="minorHAnsi"/>
        </w:rPr>
        <w:t xml:space="preserve"> is always limited to records where </w:t>
      </w:r>
      <w:r w:rsidR="009C008E" w:rsidRPr="001852FA">
        <w:rPr>
          <w:rFonts w:cstheme="minorHAnsi"/>
          <w:b/>
          <w:bCs/>
        </w:rPr>
        <w:t xml:space="preserve">Active </w:t>
      </w:r>
      <w:r w:rsidR="009C008E" w:rsidRPr="001852FA">
        <w:rPr>
          <w:rFonts w:cstheme="minorHAnsi"/>
        </w:rPr>
        <w:t>= 1.</w:t>
      </w:r>
    </w:p>
    <w:p w14:paraId="4B2FEDDF" w14:textId="3B842453" w:rsidR="00417E0B" w:rsidRPr="007002AF" w:rsidRDefault="00417E0B" w:rsidP="001852FA">
      <w:ins w:id="2052" w:author="Molly McEvilley" w:date="2020-08-20T10:29:00Z">
        <w:r>
          <w:rPr>
            <w:rFonts w:cstheme="minorHAnsi"/>
          </w:rPr>
          <w:t xml:space="preserve">Counts include heads of household and all household members </w:t>
        </w:r>
        <w:proofErr w:type="gramStart"/>
        <w:r>
          <w:rPr>
            <w:rFonts w:cstheme="minorHAnsi"/>
          </w:rPr>
          <w:t>w</w:t>
        </w:r>
      </w:ins>
      <w:ins w:id="2053" w:author="Molly McEvilley" w:date="2020-08-20T10:23:00Z">
        <w:r>
          <w:rPr>
            <w:rFonts w:cstheme="minorHAnsi"/>
          </w:rPr>
          <w:t>ith the exception of</w:t>
        </w:r>
        <w:proofErr w:type="gramEnd"/>
        <w:r>
          <w:rPr>
            <w:rFonts w:cstheme="minorHAnsi"/>
          </w:rPr>
          <w:t xml:space="preserve"> counts of parenting children and youth (population IDs 113 – 14</w:t>
        </w:r>
      </w:ins>
      <w:ins w:id="2054" w:author="Molly McEvilley" w:date="2020-08-20T10:27:00Z">
        <w:r>
          <w:rPr>
            <w:rFonts w:cstheme="minorHAnsi"/>
          </w:rPr>
          <w:t>4</w:t>
        </w:r>
      </w:ins>
      <w:ins w:id="2055" w:author="Molly McEvilley" w:date="2020-08-20T10:23:00Z">
        <w:r>
          <w:rPr>
            <w:rFonts w:cstheme="minorHAnsi"/>
          </w:rPr>
          <w:t>)</w:t>
        </w:r>
      </w:ins>
      <w:ins w:id="2056" w:author="Molly McEvilley" w:date="2020-08-20T10:29:00Z">
        <w:r>
          <w:rPr>
            <w:rFonts w:cstheme="minorHAnsi"/>
          </w:rPr>
          <w:t xml:space="preserve">.  These are </w:t>
        </w:r>
      </w:ins>
      <w:ins w:id="2057" w:author="Molly McEvilley" w:date="2020-08-20T10:28:00Z">
        <w:r>
          <w:rPr>
            <w:rFonts w:cstheme="minorHAnsi"/>
          </w:rPr>
          <w:t>limited to heads of household (because it is not possible to identify any other household member as a parent)</w:t>
        </w:r>
      </w:ins>
      <w:ins w:id="2058" w:author="Molly McEvilley" w:date="2020-08-20T10:30:00Z">
        <w:r>
          <w:rPr>
            <w:rFonts w:cstheme="minorHAnsi"/>
          </w:rPr>
          <w:t>.</w:t>
        </w:r>
      </w:ins>
    </w:p>
    <w:tbl>
      <w:tblPr>
        <w:tblStyle w:val="Style11"/>
        <w:tblW w:w="9445" w:type="dxa"/>
        <w:tblLook w:val="04A0" w:firstRow="1" w:lastRow="0" w:firstColumn="1" w:lastColumn="0" w:noHBand="0" w:noVBand="1"/>
      </w:tblPr>
      <w:tblGrid>
        <w:gridCol w:w="1280"/>
        <w:gridCol w:w="2710"/>
        <w:gridCol w:w="1231"/>
        <w:gridCol w:w="4224"/>
      </w:tblGrid>
      <w:tr w:rsidR="00333A77" w:rsidRPr="00306557" w14:paraId="5D4CE045" w14:textId="77777777" w:rsidTr="00333A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05" w:type="dxa"/>
          </w:tcPr>
          <w:p w14:paraId="1DB45D1C" w14:textId="77777777" w:rsidR="00333A77" w:rsidRPr="00306557" w:rsidRDefault="00333A77" w:rsidP="00333A77">
            <w:pPr>
              <w:pStyle w:val="NoSpacing"/>
            </w:pPr>
            <w:r>
              <w:lastRenderedPageBreak/>
              <w:t>ID</w:t>
            </w:r>
          </w:p>
        </w:tc>
        <w:tc>
          <w:tcPr>
            <w:tcW w:w="2905" w:type="dxa"/>
          </w:tcPr>
          <w:p w14:paraId="2B64CA86" w14:textId="77777777" w:rsidR="00333A77" w:rsidRPr="0030655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 xml:space="preserve">Population </w:t>
            </w:r>
          </w:p>
        </w:tc>
        <w:tc>
          <w:tcPr>
            <w:tcW w:w="1265" w:type="dxa"/>
          </w:tcPr>
          <w:p w14:paraId="54BA37DE"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rsidRPr="004C74F2">
              <w:rPr>
                <w:bCs w:val="0"/>
              </w:rPr>
              <w:t>HHType</w:t>
            </w:r>
          </w:p>
        </w:tc>
        <w:tc>
          <w:tcPr>
            <w:tcW w:w="3870" w:type="dxa"/>
          </w:tcPr>
          <w:p w14:paraId="06FE1A8A" w14:textId="77777777" w:rsidR="00333A77"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306557" w14:paraId="646C979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944A37C" w14:textId="77777777" w:rsidR="00333A77" w:rsidRPr="00306557" w:rsidRDefault="00333A77" w:rsidP="00333A77">
            <w:pPr>
              <w:pStyle w:val="NoSpacing"/>
            </w:pPr>
            <w:r w:rsidRPr="00F65BCC">
              <w:t>3</w:t>
            </w:r>
          </w:p>
        </w:tc>
        <w:tc>
          <w:tcPr>
            <w:tcW w:w="2905" w:type="dxa"/>
          </w:tcPr>
          <w:p w14:paraId="0940C5E2" w14:textId="77777777" w:rsidR="00333A77" w:rsidRPr="0030655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65BCC">
              <w:t>Veteran</w:t>
            </w:r>
          </w:p>
        </w:tc>
        <w:tc>
          <w:tcPr>
            <w:tcW w:w="1265" w:type="dxa"/>
          </w:tcPr>
          <w:p w14:paraId="14F42FEB"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0,1,2,99</w:t>
            </w:r>
          </w:p>
        </w:tc>
        <w:tc>
          <w:tcPr>
            <w:tcW w:w="3870" w:type="dxa"/>
          </w:tcPr>
          <w:p w14:paraId="76DF026A"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333A77" w:rsidRPr="00306557" w14:paraId="272003B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5014CA9" w14:textId="77777777" w:rsidR="00333A77" w:rsidRPr="00306557" w:rsidRDefault="00333A77" w:rsidP="00333A77">
            <w:pPr>
              <w:pStyle w:val="NoSpacing"/>
            </w:pPr>
            <w:r w:rsidRPr="00F65BCC">
              <w:t>6</w:t>
            </w:r>
          </w:p>
        </w:tc>
        <w:tc>
          <w:tcPr>
            <w:tcW w:w="2905" w:type="dxa"/>
          </w:tcPr>
          <w:p w14:paraId="0DE6B515" w14:textId="77777777" w:rsidR="00333A77" w:rsidRPr="00306557"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65BCC">
              <w:t>Chronically Homeless Adult/HoH</w:t>
            </w:r>
          </w:p>
        </w:tc>
        <w:tc>
          <w:tcPr>
            <w:tcW w:w="1265" w:type="dxa"/>
          </w:tcPr>
          <w:p w14:paraId="66BD9741"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870" w:type="dxa"/>
          </w:tcPr>
          <w:p w14:paraId="12609466" w14:textId="77777777" w:rsidR="00333A77" w:rsidRPr="00107D0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1E29C33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43336E6C" w14:textId="77777777" w:rsidR="00333A77" w:rsidRPr="00F65BCC"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r w:rsidR="00333A77" w:rsidRPr="00306557" w14:paraId="4FFB41C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23B858F" w14:textId="77777777" w:rsidR="00333A77" w:rsidRPr="00F65BCC" w:rsidRDefault="00333A77" w:rsidP="00333A77">
            <w:pPr>
              <w:pStyle w:val="NoSpacing"/>
            </w:pPr>
            <w:r w:rsidRPr="00F016B9">
              <w:t>15</w:t>
            </w:r>
          </w:p>
        </w:tc>
        <w:tc>
          <w:tcPr>
            <w:tcW w:w="2905" w:type="dxa"/>
          </w:tcPr>
          <w:p w14:paraId="107F7F04" w14:textId="77777777" w:rsidR="00333A77" w:rsidRPr="00F65BCC"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White, non-Hispanic/Latino </w:t>
            </w:r>
          </w:p>
        </w:tc>
        <w:tc>
          <w:tcPr>
            <w:tcW w:w="1265" w:type="dxa"/>
          </w:tcPr>
          <w:p w14:paraId="06387B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FE85B16" w14:textId="7DF48146"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C74F2">
              <w:rPr>
                <w:b/>
              </w:rPr>
              <w:t>Race</w:t>
            </w:r>
            <w:r>
              <w:t xml:space="preserve"> = 0</w:t>
            </w:r>
          </w:p>
        </w:tc>
      </w:tr>
      <w:tr w:rsidR="00333A77" w:rsidRPr="00306557" w14:paraId="2B2654C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517EAAD" w14:textId="77777777" w:rsidR="00333A77" w:rsidRPr="00F016B9" w:rsidRDefault="00333A77" w:rsidP="00333A77">
            <w:pPr>
              <w:pStyle w:val="NoSpacing"/>
            </w:pPr>
            <w:r w:rsidRPr="00F016B9">
              <w:t>16</w:t>
            </w:r>
          </w:p>
        </w:tc>
        <w:tc>
          <w:tcPr>
            <w:tcW w:w="2905" w:type="dxa"/>
          </w:tcPr>
          <w:p w14:paraId="3192D83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White, Hispanic/Latino </w:t>
            </w:r>
          </w:p>
        </w:tc>
        <w:tc>
          <w:tcPr>
            <w:tcW w:w="1265" w:type="dxa"/>
          </w:tcPr>
          <w:p w14:paraId="697CDE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76836E2B"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1</w:t>
            </w:r>
          </w:p>
        </w:tc>
      </w:tr>
      <w:tr w:rsidR="00333A77" w:rsidRPr="00306557" w14:paraId="59BD7C7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88FBC3F" w14:textId="77777777" w:rsidR="00333A77" w:rsidRPr="00F016B9" w:rsidRDefault="00333A77" w:rsidP="00333A77">
            <w:pPr>
              <w:pStyle w:val="NoSpacing"/>
            </w:pPr>
            <w:r w:rsidRPr="00F016B9">
              <w:t>17</w:t>
            </w:r>
          </w:p>
        </w:tc>
        <w:tc>
          <w:tcPr>
            <w:tcW w:w="2905" w:type="dxa"/>
          </w:tcPr>
          <w:p w14:paraId="3D35A82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Black or African American </w:t>
            </w:r>
          </w:p>
        </w:tc>
        <w:tc>
          <w:tcPr>
            <w:tcW w:w="1265" w:type="dxa"/>
          </w:tcPr>
          <w:p w14:paraId="4E81F11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6A0B976F"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2</w:t>
            </w:r>
          </w:p>
        </w:tc>
      </w:tr>
      <w:tr w:rsidR="00333A77" w:rsidRPr="00306557" w14:paraId="3D28660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5D3786" w14:textId="77777777" w:rsidR="00333A77" w:rsidRPr="00F016B9" w:rsidRDefault="00333A77" w:rsidP="00333A77">
            <w:pPr>
              <w:pStyle w:val="NoSpacing"/>
            </w:pPr>
            <w:r w:rsidRPr="00F016B9">
              <w:t>18</w:t>
            </w:r>
          </w:p>
        </w:tc>
        <w:tc>
          <w:tcPr>
            <w:tcW w:w="2905" w:type="dxa"/>
          </w:tcPr>
          <w:p w14:paraId="7427FC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Asian </w:t>
            </w:r>
          </w:p>
        </w:tc>
        <w:tc>
          <w:tcPr>
            <w:tcW w:w="1265" w:type="dxa"/>
          </w:tcPr>
          <w:p w14:paraId="3D0AC466"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611D53E5"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3</w:t>
            </w:r>
          </w:p>
        </w:tc>
      </w:tr>
      <w:tr w:rsidR="00333A77" w:rsidRPr="00306557" w14:paraId="64086E6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DF4C0C" w14:textId="77777777" w:rsidR="00333A77" w:rsidRPr="00F016B9" w:rsidRDefault="00333A77" w:rsidP="00333A77">
            <w:pPr>
              <w:pStyle w:val="NoSpacing"/>
            </w:pPr>
            <w:r w:rsidRPr="00F016B9">
              <w:t>19</w:t>
            </w:r>
          </w:p>
        </w:tc>
        <w:tc>
          <w:tcPr>
            <w:tcW w:w="2905" w:type="dxa"/>
          </w:tcPr>
          <w:p w14:paraId="7E754DF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American Indian/Alaska Native </w:t>
            </w:r>
          </w:p>
        </w:tc>
        <w:tc>
          <w:tcPr>
            <w:tcW w:w="1265" w:type="dxa"/>
          </w:tcPr>
          <w:p w14:paraId="753CBBE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36011ED4"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4</w:t>
            </w:r>
          </w:p>
        </w:tc>
      </w:tr>
      <w:tr w:rsidR="00333A77" w:rsidRPr="00306557" w14:paraId="4AD35FD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27F3E08" w14:textId="77777777" w:rsidR="00333A77" w:rsidRPr="00F016B9" w:rsidRDefault="00333A77" w:rsidP="00333A77">
            <w:pPr>
              <w:pStyle w:val="NoSpacing"/>
            </w:pPr>
            <w:r w:rsidRPr="00F016B9">
              <w:t>20</w:t>
            </w:r>
          </w:p>
        </w:tc>
        <w:tc>
          <w:tcPr>
            <w:tcW w:w="2905" w:type="dxa"/>
          </w:tcPr>
          <w:p w14:paraId="567B74A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Native Hawaiian/Other Pacific Islander </w:t>
            </w:r>
          </w:p>
        </w:tc>
        <w:tc>
          <w:tcPr>
            <w:tcW w:w="1265" w:type="dxa"/>
          </w:tcPr>
          <w:p w14:paraId="5935EF0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05207FC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4C74F2">
              <w:rPr>
                <w:b/>
              </w:rPr>
              <w:t>Race</w:t>
            </w:r>
            <w:r>
              <w:t xml:space="preserve"> = 5</w:t>
            </w:r>
          </w:p>
        </w:tc>
      </w:tr>
      <w:tr w:rsidR="00333A77" w:rsidRPr="00306557" w14:paraId="79195BD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A0FC34C" w14:textId="77777777" w:rsidR="00333A77" w:rsidRPr="00F016B9" w:rsidRDefault="00333A77" w:rsidP="00333A77">
            <w:pPr>
              <w:pStyle w:val="NoSpacing"/>
            </w:pPr>
            <w:r w:rsidRPr="00F016B9">
              <w:t>21</w:t>
            </w:r>
          </w:p>
        </w:tc>
        <w:tc>
          <w:tcPr>
            <w:tcW w:w="2905" w:type="dxa"/>
          </w:tcPr>
          <w:p w14:paraId="39C4037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Multi-Racial </w:t>
            </w:r>
          </w:p>
        </w:tc>
        <w:tc>
          <w:tcPr>
            <w:tcW w:w="1265" w:type="dxa"/>
          </w:tcPr>
          <w:p w14:paraId="2FC4CECF"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2C3E9CFD"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4C74F2">
              <w:rPr>
                <w:b/>
              </w:rPr>
              <w:t>Race</w:t>
            </w:r>
            <w:r>
              <w:t xml:space="preserve"> = 6</w:t>
            </w:r>
          </w:p>
        </w:tc>
      </w:tr>
      <w:tr w:rsidR="00333A77" w:rsidRPr="00306557" w14:paraId="2237E4A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E44CD2" w14:textId="77777777" w:rsidR="00333A77" w:rsidRPr="00F016B9" w:rsidRDefault="00333A77" w:rsidP="00333A77">
            <w:pPr>
              <w:pStyle w:val="NoSpacing"/>
            </w:pPr>
            <w:r w:rsidRPr="00F016B9">
              <w:t>22</w:t>
            </w:r>
          </w:p>
        </w:tc>
        <w:tc>
          <w:tcPr>
            <w:tcW w:w="2905" w:type="dxa"/>
          </w:tcPr>
          <w:p w14:paraId="3D6403B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 xml:space="preserve">Non-Hispanic/Latino </w:t>
            </w:r>
          </w:p>
        </w:tc>
        <w:tc>
          <w:tcPr>
            <w:tcW w:w="1265" w:type="dxa"/>
          </w:tcPr>
          <w:p w14:paraId="40EF146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0,1,2,3</w:t>
            </w:r>
            <w:r>
              <w:t>,99</w:t>
            </w:r>
          </w:p>
        </w:tc>
        <w:tc>
          <w:tcPr>
            <w:tcW w:w="3870" w:type="dxa"/>
          </w:tcPr>
          <w:p w14:paraId="2EEF024C" w14:textId="77777777" w:rsidR="00333A77" w:rsidRPr="004C74F2"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b/>
              </w:rPr>
              <w:t>Ethnicity</w:t>
            </w:r>
            <w:r>
              <w:t xml:space="preserve"> = 0</w:t>
            </w:r>
          </w:p>
        </w:tc>
      </w:tr>
      <w:tr w:rsidR="00333A77" w:rsidRPr="00306557" w14:paraId="0BCAE4F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B48E9" w14:textId="77777777" w:rsidR="00333A77" w:rsidRPr="00F016B9" w:rsidRDefault="00333A77" w:rsidP="00333A77">
            <w:pPr>
              <w:pStyle w:val="NoSpacing"/>
            </w:pPr>
            <w:r w:rsidRPr="00F016B9">
              <w:t>23</w:t>
            </w:r>
          </w:p>
        </w:tc>
        <w:tc>
          <w:tcPr>
            <w:tcW w:w="2905" w:type="dxa"/>
          </w:tcPr>
          <w:p w14:paraId="4438EA9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 xml:space="preserve">Hispanic/Latino </w:t>
            </w:r>
          </w:p>
        </w:tc>
        <w:tc>
          <w:tcPr>
            <w:tcW w:w="1265" w:type="dxa"/>
          </w:tcPr>
          <w:p w14:paraId="568D45F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B1864">
              <w:t>0,1,2,3</w:t>
            </w:r>
            <w:r>
              <w:t>,99</w:t>
            </w:r>
          </w:p>
        </w:tc>
        <w:tc>
          <w:tcPr>
            <w:tcW w:w="3870" w:type="dxa"/>
          </w:tcPr>
          <w:p w14:paraId="04C16EF8" w14:textId="77777777" w:rsidR="00333A77" w:rsidRPr="004C74F2"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Pr>
                <w:b/>
              </w:rPr>
              <w:t>Ethnicity</w:t>
            </w:r>
            <w:r>
              <w:t xml:space="preserve"> =1</w:t>
            </w:r>
          </w:p>
        </w:tc>
      </w:tr>
      <w:tr w:rsidR="00333A77" w:rsidRPr="00306557" w14:paraId="18E7DBA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1BE3BB6" w14:textId="77777777" w:rsidR="00333A77" w:rsidRPr="00F016B9" w:rsidRDefault="00333A77" w:rsidP="00333A77">
            <w:pPr>
              <w:pStyle w:val="NoSpacing"/>
            </w:pPr>
            <w:r w:rsidRPr="00BF2A29">
              <w:rPr>
                <w:rFonts w:ascii="Calibri" w:hAnsi="Calibri" w:cs="Calibri"/>
                <w:color w:val="000000"/>
              </w:rPr>
              <w:t>24</w:t>
            </w:r>
          </w:p>
        </w:tc>
        <w:tc>
          <w:tcPr>
            <w:tcW w:w="2905" w:type="dxa"/>
          </w:tcPr>
          <w:p w14:paraId="7A056B23"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&lt;1 year</w:t>
            </w:r>
          </w:p>
        </w:tc>
        <w:tc>
          <w:tcPr>
            <w:tcW w:w="1265" w:type="dxa"/>
          </w:tcPr>
          <w:p w14:paraId="3CEC1C7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0,2,3,99</w:t>
            </w:r>
          </w:p>
        </w:tc>
        <w:tc>
          <w:tcPr>
            <w:tcW w:w="3870" w:type="dxa"/>
          </w:tcPr>
          <w:p w14:paraId="3ADF05A2" w14:textId="301F8D5B" w:rsidR="00333A77" w:rsidRPr="00F05959" w:rsidRDefault="003C4035" w:rsidP="00333A77">
            <w:pPr>
              <w:pStyle w:val="NoSpacing"/>
              <w:cnfStyle w:val="000000010000" w:firstRow="0" w:lastRow="0" w:firstColumn="0" w:lastColumn="0" w:oddVBand="0" w:evenVBand="0" w:oddHBand="0" w:evenHBand="1" w:firstRowFirstColumn="0" w:firstRowLastColumn="0" w:lastRowFirstColumn="0" w:lastRowLastColumn="0"/>
              <w:rPr>
                <w:bCs/>
              </w:rPr>
            </w:pPr>
            <w:r w:rsidRPr="003C4035">
              <w:rPr>
                <w:rFonts w:cstheme="minorHAnsi"/>
              </w:rPr>
              <w:t>Maximum</w:t>
            </w:r>
            <w:r>
              <w:rPr>
                <w:rFonts w:cstheme="minorHAnsi"/>
                <w:b/>
                <w:bCs/>
              </w:rPr>
              <w:t xml:space="preserve"> </w:t>
            </w:r>
            <w:proofErr w:type="spellStart"/>
            <w:r w:rsidR="009C008E">
              <w:rPr>
                <w:rFonts w:cstheme="minorHAnsi"/>
                <w:b/>
                <w:bCs/>
              </w:rPr>
              <w:t>ActiveAge</w:t>
            </w:r>
            <w:proofErr w:type="spellEnd"/>
            <w:r w:rsidR="009C008E">
              <w:rPr>
                <w:rFonts w:cstheme="minorHAnsi"/>
                <w:b/>
                <w:bCs/>
              </w:rPr>
              <w:t xml:space="preserve"> </w:t>
            </w:r>
            <w:r w:rsidR="00333A77">
              <w:rPr>
                <w:bCs/>
              </w:rPr>
              <w:t>= 0</w:t>
            </w:r>
          </w:p>
        </w:tc>
      </w:tr>
      <w:tr w:rsidR="00333A77" w:rsidRPr="00306557" w14:paraId="51F9C51F"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E2CAFF" w14:textId="77777777" w:rsidR="00333A77" w:rsidRPr="00F016B9" w:rsidRDefault="00333A77" w:rsidP="00333A77">
            <w:pPr>
              <w:pStyle w:val="NoSpacing"/>
            </w:pPr>
            <w:r w:rsidRPr="00BF2A29">
              <w:rPr>
                <w:rFonts w:ascii="Calibri" w:hAnsi="Calibri" w:cs="Calibri"/>
              </w:rPr>
              <w:t>25</w:t>
            </w:r>
          </w:p>
        </w:tc>
        <w:tc>
          <w:tcPr>
            <w:tcW w:w="2905" w:type="dxa"/>
          </w:tcPr>
          <w:p w14:paraId="449261F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1 to 2 years</w:t>
            </w:r>
          </w:p>
        </w:tc>
        <w:tc>
          <w:tcPr>
            <w:tcW w:w="1265" w:type="dxa"/>
          </w:tcPr>
          <w:p w14:paraId="3EC62072"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5371DB60" w14:textId="457EAA95"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w:t>
            </w:r>
          </w:p>
        </w:tc>
      </w:tr>
      <w:tr w:rsidR="00333A77" w:rsidRPr="00306557" w14:paraId="00F9DFB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60C0888" w14:textId="77777777" w:rsidR="00333A77" w:rsidRPr="00F016B9" w:rsidRDefault="00333A77" w:rsidP="00333A77">
            <w:pPr>
              <w:pStyle w:val="NoSpacing"/>
            </w:pPr>
            <w:r w:rsidRPr="00BF2A29">
              <w:rPr>
                <w:rFonts w:ascii="Calibri" w:hAnsi="Calibri" w:cs="Calibri"/>
                <w:color w:val="000000"/>
              </w:rPr>
              <w:t>26</w:t>
            </w:r>
          </w:p>
        </w:tc>
        <w:tc>
          <w:tcPr>
            <w:tcW w:w="2905" w:type="dxa"/>
          </w:tcPr>
          <w:p w14:paraId="46B0342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3 to 5 years</w:t>
            </w:r>
          </w:p>
        </w:tc>
        <w:tc>
          <w:tcPr>
            <w:tcW w:w="1265" w:type="dxa"/>
          </w:tcPr>
          <w:p w14:paraId="70CE9C6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4432A7">
              <w:t>0,2,3,99</w:t>
            </w:r>
          </w:p>
        </w:tc>
        <w:tc>
          <w:tcPr>
            <w:tcW w:w="3870" w:type="dxa"/>
          </w:tcPr>
          <w:p w14:paraId="2BB95B8C" w14:textId="2762FDC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w:t>
            </w:r>
          </w:p>
        </w:tc>
      </w:tr>
      <w:tr w:rsidR="00333A77" w:rsidRPr="00306557" w14:paraId="7C3273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D08C28F" w14:textId="77777777" w:rsidR="00333A77" w:rsidRPr="00F016B9" w:rsidRDefault="00333A77" w:rsidP="00333A77">
            <w:pPr>
              <w:pStyle w:val="NoSpacing"/>
            </w:pPr>
            <w:r w:rsidRPr="00BF2A29">
              <w:rPr>
                <w:rFonts w:ascii="Calibri" w:hAnsi="Calibri" w:cs="Calibri"/>
              </w:rPr>
              <w:t>27</w:t>
            </w:r>
          </w:p>
        </w:tc>
        <w:tc>
          <w:tcPr>
            <w:tcW w:w="2905" w:type="dxa"/>
          </w:tcPr>
          <w:p w14:paraId="241C8F3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6 to 17 years</w:t>
            </w:r>
          </w:p>
        </w:tc>
        <w:tc>
          <w:tcPr>
            <w:tcW w:w="1265" w:type="dxa"/>
          </w:tcPr>
          <w:p w14:paraId="76AEF6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4432A7">
              <w:t>0,2,3,99</w:t>
            </w:r>
          </w:p>
        </w:tc>
        <w:tc>
          <w:tcPr>
            <w:tcW w:w="3870" w:type="dxa"/>
          </w:tcPr>
          <w:p w14:paraId="20A1D9EF" w14:textId="1BADB6F9"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17</w:t>
            </w:r>
          </w:p>
        </w:tc>
      </w:tr>
      <w:tr w:rsidR="00333A77" w:rsidRPr="00306557" w14:paraId="3E619E5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689A341" w14:textId="77777777" w:rsidR="00333A77" w:rsidRPr="00F016B9" w:rsidRDefault="00333A77" w:rsidP="00333A77">
            <w:pPr>
              <w:pStyle w:val="NoSpacing"/>
            </w:pPr>
            <w:r w:rsidRPr="00BF2A29">
              <w:rPr>
                <w:rFonts w:ascii="Calibri" w:hAnsi="Calibri" w:cs="Calibri"/>
                <w:color w:val="000000"/>
              </w:rPr>
              <w:t>28</w:t>
            </w:r>
          </w:p>
        </w:tc>
        <w:tc>
          <w:tcPr>
            <w:tcW w:w="2905" w:type="dxa"/>
          </w:tcPr>
          <w:p w14:paraId="5948B30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18 to 21 years</w:t>
            </w:r>
          </w:p>
        </w:tc>
        <w:tc>
          <w:tcPr>
            <w:tcW w:w="1265" w:type="dxa"/>
          </w:tcPr>
          <w:p w14:paraId="5508F92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B1864">
              <w:t>0,1,2,</w:t>
            </w:r>
            <w:r>
              <w:t>99</w:t>
            </w:r>
          </w:p>
        </w:tc>
        <w:tc>
          <w:tcPr>
            <w:tcW w:w="3870" w:type="dxa"/>
          </w:tcPr>
          <w:p w14:paraId="586539A7" w14:textId="72512A79"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21</w:t>
            </w:r>
          </w:p>
        </w:tc>
      </w:tr>
      <w:tr w:rsidR="00333A77" w:rsidRPr="00306557" w14:paraId="0CEED42C"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049EA3" w14:textId="77777777" w:rsidR="00333A77" w:rsidRPr="00F016B9" w:rsidRDefault="00333A77" w:rsidP="00333A77">
            <w:pPr>
              <w:pStyle w:val="NoSpacing"/>
            </w:pPr>
            <w:r w:rsidRPr="00BF2A29">
              <w:rPr>
                <w:rFonts w:ascii="Calibri" w:hAnsi="Calibri" w:cs="Calibri"/>
              </w:rPr>
              <w:t>29</w:t>
            </w:r>
          </w:p>
        </w:tc>
        <w:tc>
          <w:tcPr>
            <w:tcW w:w="2905" w:type="dxa"/>
          </w:tcPr>
          <w:p w14:paraId="4646B90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22 to 24 years</w:t>
            </w:r>
          </w:p>
        </w:tc>
        <w:tc>
          <w:tcPr>
            <w:tcW w:w="1265" w:type="dxa"/>
          </w:tcPr>
          <w:p w14:paraId="2235AF1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46FDAD51" w14:textId="2ED750C1"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24</w:t>
            </w:r>
          </w:p>
        </w:tc>
      </w:tr>
      <w:tr w:rsidR="00333A77" w:rsidRPr="00306557" w14:paraId="3BB0972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4E4F76" w14:textId="77777777" w:rsidR="00333A77" w:rsidRPr="00F016B9" w:rsidRDefault="00333A77" w:rsidP="00333A77">
            <w:pPr>
              <w:pStyle w:val="NoSpacing"/>
            </w:pPr>
            <w:r w:rsidRPr="00BF2A29">
              <w:rPr>
                <w:rFonts w:ascii="Calibri" w:hAnsi="Calibri" w:cs="Calibri"/>
                <w:color w:val="000000"/>
              </w:rPr>
              <w:t>30</w:t>
            </w:r>
          </w:p>
        </w:tc>
        <w:tc>
          <w:tcPr>
            <w:tcW w:w="2905" w:type="dxa"/>
          </w:tcPr>
          <w:p w14:paraId="744B338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25 to 34 years</w:t>
            </w:r>
          </w:p>
        </w:tc>
        <w:tc>
          <w:tcPr>
            <w:tcW w:w="1265" w:type="dxa"/>
          </w:tcPr>
          <w:p w14:paraId="04050E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2CFE87E8" w14:textId="1541CC11"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34</w:t>
            </w:r>
          </w:p>
        </w:tc>
      </w:tr>
      <w:tr w:rsidR="00333A77" w:rsidRPr="00306557" w14:paraId="565D855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A2FAFA" w14:textId="77777777" w:rsidR="00333A77" w:rsidRPr="00F016B9" w:rsidRDefault="00333A77" w:rsidP="00333A77">
            <w:pPr>
              <w:pStyle w:val="NoSpacing"/>
            </w:pPr>
            <w:r w:rsidRPr="00BF2A29">
              <w:rPr>
                <w:rFonts w:ascii="Calibri" w:hAnsi="Calibri" w:cs="Calibri"/>
              </w:rPr>
              <w:t>31</w:t>
            </w:r>
          </w:p>
        </w:tc>
        <w:tc>
          <w:tcPr>
            <w:tcW w:w="2905" w:type="dxa"/>
          </w:tcPr>
          <w:p w14:paraId="0782F37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35 to 44 years</w:t>
            </w:r>
          </w:p>
        </w:tc>
        <w:tc>
          <w:tcPr>
            <w:tcW w:w="1265" w:type="dxa"/>
          </w:tcPr>
          <w:p w14:paraId="45C290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007CD58" w14:textId="183E5463"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44</w:t>
            </w:r>
          </w:p>
        </w:tc>
      </w:tr>
      <w:tr w:rsidR="00333A77" w:rsidRPr="00306557" w14:paraId="5827612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D1CC79" w14:textId="77777777" w:rsidR="00333A77" w:rsidRPr="00F016B9" w:rsidRDefault="00333A77" w:rsidP="00333A77">
            <w:pPr>
              <w:pStyle w:val="NoSpacing"/>
            </w:pPr>
            <w:r w:rsidRPr="00BF2A29">
              <w:rPr>
                <w:rFonts w:ascii="Calibri" w:hAnsi="Calibri" w:cs="Calibri"/>
                <w:color w:val="000000"/>
              </w:rPr>
              <w:t>32</w:t>
            </w:r>
          </w:p>
        </w:tc>
        <w:tc>
          <w:tcPr>
            <w:tcW w:w="2905" w:type="dxa"/>
          </w:tcPr>
          <w:p w14:paraId="779E24AE"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45 to 54 years</w:t>
            </w:r>
          </w:p>
        </w:tc>
        <w:tc>
          <w:tcPr>
            <w:tcW w:w="1265" w:type="dxa"/>
          </w:tcPr>
          <w:p w14:paraId="08F2288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3416577F" w14:textId="2A3813E3"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54</w:t>
            </w:r>
          </w:p>
        </w:tc>
      </w:tr>
      <w:tr w:rsidR="00333A77" w:rsidRPr="00306557" w14:paraId="2AA183D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C7E478" w14:textId="77777777" w:rsidR="00333A77" w:rsidRPr="00F016B9" w:rsidRDefault="00333A77" w:rsidP="00333A77">
            <w:pPr>
              <w:pStyle w:val="NoSpacing"/>
            </w:pPr>
            <w:r w:rsidRPr="00BF2A29">
              <w:rPr>
                <w:rFonts w:ascii="Calibri" w:hAnsi="Calibri" w:cs="Calibri"/>
              </w:rPr>
              <w:t>33</w:t>
            </w:r>
          </w:p>
        </w:tc>
        <w:tc>
          <w:tcPr>
            <w:tcW w:w="2905" w:type="dxa"/>
          </w:tcPr>
          <w:p w14:paraId="0494C9B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F2A29">
              <w:rPr>
                <w:rFonts w:ascii="Calibri" w:hAnsi="Calibri" w:cs="Calibri"/>
                <w:bCs/>
              </w:rPr>
              <w:t>55 to 64 years</w:t>
            </w:r>
          </w:p>
        </w:tc>
        <w:tc>
          <w:tcPr>
            <w:tcW w:w="1265" w:type="dxa"/>
          </w:tcPr>
          <w:p w14:paraId="5B0BC1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BB6B3D">
              <w:t>0,1,2,99</w:t>
            </w:r>
          </w:p>
        </w:tc>
        <w:tc>
          <w:tcPr>
            <w:tcW w:w="3870" w:type="dxa"/>
          </w:tcPr>
          <w:p w14:paraId="55F81DF1" w14:textId="445FAE9A" w:rsidR="00333A77" w:rsidRDefault="003C4035" w:rsidP="00333A77">
            <w:pPr>
              <w:pStyle w:val="NoSpacing"/>
              <w:cnfStyle w:val="000000100000" w:firstRow="0" w:lastRow="0" w:firstColumn="0" w:lastColumn="0" w:oddVBand="0" w:evenVBand="0" w:oddHBand="1" w:evenHBand="0"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64</w:t>
            </w:r>
          </w:p>
        </w:tc>
      </w:tr>
      <w:tr w:rsidR="00333A77" w:rsidRPr="00306557" w14:paraId="0F9B38FD"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14B880E" w14:textId="77777777" w:rsidR="00333A77" w:rsidRPr="00F016B9" w:rsidRDefault="00333A77" w:rsidP="00333A77">
            <w:pPr>
              <w:pStyle w:val="NoSpacing"/>
            </w:pPr>
            <w:r w:rsidRPr="00BF2A29">
              <w:rPr>
                <w:rFonts w:ascii="Calibri" w:hAnsi="Calibri" w:cs="Calibri"/>
                <w:color w:val="000000"/>
              </w:rPr>
              <w:t>34</w:t>
            </w:r>
          </w:p>
        </w:tc>
        <w:tc>
          <w:tcPr>
            <w:tcW w:w="2905" w:type="dxa"/>
          </w:tcPr>
          <w:p w14:paraId="19AF365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F2A29">
              <w:rPr>
                <w:rFonts w:ascii="Calibri" w:hAnsi="Calibri" w:cs="Calibri"/>
                <w:color w:val="000000"/>
              </w:rPr>
              <w:t>65 and older</w:t>
            </w:r>
          </w:p>
        </w:tc>
        <w:tc>
          <w:tcPr>
            <w:tcW w:w="1265" w:type="dxa"/>
          </w:tcPr>
          <w:p w14:paraId="71C546E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BB6B3D">
              <w:t>0,1,2,99</w:t>
            </w:r>
          </w:p>
        </w:tc>
        <w:tc>
          <w:tcPr>
            <w:tcW w:w="3870" w:type="dxa"/>
          </w:tcPr>
          <w:p w14:paraId="1981475B" w14:textId="25BA1A32" w:rsidR="00333A77" w:rsidRDefault="003C4035" w:rsidP="00333A77">
            <w:pPr>
              <w:pStyle w:val="NoSpacing"/>
              <w:cnfStyle w:val="000000010000" w:firstRow="0" w:lastRow="0" w:firstColumn="0" w:lastColumn="0" w:oddVBand="0" w:evenVBand="0" w:oddHBand="0" w:evenHBand="1" w:firstRowFirstColumn="0" w:firstRowLastColumn="0" w:lastRowFirstColumn="0" w:lastRowLastColumn="0"/>
              <w:rPr>
                <w:b/>
              </w:rPr>
            </w:pPr>
            <w:r>
              <w:rPr>
                <w:bCs/>
              </w:rPr>
              <w:t xml:space="preserve">Maximum </w:t>
            </w:r>
            <w:proofErr w:type="spellStart"/>
            <w:r w:rsidR="009C008E">
              <w:rPr>
                <w:rFonts w:cstheme="minorHAnsi"/>
                <w:b/>
                <w:bCs/>
              </w:rPr>
              <w:t>ActiveAge</w:t>
            </w:r>
            <w:proofErr w:type="spellEnd"/>
            <w:r w:rsidR="009C008E">
              <w:rPr>
                <w:rFonts w:cstheme="minorHAnsi"/>
                <w:b/>
                <w:bCs/>
              </w:rPr>
              <w:t xml:space="preserve"> </w:t>
            </w:r>
            <w:r w:rsidR="00333A77">
              <w:rPr>
                <w:bCs/>
              </w:rPr>
              <w:t xml:space="preserve">= </w:t>
            </w:r>
            <w:r w:rsidR="00333A77" w:rsidRPr="00C01EB1">
              <w:t>65</w:t>
            </w:r>
          </w:p>
        </w:tc>
      </w:tr>
      <w:tr w:rsidR="00333A77" w:rsidRPr="00306557" w14:paraId="55C06A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E60DF6" w14:textId="77777777" w:rsidR="00333A77" w:rsidRPr="00F016B9" w:rsidRDefault="00333A77" w:rsidP="00333A77">
            <w:pPr>
              <w:pStyle w:val="NoSpacing"/>
            </w:pPr>
            <w:r w:rsidRPr="00054884">
              <w:rPr>
                <w:rFonts w:cstheme="minorHAnsi"/>
              </w:rPr>
              <w:t>35</w:t>
            </w:r>
          </w:p>
        </w:tc>
        <w:tc>
          <w:tcPr>
            <w:tcW w:w="2905" w:type="dxa"/>
          </w:tcPr>
          <w:p w14:paraId="24B27E3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Female</w:t>
            </w:r>
          </w:p>
        </w:tc>
        <w:tc>
          <w:tcPr>
            <w:tcW w:w="1265" w:type="dxa"/>
          </w:tcPr>
          <w:p w14:paraId="6EA0FABD"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30C0210B"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1</w:t>
            </w:r>
          </w:p>
        </w:tc>
      </w:tr>
      <w:tr w:rsidR="00333A77" w:rsidRPr="00306557" w14:paraId="4A38E9F3"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1C48EF8" w14:textId="77777777" w:rsidR="00333A77" w:rsidRPr="00F016B9" w:rsidRDefault="00333A77" w:rsidP="00333A77">
            <w:pPr>
              <w:pStyle w:val="NoSpacing"/>
            </w:pPr>
            <w:r w:rsidRPr="00054884">
              <w:rPr>
                <w:rFonts w:cstheme="minorHAnsi"/>
              </w:rPr>
              <w:t>36</w:t>
            </w:r>
          </w:p>
        </w:tc>
        <w:tc>
          <w:tcPr>
            <w:tcW w:w="2905" w:type="dxa"/>
          </w:tcPr>
          <w:p w14:paraId="7CADA19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Male</w:t>
            </w:r>
          </w:p>
        </w:tc>
        <w:tc>
          <w:tcPr>
            <w:tcW w:w="1265" w:type="dxa"/>
          </w:tcPr>
          <w:p w14:paraId="2C1C6A4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59270D5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2</w:t>
            </w:r>
          </w:p>
        </w:tc>
      </w:tr>
      <w:tr w:rsidR="00333A77" w:rsidRPr="00306557" w14:paraId="7B37AAF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473F376" w14:textId="77777777" w:rsidR="00333A77" w:rsidRPr="00F016B9" w:rsidRDefault="00333A77" w:rsidP="00333A77">
            <w:pPr>
              <w:pStyle w:val="NoSpacing"/>
            </w:pPr>
            <w:r w:rsidRPr="00054884">
              <w:rPr>
                <w:rFonts w:cstheme="minorHAnsi"/>
              </w:rPr>
              <w:t>37</w:t>
            </w:r>
          </w:p>
        </w:tc>
        <w:tc>
          <w:tcPr>
            <w:tcW w:w="2905" w:type="dxa"/>
          </w:tcPr>
          <w:p w14:paraId="6F4FA3B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Transgender</w:t>
            </w:r>
          </w:p>
        </w:tc>
        <w:tc>
          <w:tcPr>
            <w:tcW w:w="1265" w:type="dxa"/>
          </w:tcPr>
          <w:p w14:paraId="5D48D05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0,1,2,3</w:t>
            </w:r>
            <w:r>
              <w:rPr>
                <w:rFonts w:cstheme="minorHAnsi"/>
              </w:rPr>
              <w:t>,99</w:t>
            </w:r>
          </w:p>
        </w:tc>
        <w:tc>
          <w:tcPr>
            <w:tcW w:w="3870" w:type="dxa"/>
          </w:tcPr>
          <w:p w14:paraId="4D6D753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3</w:t>
            </w:r>
          </w:p>
        </w:tc>
      </w:tr>
      <w:tr w:rsidR="00333A77" w:rsidRPr="00306557" w14:paraId="08C8424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A748C2" w14:textId="77777777" w:rsidR="00333A77" w:rsidRPr="00F016B9" w:rsidRDefault="00333A77" w:rsidP="00333A77">
            <w:pPr>
              <w:pStyle w:val="NoSpacing"/>
            </w:pPr>
            <w:r w:rsidRPr="00054884">
              <w:rPr>
                <w:rFonts w:cstheme="minorHAnsi"/>
              </w:rPr>
              <w:t>38</w:t>
            </w:r>
          </w:p>
        </w:tc>
        <w:tc>
          <w:tcPr>
            <w:tcW w:w="2905" w:type="dxa"/>
          </w:tcPr>
          <w:p w14:paraId="299F11C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Gender non-conforming</w:t>
            </w:r>
          </w:p>
        </w:tc>
        <w:tc>
          <w:tcPr>
            <w:tcW w:w="1265" w:type="dxa"/>
          </w:tcPr>
          <w:p w14:paraId="56797D7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0,1,2,3</w:t>
            </w:r>
            <w:r>
              <w:rPr>
                <w:rFonts w:cstheme="minorHAnsi"/>
              </w:rPr>
              <w:t>,99</w:t>
            </w:r>
          </w:p>
        </w:tc>
        <w:tc>
          <w:tcPr>
            <w:tcW w:w="3870" w:type="dxa"/>
          </w:tcPr>
          <w:p w14:paraId="0DD03D3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Gender</w:t>
            </w:r>
            <w:r w:rsidRPr="00054884">
              <w:rPr>
                <w:rFonts w:cstheme="minorHAnsi"/>
                <w:color w:val="000000"/>
              </w:rPr>
              <w:t xml:space="preserve"> = 4</w:t>
            </w:r>
          </w:p>
        </w:tc>
      </w:tr>
      <w:tr w:rsidR="00333A77" w:rsidRPr="00306557" w14:paraId="77103E1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5A3E149" w14:textId="77777777" w:rsidR="00333A77" w:rsidRPr="00F016B9" w:rsidRDefault="00333A77" w:rsidP="00333A77">
            <w:pPr>
              <w:pStyle w:val="NoSpacing"/>
            </w:pPr>
            <w:r w:rsidRPr="00054884">
              <w:rPr>
                <w:rFonts w:cstheme="minorHAnsi"/>
              </w:rPr>
              <w:t>97</w:t>
            </w:r>
          </w:p>
        </w:tc>
        <w:tc>
          <w:tcPr>
            <w:tcW w:w="2905" w:type="dxa"/>
          </w:tcPr>
          <w:p w14:paraId="7B065D2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Female</w:t>
            </w:r>
          </w:p>
        </w:tc>
        <w:tc>
          <w:tcPr>
            <w:tcW w:w="1265" w:type="dxa"/>
          </w:tcPr>
          <w:p w14:paraId="3E314EE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4ACDFBE"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1</w:t>
            </w:r>
          </w:p>
        </w:tc>
      </w:tr>
      <w:tr w:rsidR="00333A77" w:rsidRPr="00306557" w14:paraId="6C6B35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52B99F4" w14:textId="77777777" w:rsidR="00333A77" w:rsidRPr="00F016B9" w:rsidRDefault="00333A77" w:rsidP="00333A77">
            <w:pPr>
              <w:pStyle w:val="NoSpacing"/>
            </w:pPr>
            <w:r w:rsidRPr="00054884">
              <w:rPr>
                <w:rFonts w:cstheme="minorHAnsi"/>
              </w:rPr>
              <w:t>98</w:t>
            </w:r>
          </w:p>
        </w:tc>
        <w:tc>
          <w:tcPr>
            <w:tcW w:w="2905" w:type="dxa"/>
          </w:tcPr>
          <w:p w14:paraId="34BE012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Male</w:t>
            </w:r>
          </w:p>
        </w:tc>
        <w:tc>
          <w:tcPr>
            <w:tcW w:w="1265" w:type="dxa"/>
          </w:tcPr>
          <w:p w14:paraId="783E2082"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02720D0C"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2</w:t>
            </w:r>
          </w:p>
        </w:tc>
      </w:tr>
      <w:tr w:rsidR="00333A77" w:rsidRPr="00306557" w14:paraId="780DB9B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7F1C11B" w14:textId="77777777" w:rsidR="00333A77" w:rsidRPr="00F016B9" w:rsidRDefault="00333A77" w:rsidP="00333A77">
            <w:pPr>
              <w:pStyle w:val="NoSpacing"/>
            </w:pPr>
            <w:r w:rsidRPr="00054884">
              <w:rPr>
                <w:rFonts w:cstheme="minorHAnsi"/>
              </w:rPr>
              <w:t>99</w:t>
            </w:r>
          </w:p>
        </w:tc>
        <w:tc>
          <w:tcPr>
            <w:tcW w:w="2905" w:type="dxa"/>
          </w:tcPr>
          <w:p w14:paraId="408A0EC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Transgender</w:t>
            </w:r>
          </w:p>
        </w:tc>
        <w:tc>
          <w:tcPr>
            <w:tcW w:w="1265" w:type="dxa"/>
          </w:tcPr>
          <w:p w14:paraId="0B66170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668E317F"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3</w:t>
            </w:r>
          </w:p>
        </w:tc>
      </w:tr>
      <w:tr w:rsidR="00333A77" w:rsidRPr="00306557" w14:paraId="6ADE3A45"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998C00" w14:textId="77777777" w:rsidR="00333A77" w:rsidRPr="00F016B9" w:rsidRDefault="00333A77" w:rsidP="00333A77">
            <w:pPr>
              <w:pStyle w:val="NoSpacing"/>
            </w:pPr>
            <w:r w:rsidRPr="00054884">
              <w:rPr>
                <w:rFonts w:cstheme="minorHAnsi"/>
              </w:rPr>
              <w:t>100</w:t>
            </w:r>
          </w:p>
        </w:tc>
        <w:tc>
          <w:tcPr>
            <w:tcW w:w="2905" w:type="dxa"/>
          </w:tcPr>
          <w:p w14:paraId="3A9CA79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Gender non-conforming</w:t>
            </w:r>
          </w:p>
        </w:tc>
        <w:tc>
          <w:tcPr>
            <w:tcW w:w="1265" w:type="dxa"/>
          </w:tcPr>
          <w:p w14:paraId="26D6A35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1345767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Gender</w:t>
            </w:r>
            <w:r w:rsidRPr="00054884">
              <w:rPr>
                <w:rFonts w:cstheme="minorHAnsi"/>
                <w:color w:val="000000"/>
              </w:rPr>
              <w:t xml:space="preserve"> = 4</w:t>
            </w:r>
          </w:p>
        </w:tc>
      </w:tr>
      <w:tr w:rsidR="00333A77" w:rsidRPr="00306557" w14:paraId="331F4B41"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A6E6C1D" w14:textId="77777777" w:rsidR="00333A77" w:rsidRPr="00F016B9" w:rsidRDefault="00333A77" w:rsidP="00333A77">
            <w:pPr>
              <w:pStyle w:val="NoSpacing"/>
            </w:pPr>
            <w:r w:rsidRPr="00054884">
              <w:rPr>
                <w:rFonts w:cstheme="minorHAnsi"/>
              </w:rPr>
              <w:t>101</w:t>
            </w:r>
          </w:p>
        </w:tc>
        <w:tc>
          <w:tcPr>
            <w:tcW w:w="2905" w:type="dxa"/>
          </w:tcPr>
          <w:p w14:paraId="293688E7"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White, non-Hispanic/Latino</w:t>
            </w:r>
          </w:p>
        </w:tc>
        <w:tc>
          <w:tcPr>
            <w:tcW w:w="1265" w:type="dxa"/>
          </w:tcPr>
          <w:p w14:paraId="2C2EBCC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80C838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0</w:t>
            </w:r>
          </w:p>
        </w:tc>
      </w:tr>
      <w:tr w:rsidR="00333A77" w:rsidRPr="00306557" w14:paraId="763CFEC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96DBB2" w14:textId="77777777" w:rsidR="00333A77" w:rsidRPr="00F016B9" w:rsidRDefault="00333A77" w:rsidP="00333A77">
            <w:pPr>
              <w:pStyle w:val="NoSpacing"/>
            </w:pPr>
            <w:r w:rsidRPr="00054884">
              <w:rPr>
                <w:rFonts w:cstheme="minorHAnsi"/>
              </w:rPr>
              <w:t>102</w:t>
            </w:r>
          </w:p>
        </w:tc>
        <w:tc>
          <w:tcPr>
            <w:tcW w:w="2905" w:type="dxa"/>
          </w:tcPr>
          <w:p w14:paraId="007728C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White, Hispanic/Latino</w:t>
            </w:r>
          </w:p>
        </w:tc>
        <w:tc>
          <w:tcPr>
            <w:tcW w:w="1265" w:type="dxa"/>
          </w:tcPr>
          <w:p w14:paraId="7663864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323FA0F"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1</w:t>
            </w:r>
          </w:p>
        </w:tc>
      </w:tr>
      <w:tr w:rsidR="00333A77" w:rsidRPr="00306557" w14:paraId="554CB4AB"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06A5EF" w14:textId="77777777" w:rsidR="00333A77" w:rsidRPr="00F016B9" w:rsidRDefault="00333A77" w:rsidP="00333A77">
            <w:pPr>
              <w:pStyle w:val="NoSpacing"/>
            </w:pPr>
            <w:r w:rsidRPr="00054884">
              <w:rPr>
                <w:rFonts w:cstheme="minorHAnsi"/>
              </w:rPr>
              <w:t>103</w:t>
            </w:r>
          </w:p>
        </w:tc>
        <w:tc>
          <w:tcPr>
            <w:tcW w:w="2905" w:type="dxa"/>
          </w:tcPr>
          <w:p w14:paraId="231877B3"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Black or African American</w:t>
            </w:r>
          </w:p>
        </w:tc>
        <w:tc>
          <w:tcPr>
            <w:tcW w:w="1265" w:type="dxa"/>
          </w:tcPr>
          <w:p w14:paraId="7CB4D88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40E2BBD5"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2</w:t>
            </w:r>
          </w:p>
        </w:tc>
      </w:tr>
      <w:tr w:rsidR="00333A77" w:rsidRPr="00306557" w14:paraId="0073E82F"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ABBD93D" w14:textId="77777777" w:rsidR="00333A77" w:rsidRPr="00F016B9" w:rsidRDefault="00333A77" w:rsidP="00333A77">
            <w:pPr>
              <w:pStyle w:val="NoSpacing"/>
            </w:pPr>
            <w:r w:rsidRPr="00054884">
              <w:rPr>
                <w:rFonts w:cstheme="minorHAnsi"/>
              </w:rPr>
              <w:t>104</w:t>
            </w:r>
          </w:p>
        </w:tc>
        <w:tc>
          <w:tcPr>
            <w:tcW w:w="2905" w:type="dxa"/>
          </w:tcPr>
          <w:p w14:paraId="1389E03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Asian</w:t>
            </w:r>
          </w:p>
        </w:tc>
        <w:tc>
          <w:tcPr>
            <w:tcW w:w="1265" w:type="dxa"/>
          </w:tcPr>
          <w:p w14:paraId="2B6A61F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2B3DE48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3</w:t>
            </w:r>
          </w:p>
        </w:tc>
      </w:tr>
      <w:tr w:rsidR="00333A77" w:rsidRPr="00306557" w14:paraId="2C503DD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99EF2D7" w14:textId="77777777" w:rsidR="00333A77" w:rsidRPr="00F016B9" w:rsidRDefault="00333A77" w:rsidP="00333A77">
            <w:pPr>
              <w:pStyle w:val="NoSpacing"/>
            </w:pPr>
            <w:r w:rsidRPr="00054884">
              <w:rPr>
                <w:rFonts w:cstheme="minorHAnsi"/>
              </w:rPr>
              <w:t>105</w:t>
            </w:r>
          </w:p>
        </w:tc>
        <w:tc>
          <w:tcPr>
            <w:tcW w:w="2905" w:type="dxa"/>
          </w:tcPr>
          <w:p w14:paraId="61D722E8"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American Indian or Alaska Native</w:t>
            </w:r>
          </w:p>
        </w:tc>
        <w:tc>
          <w:tcPr>
            <w:tcW w:w="1265" w:type="dxa"/>
          </w:tcPr>
          <w:p w14:paraId="15630CF4"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13F4AAF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4</w:t>
            </w:r>
          </w:p>
        </w:tc>
      </w:tr>
      <w:tr w:rsidR="00333A77" w:rsidRPr="00306557" w14:paraId="2F25E1A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D606494" w14:textId="77777777" w:rsidR="00333A77" w:rsidRPr="00F016B9" w:rsidRDefault="00333A77" w:rsidP="00333A77">
            <w:pPr>
              <w:pStyle w:val="NoSpacing"/>
            </w:pPr>
            <w:r w:rsidRPr="00054884">
              <w:rPr>
                <w:rFonts w:cstheme="minorHAnsi"/>
              </w:rPr>
              <w:t>106</w:t>
            </w:r>
          </w:p>
        </w:tc>
        <w:tc>
          <w:tcPr>
            <w:tcW w:w="2905" w:type="dxa"/>
          </w:tcPr>
          <w:p w14:paraId="15FF39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Native Hawaiian / Other Pacific Islander</w:t>
            </w:r>
          </w:p>
        </w:tc>
        <w:tc>
          <w:tcPr>
            <w:tcW w:w="1265" w:type="dxa"/>
          </w:tcPr>
          <w:p w14:paraId="7B5115B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70BA1E3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5</w:t>
            </w:r>
          </w:p>
        </w:tc>
      </w:tr>
      <w:tr w:rsidR="00333A77" w:rsidRPr="00306557" w14:paraId="7118BAF7"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B4E63A9" w14:textId="77777777" w:rsidR="00333A77" w:rsidRPr="00F016B9" w:rsidRDefault="00333A77" w:rsidP="00333A77">
            <w:pPr>
              <w:pStyle w:val="NoSpacing"/>
            </w:pPr>
            <w:r w:rsidRPr="00054884">
              <w:rPr>
                <w:rFonts w:cstheme="minorHAnsi"/>
              </w:rPr>
              <w:lastRenderedPageBreak/>
              <w:t>107</w:t>
            </w:r>
          </w:p>
        </w:tc>
        <w:tc>
          <w:tcPr>
            <w:tcW w:w="2905" w:type="dxa"/>
          </w:tcPr>
          <w:p w14:paraId="695239B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Multiple Races</w:t>
            </w:r>
          </w:p>
        </w:tc>
        <w:tc>
          <w:tcPr>
            <w:tcW w:w="1265" w:type="dxa"/>
          </w:tcPr>
          <w:p w14:paraId="127DDE5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1C8029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Race</w:t>
            </w:r>
            <w:r w:rsidRPr="00054884">
              <w:rPr>
                <w:rFonts w:cstheme="minorHAnsi"/>
                <w:color w:val="000000"/>
              </w:rPr>
              <w:t xml:space="preserve"> = 6</w:t>
            </w:r>
          </w:p>
        </w:tc>
      </w:tr>
      <w:tr w:rsidR="00333A77" w:rsidRPr="00306557" w14:paraId="1E184C9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CC97A96" w14:textId="77777777" w:rsidR="00333A77" w:rsidRPr="00F016B9" w:rsidRDefault="00333A77" w:rsidP="00333A77">
            <w:pPr>
              <w:pStyle w:val="NoSpacing"/>
            </w:pPr>
            <w:r w:rsidRPr="00054884">
              <w:rPr>
                <w:rFonts w:cstheme="minorHAnsi"/>
              </w:rPr>
              <w:t>108</w:t>
            </w:r>
          </w:p>
        </w:tc>
        <w:tc>
          <w:tcPr>
            <w:tcW w:w="2905" w:type="dxa"/>
          </w:tcPr>
          <w:p w14:paraId="3870A9C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Non-Hispanic/Latino</w:t>
            </w:r>
          </w:p>
        </w:tc>
        <w:tc>
          <w:tcPr>
            <w:tcW w:w="1265" w:type="dxa"/>
          </w:tcPr>
          <w:p w14:paraId="552E169A"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425ED95"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0</w:t>
            </w:r>
          </w:p>
        </w:tc>
      </w:tr>
      <w:tr w:rsidR="00333A77" w:rsidRPr="00306557" w14:paraId="787C428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53F0011" w14:textId="77777777" w:rsidR="00333A77" w:rsidRPr="00F016B9" w:rsidRDefault="00333A77" w:rsidP="00333A77">
            <w:pPr>
              <w:pStyle w:val="NoSpacing"/>
            </w:pPr>
            <w:r w:rsidRPr="00054884">
              <w:rPr>
                <w:rFonts w:cstheme="minorHAnsi"/>
              </w:rPr>
              <w:t>109</w:t>
            </w:r>
          </w:p>
        </w:tc>
        <w:tc>
          <w:tcPr>
            <w:tcW w:w="2905" w:type="dxa"/>
          </w:tcPr>
          <w:p w14:paraId="7CF2636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Hispanic/Latino</w:t>
            </w:r>
          </w:p>
        </w:tc>
        <w:tc>
          <w:tcPr>
            <w:tcW w:w="1265" w:type="dxa"/>
          </w:tcPr>
          <w:p w14:paraId="79DBDDA6"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02D31FEC" w14:textId="77777777"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r w:rsidRPr="00054884">
              <w:rPr>
                <w:rFonts w:cstheme="minorHAnsi"/>
                <w:b/>
                <w:color w:val="000000"/>
              </w:rPr>
              <w:t>Ethnicity</w:t>
            </w:r>
            <w:r w:rsidRPr="00054884">
              <w:rPr>
                <w:rFonts w:cstheme="minorHAnsi"/>
                <w:color w:val="000000"/>
              </w:rPr>
              <w:t xml:space="preserve"> = 1</w:t>
            </w:r>
          </w:p>
        </w:tc>
      </w:tr>
      <w:tr w:rsidR="00333A77" w:rsidRPr="00306557" w14:paraId="43B4D52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2110BD0" w14:textId="77777777" w:rsidR="00333A77" w:rsidRPr="00F016B9" w:rsidRDefault="00333A77" w:rsidP="00333A77">
            <w:pPr>
              <w:pStyle w:val="NoSpacing"/>
            </w:pPr>
            <w:r w:rsidRPr="00054884">
              <w:rPr>
                <w:rFonts w:cstheme="minorHAnsi"/>
              </w:rPr>
              <w:t>110</w:t>
            </w:r>
          </w:p>
        </w:tc>
        <w:tc>
          <w:tcPr>
            <w:tcW w:w="2905" w:type="dxa"/>
          </w:tcPr>
          <w:p w14:paraId="72FF022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Chronically Homeless</w:t>
            </w:r>
          </w:p>
        </w:tc>
        <w:tc>
          <w:tcPr>
            <w:tcW w:w="1265" w:type="dxa"/>
          </w:tcPr>
          <w:p w14:paraId="3C0278F8"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45E7A406"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628C6387"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3ED31AB8"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542B67">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E8D6FE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B62A1AD" w14:textId="77777777" w:rsidR="00333A77" w:rsidRPr="00F016B9" w:rsidRDefault="00333A77" w:rsidP="00333A77">
            <w:pPr>
              <w:pStyle w:val="NoSpacing"/>
            </w:pPr>
            <w:r w:rsidRPr="00054884">
              <w:rPr>
                <w:rFonts w:cstheme="minorHAnsi"/>
              </w:rPr>
              <w:t>111</w:t>
            </w:r>
          </w:p>
        </w:tc>
        <w:tc>
          <w:tcPr>
            <w:tcW w:w="2905" w:type="dxa"/>
          </w:tcPr>
          <w:p w14:paraId="61E10F29"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Veteran - Disabled</w:t>
            </w:r>
          </w:p>
        </w:tc>
        <w:tc>
          <w:tcPr>
            <w:tcW w:w="1265" w:type="dxa"/>
          </w:tcPr>
          <w:p w14:paraId="120F8345"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0,1,2</w:t>
            </w:r>
            <w:r>
              <w:rPr>
                <w:rFonts w:cstheme="minorHAnsi"/>
              </w:rPr>
              <w:t>,99</w:t>
            </w:r>
          </w:p>
        </w:tc>
        <w:tc>
          <w:tcPr>
            <w:tcW w:w="3870" w:type="dxa"/>
          </w:tcPr>
          <w:p w14:paraId="782BACB4" w14:textId="12FC1A84"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and </w:t>
            </w:r>
            <w:proofErr w:type="spellStart"/>
            <w:r w:rsidRPr="00054884">
              <w:rPr>
                <w:rFonts w:cstheme="minorHAnsi"/>
                <w:b/>
                <w:color w:val="000000"/>
              </w:rPr>
              <w:t>DisabilityStatus</w:t>
            </w:r>
            <w:proofErr w:type="spellEnd"/>
            <w:r w:rsidRPr="00054884">
              <w:rPr>
                <w:rFonts w:cstheme="minorHAnsi"/>
                <w:color w:val="000000"/>
              </w:rPr>
              <w:t xml:space="preserve"> = </w:t>
            </w:r>
            <w:del w:id="2059" w:author="Molly McEvilley" w:date="2020-08-19T09:15:00Z">
              <w:r w:rsidRPr="00054884" w:rsidDel="003944F4">
                <w:rPr>
                  <w:rFonts w:cstheme="minorHAnsi"/>
                  <w:color w:val="000000"/>
                </w:rPr>
                <w:delText>2</w:delText>
              </w:r>
            </w:del>
            <w:ins w:id="2060" w:author="Molly McEvilley" w:date="2020-08-19T09:15:00Z">
              <w:r w:rsidR="003944F4">
                <w:rPr>
                  <w:rFonts w:cstheme="minorHAnsi"/>
                  <w:color w:val="000000"/>
                </w:rPr>
                <w:t>1</w:t>
              </w:r>
            </w:ins>
          </w:p>
        </w:tc>
      </w:tr>
      <w:tr w:rsidR="00333A77" w:rsidRPr="00306557" w14:paraId="36426D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30AA3CB" w14:textId="77777777" w:rsidR="00333A77" w:rsidRPr="00F016B9" w:rsidRDefault="00333A77" w:rsidP="00333A77">
            <w:pPr>
              <w:pStyle w:val="NoSpacing"/>
            </w:pPr>
            <w:r w:rsidRPr="00054884">
              <w:rPr>
                <w:rFonts w:cstheme="minorHAnsi"/>
              </w:rPr>
              <w:t>112</w:t>
            </w:r>
          </w:p>
        </w:tc>
        <w:tc>
          <w:tcPr>
            <w:tcW w:w="2905" w:type="dxa"/>
          </w:tcPr>
          <w:p w14:paraId="5A3A8966"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Veteran - Fleeing Domestic Violence</w:t>
            </w:r>
          </w:p>
        </w:tc>
        <w:tc>
          <w:tcPr>
            <w:tcW w:w="1265" w:type="dxa"/>
          </w:tcPr>
          <w:p w14:paraId="12B5E20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0,1,2</w:t>
            </w:r>
            <w:r>
              <w:rPr>
                <w:rFonts w:cstheme="minorHAnsi"/>
              </w:rPr>
              <w:t>,99</w:t>
            </w:r>
          </w:p>
        </w:tc>
        <w:tc>
          <w:tcPr>
            <w:tcW w:w="3870" w:type="dxa"/>
          </w:tcPr>
          <w:p w14:paraId="66ADD7F3" w14:textId="362FD02B"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b/>
                <w:color w:val="000000"/>
              </w:rPr>
              <w:t>VetStatus</w:t>
            </w:r>
            <w:r w:rsidRPr="00054884">
              <w:rPr>
                <w:rFonts w:cstheme="minorHAnsi"/>
                <w:color w:val="000000"/>
              </w:rPr>
              <w:t xml:space="preserve"> = 1 </w:t>
            </w:r>
            <w:proofErr w:type="gramStart"/>
            <w:r w:rsidRPr="00054884">
              <w:rPr>
                <w:rFonts w:cstheme="minorHAnsi"/>
                <w:color w:val="000000"/>
              </w:rPr>
              <w:t>and</w:t>
            </w:r>
            <w:ins w:id="2061" w:author="Molly McEvilley" w:date="2020-08-20T11:44:00Z">
              <w:r w:rsidR="00F61C28">
                <w:rPr>
                  <w:rFonts w:cstheme="minorHAnsi"/>
                  <w:color w:val="000000"/>
                </w:rPr>
                <w:t xml:space="preserve"> </w:t>
              </w:r>
            </w:ins>
            <w:r w:rsidRPr="00054884">
              <w:rPr>
                <w:rFonts w:cstheme="minorHAnsi"/>
                <w:color w:val="000000"/>
              </w:rPr>
              <w:t xml:space="preserve"> </w:t>
            </w:r>
            <w:proofErr w:type="spellStart"/>
            <w:r>
              <w:rPr>
                <w:rFonts w:cstheme="minorHAnsi"/>
                <w:b/>
                <w:color w:val="000000"/>
              </w:rPr>
              <w:t>DVStatus</w:t>
            </w:r>
            <w:proofErr w:type="spellEnd"/>
            <w:proofErr w:type="gramEnd"/>
            <w:r w:rsidRPr="00054884">
              <w:rPr>
                <w:rFonts w:cstheme="minorHAnsi"/>
                <w:color w:val="000000"/>
              </w:rPr>
              <w:t xml:space="preserve"> = 1</w:t>
            </w:r>
          </w:p>
        </w:tc>
      </w:tr>
      <w:tr w:rsidR="00333A77" w:rsidRPr="00306557" w14:paraId="46252E44"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D643B42" w14:textId="77777777" w:rsidR="00333A77" w:rsidRPr="00F016B9" w:rsidRDefault="00333A77" w:rsidP="00333A77">
            <w:pPr>
              <w:pStyle w:val="NoSpacing"/>
            </w:pPr>
            <w:r w:rsidRPr="00054884">
              <w:rPr>
                <w:rFonts w:cstheme="minorHAnsi"/>
              </w:rPr>
              <w:t>113</w:t>
            </w:r>
          </w:p>
        </w:tc>
        <w:tc>
          <w:tcPr>
            <w:tcW w:w="2905" w:type="dxa"/>
          </w:tcPr>
          <w:p w14:paraId="794224DF"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Female</w:t>
            </w:r>
          </w:p>
        </w:tc>
        <w:tc>
          <w:tcPr>
            <w:tcW w:w="1265" w:type="dxa"/>
          </w:tcPr>
          <w:p w14:paraId="798D6D4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0324DA8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6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41A73190" w14:textId="6F8BB83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del w:id="2063" w:author="Molly McEvilley" w:date="2020-08-28T06:19:00Z">
              <w:r w:rsidDel="00FE4052">
                <w:rPr>
                  <w:rFonts w:cstheme="minorHAnsi"/>
                  <w:color w:val="000000"/>
                </w:rPr>
                <w:delText>tlsa_</w:delText>
              </w:r>
              <w:r w:rsidR="00333A77" w:rsidDel="00FE4052">
                <w:rPr>
                  <w:rFonts w:cstheme="minorHAnsi"/>
                  <w:color w:val="000000"/>
                </w:rPr>
                <w:delText>Enrollment.</w:delText>
              </w:r>
            </w:del>
            <w:ins w:id="2064" w:author="Molly McEvilley" w:date="2020-08-28T06:19:00Z">
              <w:r w:rsidR="00FE4052">
                <w:rPr>
                  <w:rFonts w:cstheme="minorHAnsi"/>
                  <w:color w:val="000000"/>
                </w:rPr>
                <w:t xml:space="preserve">Maximum </w:t>
              </w:r>
            </w:ins>
            <w:proofErr w:type="spellStart"/>
            <w:r>
              <w:rPr>
                <w:rFonts w:cstheme="minorHAnsi"/>
                <w:b/>
                <w:color w:val="000000"/>
              </w:rPr>
              <w:t>ActiveAge</w:t>
            </w:r>
            <w:proofErr w:type="spellEnd"/>
            <w:r w:rsidRPr="00F01E00">
              <w:rPr>
                <w:rFonts w:cstheme="minorHAnsi"/>
                <w:b/>
                <w:color w:val="000000"/>
              </w:rPr>
              <w:t xml:space="preserve"> </w:t>
            </w:r>
            <w:ins w:id="2065" w:author="Molly McEvilley" w:date="2020-08-20T10:10:00Z">
              <w:r w:rsidR="005357DE">
                <w:rPr>
                  <w:rFonts w:cstheme="minorHAnsi"/>
                  <w:bCs/>
                  <w:color w:val="000000"/>
                </w:rPr>
                <w:t>(</w:t>
              </w:r>
            </w:ins>
            <w:ins w:id="2066" w:author="Molly McEvilley" w:date="2020-08-20T10:09:00Z">
              <w:r w:rsidR="005357DE" w:rsidRPr="005357DE">
                <w:rPr>
                  <w:rFonts w:cstheme="minorHAnsi"/>
                  <w:bCs/>
                  <w:color w:val="000000"/>
                  <w:rPrChange w:id="2067" w:author="Molly McEvilley" w:date="2020-08-20T10:09:00Z">
                    <w:rPr>
                      <w:rFonts w:cstheme="minorHAnsi"/>
                      <w:b/>
                      <w:color w:val="000000"/>
                    </w:rPr>
                  </w:rPrChange>
                </w:rPr>
                <w:t>HoH</w:t>
              </w:r>
            </w:ins>
            <w:ins w:id="2068" w:author="Molly McEvilley" w:date="2020-08-20T10:10:00Z">
              <w:r w:rsidR="005357DE">
                <w:rPr>
                  <w:rFonts w:cstheme="minorHAnsi"/>
                  <w:bCs/>
                  <w:color w:val="000000"/>
                </w:rPr>
                <w:t>)</w:t>
              </w:r>
            </w:ins>
            <w:ins w:id="2069" w:author="Molly McEvilley" w:date="2020-08-20T10:09:00Z">
              <w:r w:rsidR="005357DE" w:rsidRPr="005357DE">
                <w:rPr>
                  <w:rFonts w:cstheme="minorHAnsi"/>
                  <w:bCs/>
                  <w:color w:val="000000"/>
                  <w:rPrChange w:id="2070" w:author="Molly McEvilley" w:date="2020-08-20T10:09:00Z">
                    <w:rPr>
                      <w:rFonts w:cstheme="minorHAnsi"/>
                      <w:b/>
                      <w:color w:val="000000"/>
                    </w:rPr>
                  </w:rPrChange>
                </w:rPr>
                <w:t xml:space="preserve"> </w:t>
              </w:r>
            </w:ins>
            <w:r w:rsidR="00333A77" w:rsidRPr="00054884">
              <w:rPr>
                <w:rFonts w:cstheme="minorHAnsi"/>
                <w:color w:val="000000"/>
              </w:rPr>
              <w:t xml:space="preserve">in (21,24) and </w:t>
            </w:r>
            <w:proofErr w:type="spellStart"/>
            <w:r>
              <w:rPr>
                <w:rFonts w:cstheme="minorHAnsi"/>
                <w:color w:val="000000"/>
              </w:rPr>
              <w:t>tlsa_</w:t>
            </w:r>
            <w:del w:id="2071" w:author="Molly McEvilley" w:date="2020-08-20T10:09:00Z">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and</w:delText>
              </w:r>
            </w:del>
            <w:ins w:id="2072" w:author="Molly McEvilley" w:date="2020-08-20T10:09:00Z">
              <w:r w:rsidR="005357DE">
                <w:rPr>
                  <w:rFonts w:cstheme="minorHAnsi"/>
                  <w:color w:val="000000"/>
                </w:rPr>
                <w:t>Person.</w:t>
              </w:r>
            </w:ins>
            <w:del w:id="2073" w:author="Molly McEvilley" w:date="2020-08-20T10:09:00Z">
              <w:r w:rsidR="00333A77" w:rsidRPr="00054884" w:rsidDel="005357DE">
                <w:rPr>
                  <w:rFonts w:cstheme="minorHAnsi"/>
                  <w:color w:val="000000"/>
                </w:rPr>
                <w:delText xml:space="preserve"> </w:delText>
              </w:r>
            </w:del>
            <w:r w:rsidR="00333A77" w:rsidRPr="00054884">
              <w:rPr>
                <w:rFonts w:cstheme="minorHAnsi"/>
                <w:b/>
                <w:color w:val="000000"/>
              </w:rPr>
              <w:t>Gender</w:t>
            </w:r>
            <w:proofErr w:type="spellEnd"/>
            <w:r w:rsidR="00333A77" w:rsidRPr="00054884">
              <w:rPr>
                <w:rFonts w:cstheme="minorHAnsi"/>
                <w:color w:val="000000"/>
              </w:rPr>
              <w:t xml:space="preserve"> = 1</w:t>
            </w:r>
          </w:p>
        </w:tc>
      </w:tr>
      <w:tr w:rsidR="00333A77" w:rsidRPr="00306557" w14:paraId="1C11683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B6CAF16" w14:textId="77777777" w:rsidR="00333A77" w:rsidRPr="00F016B9" w:rsidRDefault="00333A77" w:rsidP="00333A77">
            <w:pPr>
              <w:pStyle w:val="NoSpacing"/>
            </w:pPr>
            <w:r w:rsidRPr="00054884">
              <w:rPr>
                <w:rFonts w:cstheme="minorHAnsi"/>
              </w:rPr>
              <w:t>114</w:t>
            </w:r>
          </w:p>
        </w:tc>
        <w:tc>
          <w:tcPr>
            <w:tcW w:w="2905" w:type="dxa"/>
          </w:tcPr>
          <w:p w14:paraId="3385A44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Male</w:t>
            </w:r>
          </w:p>
        </w:tc>
        <w:tc>
          <w:tcPr>
            <w:tcW w:w="1265" w:type="dxa"/>
          </w:tcPr>
          <w:p w14:paraId="28FCF87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A66BD8F"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7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BD59713" w14:textId="5E2818AF"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75" w:author="Molly McEvilley" w:date="2020-08-28T06:20:00Z">
              <w:r>
                <w:rPr>
                  <w:rFonts w:cstheme="minorHAnsi"/>
                  <w:color w:val="000000"/>
                </w:rPr>
                <w:t xml:space="preserve">Maximum </w:t>
              </w:r>
            </w:ins>
            <w:proofErr w:type="spellStart"/>
            <w:ins w:id="2076" w:author="Molly McEvilley" w:date="2020-08-28T06:07:00Z">
              <w:r w:rsidR="004B17AD">
                <w:rPr>
                  <w:rFonts w:cstheme="minorHAnsi"/>
                  <w:b/>
                  <w:color w:val="000000"/>
                </w:rPr>
                <w:t>ActiveAge</w:t>
              </w:r>
            </w:ins>
            <w:proofErr w:type="spellEnd"/>
            <w:ins w:id="2077" w:author="Molly McEvilley" w:date="2020-08-20T10:10: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78" w:author="Molly McEvilley" w:date="2020-08-20T10:10: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2</w:t>
            </w:r>
          </w:p>
        </w:tc>
      </w:tr>
      <w:tr w:rsidR="00333A77" w:rsidRPr="00306557" w14:paraId="22B9A5A6"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2D7647C" w14:textId="77777777" w:rsidR="00333A77" w:rsidRPr="00F016B9" w:rsidRDefault="00333A77" w:rsidP="00333A77">
            <w:pPr>
              <w:pStyle w:val="NoSpacing"/>
            </w:pPr>
            <w:r w:rsidRPr="00054884">
              <w:rPr>
                <w:rFonts w:cstheme="minorHAnsi"/>
              </w:rPr>
              <w:t>115</w:t>
            </w:r>
          </w:p>
        </w:tc>
        <w:tc>
          <w:tcPr>
            <w:tcW w:w="2905" w:type="dxa"/>
          </w:tcPr>
          <w:p w14:paraId="7C36E1D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Transgender</w:t>
            </w:r>
          </w:p>
        </w:tc>
        <w:tc>
          <w:tcPr>
            <w:tcW w:w="1265" w:type="dxa"/>
          </w:tcPr>
          <w:p w14:paraId="60827A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16022B"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7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08AAFD07" w14:textId="4347DCA6"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80" w:author="Molly McEvilley" w:date="2020-08-28T06:20:00Z">
              <w:r>
                <w:rPr>
                  <w:rFonts w:cstheme="minorHAnsi"/>
                  <w:color w:val="000000"/>
                </w:rPr>
                <w:t xml:space="preserve">Maximum </w:t>
              </w:r>
            </w:ins>
            <w:proofErr w:type="spellStart"/>
            <w:ins w:id="2081" w:author="Molly McEvilley" w:date="2020-08-28T06:07:00Z">
              <w:r w:rsidR="004B17AD">
                <w:rPr>
                  <w:rFonts w:cstheme="minorHAnsi"/>
                  <w:b/>
                  <w:color w:val="000000"/>
                </w:rPr>
                <w:t>ActiveAge</w:t>
              </w:r>
            </w:ins>
            <w:proofErr w:type="spellEnd"/>
            <w:ins w:id="2082"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83"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 3</w:t>
            </w:r>
          </w:p>
        </w:tc>
      </w:tr>
      <w:tr w:rsidR="00333A77" w:rsidRPr="00306557" w14:paraId="47CC37B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7149C4F" w14:textId="77777777" w:rsidR="00333A77" w:rsidRPr="00F016B9" w:rsidRDefault="00333A77" w:rsidP="00333A77">
            <w:pPr>
              <w:pStyle w:val="NoSpacing"/>
            </w:pPr>
            <w:r w:rsidRPr="00054884">
              <w:rPr>
                <w:rFonts w:cstheme="minorHAnsi"/>
              </w:rPr>
              <w:t>116</w:t>
            </w:r>
          </w:p>
        </w:tc>
        <w:tc>
          <w:tcPr>
            <w:tcW w:w="2905" w:type="dxa"/>
          </w:tcPr>
          <w:p w14:paraId="7CBD55B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Gender non-conforming</w:t>
            </w:r>
          </w:p>
        </w:tc>
        <w:tc>
          <w:tcPr>
            <w:tcW w:w="1265" w:type="dxa"/>
          </w:tcPr>
          <w:p w14:paraId="068E579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406966E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8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C27341" w14:textId="36E89570"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85" w:author="Molly McEvilley" w:date="2020-08-28T06:20:00Z">
              <w:r>
                <w:rPr>
                  <w:rFonts w:cstheme="minorHAnsi"/>
                  <w:color w:val="000000"/>
                </w:rPr>
                <w:t xml:space="preserve">Maximum </w:t>
              </w:r>
            </w:ins>
            <w:proofErr w:type="spellStart"/>
            <w:ins w:id="2086" w:author="Molly McEvilley" w:date="2020-08-28T06:07:00Z">
              <w:r w:rsidR="004B17AD">
                <w:rPr>
                  <w:rFonts w:cstheme="minorHAnsi"/>
                  <w:b/>
                  <w:color w:val="000000"/>
                </w:rPr>
                <w:t>ActiveAge</w:t>
              </w:r>
            </w:ins>
            <w:proofErr w:type="spellEnd"/>
            <w:ins w:id="2087" w:author="Molly McEvilley" w:date="2020-08-20T10:11: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88" w:author="Molly McEvilley" w:date="2020-08-20T10:11: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Gender</w:t>
            </w:r>
            <w:proofErr w:type="spellEnd"/>
            <w:r w:rsidR="00333A77" w:rsidRPr="00054884">
              <w:rPr>
                <w:rFonts w:cstheme="minorHAnsi"/>
                <w:color w:val="000000"/>
              </w:rPr>
              <w:t xml:space="preserve"> =</w:t>
            </w:r>
            <w:r w:rsidR="00333A77">
              <w:rPr>
                <w:rFonts w:cstheme="minorHAnsi"/>
                <w:color w:val="000000"/>
              </w:rPr>
              <w:t xml:space="preserve"> 4</w:t>
            </w:r>
          </w:p>
        </w:tc>
      </w:tr>
      <w:tr w:rsidR="00333A77" w:rsidRPr="00306557" w14:paraId="5CF8B3EA"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0823CAE" w14:textId="77777777" w:rsidR="00333A77" w:rsidRPr="00F016B9" w:rsidRDefault="00333A77" w:rsidP="00333A77">
            <w:pPr>
              <w:pStyle w:val="NoSpacing"/>
            </w:pPr>
            <w:r w:rsidRPr="00054884">
              <w:rPr>
                <w:rFonts w:cstheme="minorHAnsi"/>
              </w:rPr>
              <w:t>117</w:t>
            </w:r>
          </w:p>
        </w:tc>
        <w:tc>
          <w:tcPr>
            <w:tcW w:w="2905" w:type="dxa"/>
          </w:tcPr>
          <w:p w14:paraId="1F5E807B"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White, non-Hispanic/Latino</w:t>
            </w:r>
          </w:p>
        </w:tc>
        <w:tc>
          <w:tcPr>
            <w:tcW w:w="1265" w:type="dxa"/>
          </w:tcPr>
          <w:p w14:paraId="0773BB0A"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7A5BFB67"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089"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7DDB3121" w14:textId="13B9A7F5"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090" w:author="Molly McEvilley" w:date="2020-08-28T06:20:00Z">
              <w:r>
                <w:rPr>
                  <w:rFonts w:cstheme="minorHAnsi"/>
                  <w:color w:val="000000"/>
                </w:rPr>
                <w:t xml:space="preserve">Maximum </w:t>
              </w:r>
            </w:ins>
            <w:proofErr w:type="spellStart"/>
            <w:ins w:id="2091" w:author="Molly McEvilley" w:date="2020-08-28T06:07:00Z">
              <w:r w:rsidR="004B17AD">
                <w:rPr>
                  <w:rFonts w:cstheme="minorHAnsi"/>
                  <w:b/>
                  <w:color w:val="000000"/>
                </w:rPr>
                <w:t>ActiveAge</w:t>
              </w:r>
            </w:ins>
            <w:proofErr w:type="spellEnd"/>
            <w:ins w:id="2092" w:author="Molly McEvilley" w:date="2020-08-20T10:12:00Z">
              <w:r w:rsidR="005357DE" w:rsidRPr="00B8787E">
                <w:rPr>
                  <w:rFonts w:cstheme="minorHAnsi"/>
                  <w:bCs/>
                  <w:color w:val="000000"/>
                </w:rPr>
                <w:t xml:space="preserve"> </w:t>
              </w:r>
              <w:r w:rsidR="005357DE">
                <w:rPr>
                  <w:rFonts w:cstheme="minorHAnsi"/>
                  <w:bCs/>
                  <w:color w:val="000000"/>
                </w:rPr>
                <w:t>(</w:t>
              </w:r>
              <w:r w:rsidR="005357DE" w:rsidRPr="00B8787E">
                <w:rPr>
                  <w:rFonts w:cstheme="minorHAnsi"/>
                  <w:bCs/>
                  <w:color w:val="000000"/>
                </w:rPr>
                <w:t>HoH</w:t>
              </w:r>
              <w:r w:rsidR="005357DE">
                <w:rPr>
                  <w:rFonts w:cstheme="minorHAnsi"/>
                  <w:bCs/>
                  <w:color w:val="000000"/>
                </w:rPr>
                <w:t>)</w:t>
              </w:r>
              <w:r w:rsidR="005357DE" w:rsidRPr="00B8787E">
                <w:rPr>
                  <w:rFonts w:cstheme="minorHAnsi"/>
                  <w:bCs/>
                  <w:color w:val="000000"/>
                </w:rPr>
                <w:t xml:space="preserve"> </w:t>
              </w:r>
              <w:r w:rsidR="005357DE" w:rsidRPr="00054884">
                <w:rPr>
                  <w:rFonts w:cstheme="minorHAnsi"/>
                  <w:color w:val="000000"/>
                </w:rPr>
                <w:t xml:space="preserve">in (21,24) and </w:t>
              </w:r>
              <w:proofErr w:type="spellStart"/>
              <w:r w:rsidR="005357DE">
                <w:rPr>
                  <w:rFonts w:cstheme="minorHAnsi"/>
                  <w:color w:val="000000"/>
                </w:rPr>
                <w:t>tlsa_Person.</w:t>
              </w:r>
            </w:ins>
            <w:del w:id="2093" w:author="Molly McEvilley" w:date="2020-08-20T10:12:00Z">
              <w:r w:rsidR="009C008E" w:rsidDel="005357DE">
                <w:rPr>
                  <w:rFonts w:cstheme="minorHAnsi"/>
                  <w:color w:val="000000"/>
                </w:rPr>
                <w:delText>tlsa_</w:delText>
              </w:r>
              <w:r w:rsidR="00333A77" w:rsidDel="005357DE">
                <w:rPr>
                  <w:rFonts w:cstheme="minorHAnsi"/>
                  <w:color w:val="000000"/>
                </w:rPr>
                <w:delText>Enrollment.</w:delText>
              </w:r>
              <w:r w:rsidR="009C008E" w:rsidDel="005357DE">
                <w:rPr>
                  <w:rFonts w:cstheme="minorHAnsi"/>
                  <w:b/>
                  <w:color w:val="000000"/>
                </w:rPr>
                <w:delText xml:space="preserve">ActiveAge </w:delText>
              </w:r>
              <w:r w:rsidR="00333A77" w:rsidRPr="00054884" w:rsidDel="005357DE">
                <w:rPr>
                  <w:rFonts w:cstheme="minorHAnsi"/>
                  <w:color w:val="000000"/>
                </w:rPr>
                <w:delText xml:space="preserve">in (21,24) and </w:delText>
              </w:r>
              <w:r w:rsidR="009C008E"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r w:rsidR="00333A77" w:rsidRPr="00054884">
              <w:rPr>
                <w:rFonts w:cstheme="minorHAnsi"/>
                <w:b/>
                <w:color w:val="000000"/>
              </w:rPr>
              <w:t>Race</w:t>
            </w:r>
            <w:proofErr w:type="spellEnd"/>
            <w:r w:rsidR="00333A77" w:rsidRPr="00054884">
              <w:rPr>
                <w:rFonts w:cstheme="minorHAnsi"/>
                <w:color w:val="000000"/>
              </w:rPr>
              <w:t xml:space="preserve"> = 0</w:t>
            </w:r>
          </w:p>
        </w:tc>
      </w:tr>
      <w:tr w:rsidR="00333A77" w:rsidRPr="00306557" w14:paraId="7A2DDF0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1AF00C" w14:textId="77777777" w:rsidR="00333A77" w:rsidRPr="00F016B9" w:rsidRDefault="00333A77" w:rsidP="00333A77">
            <w:pPr>
              <w:pStyle w:val="NoSpacing"/>
            </w:pPr>
            <w:r w:rsidRPr="00054884">
              <w:rPr>
                <w:rFonts w:cstheme="minorHAnsi"/>
              </w:rPr>
              <w:t>118</w:t>
            </w:r>
          </w:p>
        </w:tc>
        <w:tc>
          <w:tcPr>
            <w:tcW w:w="2905" w:type="dxa"/>
          </w:tcPr>
          <w:p w14:paraId="4077E69C"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White, Hispanic/Latino</w:t>
            </w:r>
          </w:p>
        </w:tc>
        <w:tc>
          <w:tcPr>
            <w:tcW w:w="1265" w:type="dxa"/>
          </w:tcPr>
          <w:p w14:paraId="52D6B7E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BD9A37"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094"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p>
          <w:p w14:paraId="1258F7FA" w14:textId="546D134E"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095" w:author="Molly McEvilley" w:date="2020-08-28T06:20:00Z">
              <w:r>
                <w:rPr>
                  <w:rFonts w:cstheme="minorHAnsi"/>
                  <w:color w:val="000000"/>
                </w:rPr>
                <w:t xml:space="preserve">Maximum </w:t>
              </w:r>
            </w:ins>
            <w:proofErr w:type="spellStart"/>
            <w:ins w:id="2096" w:author="Molly McEvilley" w:date="2020-08-28T06:07:00Z">
              <w:r w:rsidR="004B17AD">
                <w:rPr>
                  <w:rFonts w:cstheme="minorHAnsi"/>
                  <w:b/>
                  <w:color w:val="000000"/>
                </w:rPr>
                <w:t>ActiveAge</w:t>
              </w:r>
            </w:ins>
            <w:proofErr w:type="spellEnd"/>
            <w:ins w:id="2097" w:author="Molly McEvilley" w:date="2020-08-20T10:16:00Z">
              <w:r w:rsidR="00417E0B" w:rsidRPr="00B8787E">
                <w:rPr>
                  <w:rFonts w:cstheme="minorHAnsi"/>
                  <w:bCs/>
                  <w:color w:val="000000"/>
                </w:rPr>
                <w:t xml:space="preserve"> </w:t>
              </w:r>
              <w:r w:rsidR="00417E0B">
                <w:rPr>
                  <w:rFonts w:cstheme="minorHAnsi"/>
                  <w:bCs/>
                  <w:color w:val="000000"/>
                </w:rPr>
                <w:t>(</w:t>
              </w:r>
              <w:r w:rsidR="00417E0B" w:rsidRPr="00B8787E">
                <w:rPr>
                  <w:rFonts w:cstheme="minorHAnsi"/>
                  <w:bCs/>
                  <w:color w:val="000000"/>
                </w:rPr>
                <w:t>HoH</w:t>
              </w:r>
              <w:r w:rsidR="00417E0B">
                <w:rPr>
                  <w:rFonts w:cstheme="minorHAnsi"/>
                  <w:bCs/>
                  <w:color w:val="000000"/>
                </w:rPr>
                <w:t>)</w:t>
              </w:r>
              <w:r w:rsidR="00417E0B" w:rsidRPr="00B8787E">
                <w:rPr>
                  <w:rFonts w:cstheme="minorHAnsi"/>
                  <w:bCs/>
                  <w:color w:val="000000"/>
                </w:rPr>
                <w:t xml:space="preserve"> </w:t>
              </w:r>
              <w:r w:rsidR="00417E0B" w:rsidRPr="00054884">
                <w:rPr>
                  <w:rFonts w:cstheme="minorHAnsi"/>
                  <w:color w:val="000000"/>
                </w:rPr>
                <w:t xml:space="preserve">in (21,24) </w:t>
              </w:r>
            </w:ins>
            <w:del w:id="2098" w:author="Molly McEvilley" w:date="2020-08-20T10:15:00Z">
              <w:r w:rsidR="009C008E" w:rsidDel="005357DE">
                <w:rPr>
                  <w:rFonts w:cstheme="minorHAnsi"/>
                  <w:color w:val="000000"/>
                </w:rPr>
                <w:delText>tlsa_</w:delText>
              </w:r>
              <w:r w:rsidR="00333A77" w:rsidRPr="00CF6B0D" w:rsidDel="005357DE">
                <w:rPr>
                  <w:rFonts w:cstheme="minorHAnsi"/>
                  <w:color w:val="000000"/>
                </w:rPr>
                <w:delText>Enrollment.</w:delText>
              </w:r>
              <w:r w:rsidR="009C008E" w:rsidDel="005357DE">
                <w:rPr>
                  <w:rFonts w:cstheme="minorHAnsi"/>
                  <w:b/>
                  <w:color w:val="000000"/>
                </w:rPr>
                <w:delText xml:space="preserve">ActiveAge </w:delText>
              </w:r>
              <w:r w:rsidR="00333A77" w:rsidRPr="00CF6B0D" w:rsidDel="005357DE">
                <w:rPr>
                  <w:rFonts w:cstheme="minorHAnsi"/>
                  <w:color w:val="000000"/>
                </w:rPr>
                <w:delText>in (21,24) and</w:delText>
              </w:r>
            </w:del>
            <w:ins w:id="2099" w:author="Molly McEvilley" w:date="2020-08-20T10:15:00Z">
              <w:r w:rsidR="005357DE">
                <w:rPr>
                  <w:rFonts w:cstheme="minorHAnsi"/>
                  <w:color w:val="000000"/>
                </w:rPr>
                <w:t>(21,24) and</w:t>
              </w:r>
            </w:ins>
            <w:r w:rsidR="00333A77" w:rsidRPr="00CF6B0D">
              <w:rPr>
                <w:rFonts w:cstheme="minorHAnsi"/>
                <w:color w:val="000000"/>
              </w:rPr>
              <w:t xml:space="preserve"> </w:t>
            </w:r>
            <w:del w:id="2100"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01"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1</w:t>
            </w:r>
          </w:p>
        </w:tc>
      </w:tr>
      <w:tr w:rsidR="00333A77" w:rsidRPr="00306557" w14:paraId="18EFB8A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CD0F125" w14:textId="77777777" w:rsidR="00333A77" w:rsidRPr="00F016B9" w:rsidRDefault="00333A77" w:rsidP="00333A77">
            <w:pPr>
              <w:pStyle w:val="NoSpacing"/>
            </w:pPr>
            <w:r w:rsidRPr="00054884">
              <w:rPr>
                <w:rFonts w:cstheme="minorHAnsi"/>
              </w:rPr>
              <w:t>119</w:t>
            </w:r>
          </w:p>
        </w:tc>
        <w:tc>
          <w:tcPr>
            <w:tcW w:w="2905" w:type="dxa"/>
          </w:tcPr>
          <w:p w14:paraId="06BFF2E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Black or African American</w:t>
            </w:r>
          </w:p>
        </w:tc>
        <w:tc>
          <w:tcPr>
            <w:tcW w:w="1265" w:type="dxa"/>
          </w:tcPr>
          <w:p w14:paraId="0CD584C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11940D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0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0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6543E87" w14:textId="18213A9F"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104" w:author="Molly McEvilley" w:date="2020-08-28T06:20:00Z">
              <w:r>
                <w:rPr>
                  <w:rFonts w:cstheme="minorHAnsi"/>
                  <w:color w:val="000000"/>
                </w:rPr>
                <w:t xml:space="preserve">Maximum </w:t>
              </w:r>
            </w:ins>
            <w:del w:id="2105" w:author="Molly McEvilley" w:date="2020-08-28T06:07:00Z">
              <w:r w:rsidR="009C008E" w:rsidDel="004B17AD">
                <w:rPr>
                  <w:rFonts w:cstheme="minorHAnsi"/>
                  <w:b/>
                  <w:color w:val="000000"/>
                </w:rPr>
                <w:delText>ActiveAge</w:delText>
              </w:r>
            </w:del>
            <w:proofErr w:type="spellStart"/>
            <w:ins w:id="2106" w:author="Molly McEvilley" w:date="2020-08-28T06:07:00Z">
              <w:r w:rsidR="004B17AD">
                <w:rPr>
                  <w:rFonts w:cstheme="minorHAnsi"/>
                  <w:b/>
                  <w:color w:val="000000"/>
                </w:rPr>
                <w:t>ActiveAge</w:t>
              </w:r>
            </w:ins>
            <w:proofErr w:type="spellEnd"/>
            <w:del w:id="2107" w:author="Molly McEvilley" w:date="2020-09-10T11:39:00Z">
              <w:r w:rsidR="009C008E" w:rsidDel="00F01E00">
                <w:rPr>
                  <w:rFonts w:cstheme="minorHAnsi"/>
                  <w:b/>
                  <w:color w:val="000000"/>
                </w:rPr>
                <w:delText xml:space="preserve"> </w:delText>
              </w:r>
            </w:del>
            <w:del w:id="2108" w:author="Molly McEvilley" w:date="2020-08-20T10:16:00Z">
              <w:r w:rsidR="00333A77" w:rsidRPr="00CF6B0D" w:rsidDel="00417E0B">
                <w:rPr>
                  <w:rFonts w:cstheme="minorHAnsi"/>
                  <w:color w:val="000000"/>
                </w:rPr>
                <w:delText xml:space="preserve">in (21,24) </w:delText>
              </w:r>
            </w:del>
            <w:ins w:id="2109" w:author="Molly McEvilley" w:date="2020-08-20T10:16:00Z">
              <w:r w:rsidR="00417E0B">
                <w:rPr>
                  <w:rFonts w:cstheme="minorHAnsi"/>
                  <w:color w:val="000000"/>
                </w:rPr>
                <w:t>(HoH) in (21,24)</w:t>
              </w:r>
            </w:ins>
            <w:r w:rsidR="00333A77" w:rsidRPr="00CF6B0D">
              <w:rPr>
                <w:rFonts w:cstheme="minorHAnsi"/>
                <w:color w:val="000000"/>
              </w:rPr>
              <w:t xml:space="preserve">and </w:t>
            </w:r>
            <w:del w:id="2110" w:author="Molly McEvilley" w:date="2020-08-20T10:13:00Z">
              <w:r w:rsidR="009C008E"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111" w:author="Molly McEvilley" w:date="2020-08-20T10:13: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 </w:t>
            </w:r>
            <w:r w:rsidR="00333A77">
              <w:rPr>
                <w:rFonts w:cstheme="minorHAnsi"/>
                <w:color w:val="000000"/>
              </w:rPr>
              <w:t>2</w:t>
            </w:r>
          </w:p>
        </w:tc>
      </w:tr>
      <w:tr w:rsidR="00333A77" w:rsidRPr="00306557" w14:paraId="571E121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F8ACE6E" w14:textId="77777777" w:rsidR="00333A77" w:rsidRPr="00F016B9" w:rsidRDefault="00333A77" w:rsidP="00333A77">
            <w:pPr>
              <w:pStyle w:val="NoSpacing"/>
            </w:pPr>
            <w:r w:rsidRPr="00054884">
              <w:rPr>
                <w:rFonts w:cstheme="minorHAnsi"/>
              </w:rPr>
              <w:lastRenderedPageBreak/>
              <w:t>120</w:t>
            </w:r>
          </w:p>
        </w:tc>
        <w:tc>
          <w:tcPr>
            <w:tcW w:w="2905" w:type="dxa"/>
          </w:tcPr>
          <w:p w14:paraId="4B1E38E9"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Asian</w:t>
            </w:r>
          </w:p>
        </w:tc>
        <w:tc>
          <w:tcPr>
            <w:tcW w:w="1265" w:type="dxa"/>
          </w:tcPr>
          <w:p w14:paraId="617A3283"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32B9DD51"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1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1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4F4C4A" w14:textId="4DD2A91F"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14" w:author="Molly McEvilley" w:date="2020-08-20T10:17:00Z"/>
                <w:rFonts w:cstheme="minorHAnsi"/>
                <w:color w:val="000000"/>
              </w:rPr>
            </w:pPr>
            <w:ins w:id="2115" w:author="Molly McEvilley" w:date="2020-08-28T06:20:00Z">
              <w:r>
                <w:rPr>
                  <w:rFonts w:cstheme="minorHAnsi"/>
                  <w:color w:val="000000"/>
                </w:rPr>
                <w:t xml:space="preserve">Maximum </w:t>
              </w:r>
            </w:ins>
            <w:del w:id="2116" w:author="Molly McEvilley" w:date="2020-08-28T06:07:00Z">
              <w:r w:rsidR="009C008E" w:rsidDel="004B17AD">
                <w:rPr>
                  <w:rFonts w:cstheme="minorHAnsi"/>
                  <w:b/>
                  <w:color w:val="000000"/>
                </w:rPr>
                <w:delText>ActiveAge</w:delText>
              </w:r>
            </w:del>
            <w:proofErr w:type="spellStart"/>
            <w:ins w:id="211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118" w:author="Molly McEvilley" w:date="2020-08-20T10:17:00Z">
              <w:r w:rsidR="00333A77" w:rsidRPr="00CF6B0D" w:rsidDel="00417E0B">
                <w:rPr>
                  <w:rFonts w:cstheme="minorHAnsi"/>
                  <w:color w:val="000000"/>
                </w:rPr>
                <w:delText xml:space="preserve">in (21,24) </w:delText>
              </w:r>
            </w:del>
            <w:ins w:id="2119" w:author="Molly McEvilley" w:date="2020-08-20T10:17:00Z">
              <w:r w:rsidR="00417E0B">
                <w:rPr>
                  <w:rFonts w:cstheme="minorHAnsi"/>
                  <w:color w:val="000000"/>
                </w:rPr>
                <w:t>(HoH) in (21,24)</w:t>
              </w:r>
            </w:ins>
          </w:p>
          <w:p w14:paraId="27F0ACB3" w14:textId="5C69EA53"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12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12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3</w:t>
            </w:r>
          </w:p>
        </w:tc>
      </w:tr>
      <w:tr w:rsidR="00333A77" w:rsidRPr="00306557" w14:paraId="55BF5EF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37A8C5A3" w14:textId="77777777" w:rsidR="00333A77" w:rsidRPr="00F016B9" w:rsidRDefault="00333A77" w:rsidP="00333A77">
            <w:pPr>
              <w:pStyle w:val="NoSpacing"/>
            </w:pPr>
            <w:r w:rsidRPr="00054884">
              <w:rPr>
                <w:rFonts w:cstheme="minorHAnsi"/>
              </w:rPr>
              <w:t>121</w:t>
            </w:r>
          </w:p>
        </w:tc>
        <w:tc>
          <w:tcPr>
            <w:tcW w:w="2905" w:type="dxa"/>
          </w:tcPr>
          <w:p w14:paraId="60B2CA6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American Indian or Alaska Native</w:t>
            </w:r>
          </w:p>
        </w:tc>
        <w:tc>
          <w:tcPr>
            <w:tcW w:w="1265" w:type="dxa"/>
          </w:tcPr>
          <w:p w14:paraId="460C3A4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33BCC9E9"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2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2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16CD64DE" w14:textId="25AEEF6B"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24" w:author="Molly McEvilley" w:date="2020-08-20T10:17:00Z"/>
                <w:rFonts w:cstheme="minorHAnsi"/>
                <w:color w:val="000000"/>
              </w:rPr>
            </w:pPr>
            <w:ins w:id="2125" w:author="Molly McEvilley" w:date="2020-08-28T06:20:00Z">
              <w:r>
                <w:rPr>
                  <w:rFonts w:cstheme="minorHAnsi"/>
                  <w:color w:val="000000"/>
                </w:rPr>
                <w:t xml:space="preserve">Maximum </w:t>
              </w:r>
            </w:ins>
            <w:del w:id="2126" w:author="Molly McEvilley" w:date="2020-08-28T06:07:00Z">
              <w:r w:rsidR="009C008E" w:rsidDel="004B17AD">
                <w:rPr>
                  <w:rFonts w:cstheme="minorHAnsi"/>
                  <w:b/>
                  <w:color w:val="000000"/>
                </w:rPr>
                <w:delText>ActiveAge</w:delText>
              </w:r>
            </w:del>
            <w:proofErr w:type="spellStart"/>
            <w:ins w:id="212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128" w:author="Molly McEvilley" w:date="2020-08-20T10:17:00Z">
              <w:r w:rsidR="00333A77" w:rsidRPr="00CF6B0D" w:rsidDel="00417E0B">
                <w:rPr>
                  <w:rFonts w:cstheme="minorHAnsi"/>
                  <w:color w:val="000000"/>
                </w:rPr>
                <w:delText xml:space="preserve">in (21,24) </w:delText>
              </w:r>
            </w:del>
            <w:ins w:id="2129" w:author="Molly McEvilley" w:date="2020-08-20T10:17:00Z">
              <w:r w:rsidR="00417E0B">
                <w:rPr>
                  <w:rFonts w:cstheme="minorHAnsi"/>
                  <w:color w:val="000000"/>
                </w:rPr>
                <w:t>(HoH) in (21,24)</w:t>
              </w:r>
            </w:ins>
          </w:p>
          <w:p w14:paraId="5E253DC4" w14:textId="0B2EA06E"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13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13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4</w:t>
            </w:r>
          </w:p>
        </w:tc>
      </w:tr>
      <w:tr w:rsidR="00333A77" w:rsidRPr="00306557" w14:paraId="21A3160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9AB36F9" w14:textId="77777777" w:rsidR="00333A77" w:rsidRPr="00F016B9" w:rsidRDefault="00333A77" w:rsidP="00333A77">
            <w:pPr>
              <w:pStyle w:val="NoSpacing"/>
            </w:pPr>
            <w:r w:rsidRPr="00054884">
              <w:rPr>
                <w:rFonts w:cstheme="minorHAnsi"/>
              </w:rPr>
              <w:t>122</w:t>
            </w:r>
          </w:p>
        </w:tc>
        <w:tc>
          <w:tcPr>
            <w:tcW w:w="2905" w:type="dxa"/>
          </w:tcPr>
          <w:p w14:paraId="2868B0F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Native Hawaiian / Other Pacific Islander</w:t>
            </w:r>
          </w:p>
        </w:tc>
        <w:tc>
          <w:tcPr>
            <w:tcW w:w="1265" w:type="dxa"/>
          </w:tcPr>
          <w:p w14:paraId="535AE58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DEA4F0"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3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3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77E7E88A" w14:textId="43239797"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34" w:author="Molly McEvilley" w:date="2020-08-20T10:17:00Z"/>
                <w:rFonts w:cstheme="minorHAnsi"/>
                <w:color w:val="000000"/>
              </w:rPr>
            </w:pPr>
            <w:ins w:id="2135" w:author="Molly McEvilley" w:date="2020-08-28T06:20:00Z">
              <w:r>
                <w:rPr>
                  <w:rFonts w:cstheme="minorHAnsi"/>
                  <w:color w:val="000000"/>
                </w:rPr>
                <w:t xml:space="preserve">Maximum </w:t>
              </w:r>
            </w:ins>
            <w:del w:id="2136" w:author="Molly McEvilley" w:date="2020-08-28T06:07:00Z">
              <w:r w:rsidR="009C008E" w:rsidDel="004B17AD">
                <w:rPr>
                  <w:rFonts w:cstheme="minorHAnsi"/>
                  <w:b/>
                  <w:color w:val="000000"/>
                </w:rPr>
                <w:delText>ActiveAge</w:delText>
              </w:r>
            </w:del>
            <w:proofErr w:type="spellStart"/>
            <w:ins w:id="213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138" w:author="Molly McEvilley" w:date="2020-08-20T10:17:00Z">
              <w:r w:rsidR="00333A77" w:rsidRPr="00CF6B0D" w:rsidDel="00417E0B">
                <w:rPr>
                  <w:rFonts w:cstheme="minorHAnsi"/>
                  <w:color w:val="000000"/>
                </w:rPr>
                <w:delText xml:space="preserve">in (21,24) </w:delText>
              </w:r>
            </w:del>
            <w:ins w:id="2139" w:author="Molly McEvilley" w:date="2020-08-20T10:17:00Z">
              <w:r w:rsidR="00417E0B">
                <w:rPr>
                  <w:rFonts w:cstheme="minorHAnsi"/>
                  <w:color w:val="000000"/>
                </w:rPr>
                <w:t>(HoH) in (21,24)</w:t>
              </w:r>
            </w:ins>
          </w:p>
          <w:p w14:paraId="6123488C" w14:textId="60A3685F"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CF6B0D">
              <w:rPr>
                <w:rFonts w:cstheme="minorHAnsi"/>
                <w:color w:val="000000"/>
              </w:rPr>
              <w:t xml:space="preserve">and </w:t>
            </w:r>
            <w:del w:id="214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14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5</w:t>
            </w:r>
          </w:p>
        </w:tc>
      </w:tr>
      <w:tr w:rsidR="00333A77" w:rsidRPr="00306557" w14:paraId="7E81B11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890C4FE" w14:textId="77777777" w:rsidR="00333A77" w:rsidRPr="00F016B9" w:rsidRDefault="00333A77" w:rsidP="00333A77">
            <w:pPr>
              <w:pStyle w:val="NoSpacing"/>
            </w:pPr>
            <w:r w:rsidRPr="00054884">
              <w:rPr>
                <w:rFonts w:cstheme="minorHAnsi"/>
              </w:rPr>
              <w:t>123</w:t>
            </w:r>
          </w:p>
        </w:tc>
        <w:tc>
          <w:tcPr>
            <w:tcW w:w="2905" w:type="dxa"/>
          </w:tcPr>
          <w:p w14:paraId="34E1EB7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Multiple Races</w:t>
            </w:r>
          </w:p>
        </w:tc>
        <w:tc>
          <w:tcPr>
            <w:tcW w:w="1265" w:type="dxa"/>
          </w:tcPr>
          <w:p w14:paraId="5A12E7A1"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54F9B4E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4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143" w:author="Molly McEvilley" w:date="2020-08-28T06:20:00Z">
              <w:r w:rsidDel="00FE4052">
                <w:rPr>
                  <w:rFonts w:cstheme="minorHAnsi"/>
                  <w:color w:val="000000"/>
                </w:rPr>
                <w:delText>tlsa_</w:delText>
              </w:r>
              <w:r w:rsidR="00333A77" w:rsidRPr="00CF6B0D" w:rsidDel="00FE4052">
                <w:rPr>
                  <w:rFonts w:cstheme="minorHAnsi"/>
                  <w:color w:val="000000"/>
                </w:rPr>
                <w:delText>Enrollment.</w:delText>
              </w:r>
            </w:del>
          </w:p>
          <w:p w14:paraId="6698D4D1" w14:textId="477B4CC7"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44" w:author="Molly McEvilley" w:date="2020-08-20T10:17:00Z"/>
                <w:rFonts w:cstheme="minorHAnsi"/>
                <w:color w:val="000000"/>
              </w:rPr>
            </w:pPr>
            <w:ins w:id="2145" w:author="Molly McEvilley" w:date="2020-08-28T06:20:00Z">
              <w:r>
                <w:rPr>
                  <w:rFonts w:cstheme="minorHAnsi"/>
                  <w:color w:val="000000"/>
                </w:rPr>
                <w:t xml:space="preserve">Maximum </w:t>
              </w:r>
            </w:ins>
            <w:del w:id="2146" w:author="Molly McEvilley" w:date="2020-08-28T06:07:00Z">
              <w:r w:rsidR="009C008E" w:rsidDel="004B17AD">
                <w:rPr>
                  <w:rFonts w:cstheme="minorHAnsi"/>
                  <w:b/>
                  <w:color w:val="000000"/>
                </w:rPr>
                <w:delText>ActiveAge</w:delText>
              </w:r>
            </w:del>
            <w:proofErr w:type="spellStart"/>
            <w:ins w:id="2147" w:author="Molly McEvilley" w:date="2020-08-28T06:07:00Z">
              <w:r w:rsidR="004B17AD">
                <w:rPr>
                  <w:rFonts w:cstheme="minorHAnsi"/>
                  <w:b/>
                  <w:color w:val="000000"/>
                </w:rPr>
                <w:t>ActiveAge</w:t>
              </w:r>
            </w:ins>
            <w:proofErr w:type="spellEnd"/>
            <w:r w:rsidR="009C008E">
              <w:rPr>
                <w:rFonts w:cstheme="minorHAnsi"/>
                <w:b/>
                <w:color w:val="000000"/>
              </w:rPr>
              <w:t xml:space="preserve"> </w:t>
            </w:r>
            <w:del w:id="2148" w:author="Molly McEvilley" w:date="2020-08-20T10:17:00Z">
              <w:r w:rsidR="00333A77" w:rsidRPr="00CF6B0D" w:rsidDel="00417E0B">
                <w:rPr>
                  <w:rFonts w:cstheme="minorHAnsi"/>
                  <w:color w:val="000000"/>
                </w:rPr>
                <w:delText xml:space="preserve">in (21,24) </w:delText>
              </w:r>
            </w:del>
            <w:ins w:id="2149" w:author="Molly McEvilley" w:date="2020-08-20T10:17:00Z">
              <w:r w:rsidR="00417E0B">
                <w:rPr>
                  <w:rFonts w:cstheme="minorHAnsi"/>
                  <w:color w:val="000000"/>
                </w:rPr>
                <w:t>(HoH) in (21,24)</w:t>
              </w:r>
            </w:ins>
          </w:p>
          <w:p w14:paraId="224CFC8F" w14:textId="16D0E2C8"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CF6B0D">
              <w:rPr>
                <w:rFonts w:cstheme="minorHAnsi"/>
                <w:color w:val="000000"/>
              </w:rPr>
              <w:t xml:space="preserve">and </w:t>
            </w:r>
            <w:del w:id="2150" w:author="Molly McEvilley" w:date="2020-08-20T10:13:00Z">
              <w:r w:rsidR="009C008E" w:rsidDel="005357DE">
                <w:rPr>
                  <w:rFonts w:cstheme="minorHAnsi"/>
                  <w:color w:val="000000"/>
                </w:rPr>
                <w:delText>tlsa_</w:delText>
              </w:r>
              <w:r w:rsidRPr="00CF6B0D" w:rsidDel="005357DE">
                <w:rPr>
                  <w:rFonts w:cstheme="minorHAnsi"/>
                  <w:color w:val="000000"/>
                </w:rPr>
                <w:delText>Enrollment.</w:delText>
              </w:r>
              <w:r w:rsidRPr="00CF6B0D" w:rsidDel="005357DE">
                <w:rPr>
                  <w:rFonts w:cstheme="minorHAnsi"/>
                  <w:b/>
                  <w:color w:val="000000"/>
                </w:rPr>
                <w:delText>RelationshipToHoH</w:delText>
              </w:r>
              <w:r w:rsidRPr="00CF6B0D" w:rsidDel="005357DE">
                <w:rPr>
                  <w:rFonts w:cstheme="minorHAnsi"/>
                  <w:color w:val="000000"/>
                </w:rPr>
                <w:delText xml:space="preserve"> = 1 and </w:delText>
              </w:r>
            </w:del>
            <w:proofErr w:type="spellStart"/>
            <w:ins w:id="2151" w:author="Molly McEvilley" w:date="2020-08-20T10:13:00Z">
              <w:r w:rsidR="005357DE">
                <w:rPr>
                  <w:rFonts w:cstheme="minorHAnsi"/>
                  <w:color w:val="000000"/>
                </w:rPr>
                <w:t>tlsa_Person.</w:t>
              </w:r>
            </w:ins>
            <w:r w:rsidRPr="00CF6B0D">
              <w:rPr>
                <w:rFonts w:cstheme="minorHAnsi"/>
                <w:b/>
                <w:color w:val="000000"/>
              </w:rPr>
              <w:t>Race</w:t>
            </w:r>
            <w:proofErr w:type="spellEnd"/>
            <w:r w:rsidRPr="00CF6B0D">
              <w:rPr>
                <w:rFonts w:cstheme="minorHAnsi"/>
                <w:color w:val="000000"/>
              </w:rPr>
              <w:t xml:space="preserve"> = </w:t>
            </w:r>
            <w:r>
              <w:rPr>
                <w:rFonts w:cstheme="minorHAnsi"/>
                <w:color w:val="000000"/>
              </w:rPr>
              <w:t>6</w:t>
            </w:r>
          </w:p>
        </w:tc>
      </w:tr>
      <w:tr w:rsidR="00333A77" w:rsidRPr="00306557" w14:paraId="22BAAD89"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073D9EF" w14:textId="77777777" w:rsidR="00333A77" w:rsidRPr="00F016B9" w:rsidRDefault="00333A77" w:rsidP="00333A77">
            <w:pPr>
              <w:pStyle w:val="NoSpacing"/>
            </w:pPr>
            <w:r w:rsidRPr="00054884">
              <w:rPr>
                <w:rFonts w:cstheme="minorHAnsi"/>
              </w:rPr>
              <w:t>124</w:t>
            </w:r>
          </w:p>
        </w:tc>
        <w:tc>
          <w:tcPr>
            <w:tcW w:w="2905" w:type="dxa"/>
          </w:tcPr>
          <w:p w14:paraId="077C752D"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Non-Hispanic/Latino</w:t>
            </w:r>
          </w:p>
        </w:tc>
        <w:tc>
          <w:tcPr>
            <w:tcW w:w="1265" w:type="dxa"/>
          </w:tcPr>
          <w:p w14:paraId="4CA8008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20775EC2"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5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5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9564A24" w14:textId="2B0206A5"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54" w:author="Molly McEvilley" w:date="2020-08-20T10:17:00Z"/>
                <w:rFonts w:cstheme="minorHAnsi"/>
                <w:color w:val="000000"/>
              </w:rPr>
            </w:pPr>
            <w:ins w:id="2155" w:author="Molly McEvilley" w:date="2020-08-28T06:20:00Z">
              <w:r>
                <w:rPr>
                  <w:rFonts w:cstheme="minorHAnsi"/>
                  <w:color w:val="000000"/>
                </w:rPr>
                <w:t xml:space="preserve">Maximum </w:t>
              </w:r>
            </w:ins>
            <w:del w:id="2156" w:author="Molly McEvilley" w:date="2020-08-28T06:07:00Z">
              <w:r w:rsidR="009C008E" w:rsidDel="004B17AD">
                <w:rPr>
                  <w:rFonts w:cstheme="minorHAnsi"/>
                  <w:b/>
                  <w:color w:val="000000"/>
                </w:rPr>
                <w:delText>ActiveAge</w:delText>
              </w:r>
            </w:del>
            <w:proofErr w:type="spellStart"/>
            <w:ins w:id="215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58" w:author="Molly McEvilley" w:date="2020-08-20T10:17:00Z">
              <w:r w:rsidR="00333A77" w:rsidRPr="00054884" w:rsidDel="00417E0B">
                <w:rPr>
                  <w:rFonts w:cstheme="minorHAnsi"/>
                  <w:color w:val="000000"/>
                </w:rPr>
                <w:delText xml:space="preserve">in (21,24) </w:delText>
              </w:r>
            </w:del>
            <w:ins w:id="2159" w:author="Molly McEvilley" w:date="2020-08-20T10:17:00Z">
              <w:r w:rsidR="00417E0B">
                <w:rPr>
                  <w:rFonts w:cstheme="minorHAnsi"/>
                  <w:color w:val="000000"/>
                </w:rPr>
                <w:t>(HoH) in (21,24)</w:t>
              </w:r>
            </w:ins>
          </w:p>
          <w:p w14:paraId="642962A8" w14:textId="10293EAE"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160"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61"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0</w:t>
            </w:r>
          </w:p>
        </w:tc>
      </w:tr>
      <w:tr w:rsidR="00333A77" w:rsidRPr="00306557" w14:paraId="30E7A66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EA026D3" w14:textId="77777777" w:rsidR="00333A77" w:rsidRPr="00F016B9" w:rsidRDefault="00333A77" w:rsidP="00333A77">
            <w:pPr>
              <w:pStyle w:val="NoSpacing"/>
            </w:pPr>
            <w:r w:rsidRPr="00054884">
              <w:rPr>
                <w:rFonts w:cstheme="minorHAnsi"/>
              </w:rPr>
              <w:t>125</w:t>
            </w:r>
          </w:p>
        </w:tc>
        <w:tc>
          <w:tcPr>
            <w:tcW w:w="2905" w:type="dxa"/>
          </w:tcPr>
          <w:p w14:paraId="10FE667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Hispanic/Latino</w:t>
            </w:r>
          </w:p>
        </w:tc>
        <w:tc>
          <w:tcPr>
            <w:tcW w:w="1265" w:type="dxa"/>
          </w:tcPr>
          <w:p w14:paraId="0AAE8A6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20B7E3C4"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6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6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32AA2C7" w14:textId="45FBC61C"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64" w:author="Molly McEvilley" w:date="2020-08-20T10:17:00Z"/>
                <w:rFonts w:cstheme="minorHAnsi"/>
                <w:color w:val="000000"/>
              </w:rPr>
            </w:pPr>
            <w:ins w:id="2165" w:author="Molly McEvilley" w:date="2020-08-28T06:20:00Z">
              <w:r>
                <w:rPr>
                  <w:rFonts w:cstheme="minorHAnsi"/>
                  <w:color w:val="000000"/>
                </w:rPr>
                <w:t xml:space="preserve">Maximum </w:t>
              </w:r>
            </w:ins>
            <w:del w:id="2166" w:author="Molly McEvilley" w:date="2020-08-28T06:07:00Z">
              <w:r w:rsidR="009C008E" w:rsidDel="004B17AD">
                <w:rPr>
                  <w:rFonts w:cstheme="minorHAnsi"/>
                  <w:b/>
                  <w:color w:val="000000"/>
                </w:rPr>
                <w:delText>ActiveAge</w:delText>
              </w:r>
            </w:del>
            <w:proofErr w:type="spellStart"/>
            <w:ins w:id="216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68" w:author="Molly McEvilley" w:date="2020-08-20T10:17:00Z">
              <w:r w:rsidR="00333A77" w:rsidRPr="00054884" w:rsidDel="00417E0B">
                <w:rPr>
                  <w:rFonts w:cstheme="minorHAnsi"/>
                  <w:color w:val="000000"/>
                </w:rPr>
                <w:delText xml:space="preserve">in (21,24) </w:delText>
              </w:r>
            </w:del>
            <w:ins w:id="2169" w:author="Molly McEvilley" w:date="2020-08-20T10:17:00Z">
              <w:r w:rsidR="00417E0B">
                <w:rPr>
                  <w:rFonts w:cstheme="minorHAnsi"/>
                  <w:color w:val="000000"/>
                </w:rPr>
                <w:t>(HoH) in (21,24)</w:t>
              </w:r>
            </w:ins>
          </w:p>
          <w:p w14:paraId="64FF4ADB" w14:textId="1E671202"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70" w:author="Molly McEvilley" w:date="2020-08-20T10:13: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71" w:author="Molly McEvilley" w:date="2020-08-20T10:13:00Z">
              <w:r w:rsidR="005357DE">
                <w:rPr>
                  <w:rFonts w:cstheme="minorHAnsi"/>
                  <w:color w:val="000000"/>
                </w:rPr>
                <w:t>tlsa_Person.</w:t>
              </w:r>
            </w:ins>
            <w:r w:rsidRPr="00054884">
              <w:rPr>
                <w:rFonts w:cstheme="minorHAnsi"/>
                <w:b/>
                <w:color w:val="000000"/>
              </w:rPr>
              <w:t>Ethnicity</w:t>
            </w:r>
            <w:proofErr w:type="spellEnd"/>
            <w:r w:rsidRPr="00054884">
              <w:rPr>
                <w:rFonts w:cstheme="minorHAnsi"/>
                <w:color w:val="000000"/>
              </w:rPr>
              <w:t xml:space="preserve"> = 1</w:t>
            </w:r>
          </w:p>
        </w:tc>
      </w:tr>
      <w:tr w:rsidR="00333A77" w:rsidRPr="00306557" w14:paraId="4904DD1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1E86888" w14:textId="77777777" w:rsidR="00333A77" w:rsidRPr="00F016B9" w:rsidRDefault="00333A77" w:rsidP="00333A77">
            <w:pPr>
              <w:pStyle w:val="NoSpacing"/>
            </w:pPr>
            <w:r w:rsidRPr="00054884">
              <w:rPr>
                <w:rFonts w:cstheme="minorHAnsi"/>
              </w:rPr>
              <w:t>126</w:t>
            </w:r>
          </w:p>
        </w:tc>
        <w:tc>
          <w:tcPr>
            <w:tcW w:w="2905" w:type="dxa"/>
          </w:tcPr>
          <w:p w14:paraId="0BFF077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Chronically Homeless</w:t>
            </w:r>
          </w:p>
        </w:tc>
        <w:tc>
          <w:tcPr>
            <w:tcW w:w="1265" w:type="dxa"/>
          </w:tcPr>
          <w:p w14:paraId="51CD5251"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600CF2C8"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7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7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15471FFE" w14:textId="0353B441"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74" w:author="Molly McEvilley" w:date="2020-08-20T10:17:00Z"/>
                <w:rFonts w:cstheme="minorHAnsi"/>
                <w:color w:val="000000"/>
              </w:rPr>
            </w:pPr>
            <w:ins w:id="2175" w:author="Molly McEvilley" w:date="2020-08-28T06:20:00Z">
              <w:r>
                <w:rPr>
                  <w:rFonts w:cstheme="minorHAnsi"/>
                  <w:color w:val="000000"/>
                </w:rPr>
                <w:t xml:space="preserve">Maximum </w:t>
              </w:r>
            </w:ins>
            <w:del w:id="2176" w:author="Molly McEvilley" w:date="2020-08-28T06:07:00Z">
              <w:r w:rsidR="009C008E" w:rsidDel="004B17AD">
                <w:rPr>
                  <w:rFonts w:cstheme="minorHAnsi"/>
                  <w:b/>
                  <w:color w:val="000000"/>
                </w:rPr>
                <w:delText>ActiveAge</w:delText>
              </w:r>
            </w:del>
            <w:proofErr w:type="spellStart"/>
            <w:ins w:id="217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78" w:author="Molly McEvilley" w:date="2020-08-20T10:17:00Z">
              <w:r w:rsidR="00333A77" w:rsidRPr="00054884" w:rsidDel="00417E0B">
                <w:rPr>
                  <w:rFonts w:cstheme="minorHAnsi"/>
                  <w:color w:val="000000"/>
                </w:rPr>
                <w:delText xml:space="preserve">in (21,24) </w:delText>
              </w:r>
            </w:del>
            <w:ins w:id="2179" w:author="Molly McEvilley" w:date="2020-08-20T10:17:00Z">
              <w:r w:rsidR="00417E0B">
                <w:rPr>
                  <w:rFonts w:cstheme="minorHAnsi"/>
                  <w:color w:val="000000"/>
                </w:rPr>
                <w:t>(HoH) in (21,24)</w:t>
              </w:r>
            </w:ins>
          </w:p>
          <w:p w14:paraId="4CDBC637" w14:textId="45B3942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054884">
              <w:rPr>
                <w:rFonts w:cstheme="minorHAnsi"/>
                <w:color w:val="000000"/>
              </w:rPr>
              <w:t xml:space="preserve">and </w:t>
            </w:r>
            <w:del w:id="218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81"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1</w:t>
            </w:r>
            <w:r>
              <w:rPr>
                <w:rFonts w:cstheme="minorHAnsi"/>
                <w:color w:val="000000"/>
              </w:rPr>
              <w:t xml:space="preserve"> and</w:t>
            </w:r>
          </w:p>
          <w:p w14:paraId="26500F30"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68636ACB"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61F3E505"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AA2920C" w14:textId="77777777" w:rsidR="00333A77" w:rsidRPr="00F016B9" w:rsidRDefault="00333A77" w:rsidP="00333A77">
            <w:pPr>
              <w:pStyle w:val="NoSpacing"/>
            </w:pPr>
            <w:r w:rsidRPr="00054884">
              <w:rPr>
                <w:rFonts w:cstheme="minorHAnsi"/>
              </w:rPr>
              <w:t>127</w:t>
            </w:r>
          </w:p>
        </w:tc>
        <w:tc>
          <w:tcPr>
            <w:tcW w:w="2905" w:type="dxa"/>
          </w:tcPr>
          <w:p w14:paraId="29C9B645"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Youth - Disabled</w:t>
            </w:r>
          </w:p>
        </w:tc>
        <w:tc>
          <w:tcPr>
            <w:tcW w:w="1265" w:type="dxa"/>
          </w:tcPr>
          <w:p w14:paraId="3A623BB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2</w:t>
            </w:r>
          </w:p>
        </w:tc>
        <w:tc>
          <w:tcPr>
            <w:tcW w:w="3870" w:type="dxa"/>
          </w:tcPr>
          <w:p w14:paraId="69900582"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18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8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5ECAD3F6" w14:textId="789D076D" w:rsidR="00417E0B" w:rsidRDefault="00FE4052" w:rsidP="00333A77">
            <w:pPr>
              <w:pStyle w:val="NoSpacing"/>
              <w:cnfStyle w:val="000000100000" w:firstRow="0" w:lastRow="0" w:firstColumn="0" w:lastColumn="0" w:oddVBand="0" w:evenVBand="0" w:oddHBand="1" w:evenHBand="0" w:firstRowFirstColumn="0" w:firstRowLastColumn="0" w:lastRowFirstColumn="0" w:lastRowLastColumn="0"/>
              <w:rPr>
                <w:ins w:id="2184" w:author="Molly McEvilley" w:date="2020-08-20T10:17:00Z"/>
                <w:rFonts w:cstheme="minorHAnsi"/>
                <w:color w:val="000000"/>
              </w:rPr>
            </w:pPr>
            <w:ins w:id="2185" w:author="Molly McEvilley" w:date="2020-08-28T06:20:00Z">
              <w:r>
                <w:rPr>
                  <w:rFonts w:cstheme="minorHAnsi"/>
                  <w:color w:val="000000"/>
                </w:rPr>
                <w:t xml:space="preserve">Maximum </w:t>
              </w:r>
            </w:ins>
            <w:del w:id="2186" w:author="Molly McEvilley" w:date="2020-08-28T06:07:00Z">
              <w:r w:rsidR="009C008E" w:rsidDel="004B17AD">
                <w:rPr>
                  <w:rFonts w:cstheme="minorHAnsi"/>
                  <w:b/>
                  <w:color w:val="000000"/>
                </w:rPr>
                <w:delText>ActiveAge</w:delText>
              </w:r>
            </w:del>
            <w:proofErr w:type="spellStart"/>
            <w:ins w:id="218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88" w:author="Molly McEvilley" w:date="2020-08-20T10:17:00Z">
              <w:r w:rsidR="00333A77" w:rsidRPr="00054884" w:rsidDel="00417E0B">
                <w:rPr>
                  <w:rFonts w:cstheme="minorHAnsi"/>
                  <w:color w:val="000000"/>
                </w:rPr>
                <w:delText xml:space="preserve">in (21,24) </w:delText>
              </w:r>
            </w:del>
            <w:ins w:id="2189" w:author="Molly McEvilley" w:date="2020-08-20T10:17:00Z">
              <w:r w:rsidR="00417E0B">
                <w:rPr>
                  <w:rFonts w:cstheme="minorHAnsi"/>
                  <w:color w:val="000000"/>
                </w:rPr>
                <w:t>(HoH) in (21,24)</w:t>
              </w:r>
            </w:ins>
          </w:p>
          <w:p w14:paraId="659A0D0F" w14:textId="64A310DD" w:rsidR="00333A77" w:rsidRDefault="00333A77" w:rsidP="00333A77">
            <w:pPr>
              <w:pStyle w:val="NoSpacing"/>
              <w:cnfStyle w:val="000000100000" w:firstRow="0" w:lastRow="0" w:firstColumn="0" w:lastColumn="0" w:oddVBand="0" w:evenVBand="0" w:oddHBand="1" w:evenHBand="0" w:firstRowFirstColumn="0" w:firstRowLastColumn="0" w:lastRowFirstColumn="0" w:lastRowLastColumn="0"/>
              <w:rPr>
                <w:b/>
              </w:rPr>
            </w:pPr>
            <w:r w:rsidRPr="00054884">
              <w:rPr>
                <w:rFonts w:cstheme="minorHAnsi"/>
                <w:color w:val="000000"/>
              </w:rPr>
              <w:t xml:space="preserve">and </w:t>
            </w:r>
            <w:del w:id="219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054884" w:rsidDel="005357DE">
                <w:rPr>
                  <w:rFonts w:cstheme="minorHAnsi"/>
                  <w:color w:val="000000"/>
                </w:rPr>
                <w:delText xml:space="preserve">and </w:delText>
              </w:r>
            </w:del>
            <w:proofErr w:type="spellStart"/>
            <w:ins w:id="2191" w:author="Molly McEvilley" w:date="2020-08-20T10:14:00Z">
              <w:r w:rsidR="005357DE">
                <w:rPr>
                  <w:rFonts w:cstheme="minorHAnsi"/>
                  <w:color w:val="000000"/>
                </w:rPr>
                <w:t>tlsa_Person.</w:t>
              </w:r>
            </w:ins>
            <w:r w:rsidRPr="00054884">
              <w:rPr>
                <w:rFonts w:cstheme="minorHAnsi"/>
                <w:b/>
                <w:color w:val="000000"/>
              </w:rPr>
              <w:t>DisabilityStatus</w:t>
            </w:r>
            <w:proofErr w:type="spellEnd"/>
            <w:r w:rsidRPr="00054884">
              <w:rPr>
                <w:rFonts w:cstheme="minorHAnsi"/>
                <w:color w:val="000000"/>
              </w:rPr>
              <w:t xml:space="preserve"> = </w:t>
            </w:r>
            <w:r w:rsidR="008130A2">
              <w:rPr>
                <w:rFonts w:cstheme="minorHAnsi"/>
                <w:color w:val="000000"/>
              </w:rPr>
              <w:t>1</w:t>
            </w:r>
          </w:p>
        </w:tc>
      </w:tr>
      <w:tr w:rsidR="00333A77" w:rsidRPr="00306557" w14:paraId="06AD522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64A5D239" w14:textId="77777777" w:rsidR="00333A77" w:rsidRPr="00F016B9" w:rsidRDefault="00333A77" w:rsidP="00333A77">
            <w:pPr>
              <w:pStyle w:val="NoSpacing"/>
            </w:pPr>
            <w:r w:rsidRPr="00054884">
              <w:rPr>
                <w:rFonts w:cstheme="minorHAnsi"/>
              </w:rPr>
              <w:t>128</w:t>
            </w:r>
          </w:p>
        </w:tc>
        <w:tc>
          <w:tcPr>
            <w:tcW w:w="2905" w:type="dxa"/>
          </w:tcPr>
          <w:p w14:paraId="487EB3A4"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Youth - Fleeing Domestic Violence</w:t>
            </w:r>
          </w:p>
        </w:tc>
        <w:tc>
          <w:tcPr>
            <w:tcW w:w="1265" w:type="dxa"/>
          </w:tcPr>
          <w:p w14:paraId="3FBE79BD"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2</w:t>
            </w:r>
          </w:p>
        </w:tc>
        <w:tc>
          <w:tcPr>
            <w:tcW w:w="3870" w:type="dxa"/>
          </w:tcPr>
          <w:p w14:paraId="03D03D1B"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192"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193" w:author="Molly McEvilley" w:date="2020-08-28T06:20:00Z">
              <w:r w:rsidDel="00FE4052">
                <w:rPr>
                  <w:rFonts w:cstheme="minorHAnsi"/>
                  <w:color w:val="000000"/>
                </w:rPr>
                <w:delText>tlsa_</w:delText>
              </w:r>
              <w:r w:rsidR="00333A77" w:rsidDel="00FE4052">
                <w:rPr>
                  <w:rFonts w:cstheme="minorHAnsi"/>
                  <w:color w:val="000000"/>
                </w:rPr>
                <w:delText>Enrollment.</w:delText>
              </w:r>
            </w:del>
          </w:p>
          <w:p w14:paraId="7820A8B8" w14:textId="2AD57F90" w:rsidR="00417E0B" w:rsidRDefault="00FE4052" w:rsidP="00333A77">
            <w:pPr>
              <w:pStyle w:val="NoSpacing"/>
              <w:cnfStyle w:val="000000010000" w:firstRow="0" w:lastRow="0" w:firstColumn="0" w:lastColumn="0" w:oddVBand="0" w:evenVBand="0" w:oddHBand="0" w:evenHBand="1" w:firstRowFirstColumn="0" w:firstRowLastColumn="0" w:lastRowFirstColumn="0" w:lastRowLastColumn="0"/>
              <w:rPr>
                <w:ins w:id="2194" w:author="Molly McEvilley" w:date="2020-08-20T10:17:00Z"/>
                <w:rFonts w:cstheme="minorHAnsi"/>
                <w:color w:val="000000"/>
              </w:rPr>
            </w:pPr>
            <w:ins w:id="2195" w:author="Molly McEvilley" w:date="2020-08-28T06:20:00Z">
              <w:r>
                <w:rPr>
                  <w:rFonts w:cstheme="minorHAnsi"/>
                  <w:color w:val="000000"/>
                </w:rPr>
                <w:t xml:space="preserve">Maximum </w:t>
              </w:r>
            </w:ins>
            <w:del w:id="2196" w:author="Molly McEvilley" w:date="2020-08-28T06:07:00Z">
              <w:r w:rsidR="009C008E" w:rsidDel="004B17AD">
                <w:rPr>
                  <w:rFonts w:cstheme="minorHAnsi"/>
                  <w:b/>
                  <w:color w:val="000000"/>
                </w:rPr>
                <w:delText>ActiveAge</w:delText>
              </w:r>
            </w:del>
            <w:proofErr w:type="spellStart"/>
            <w:ins w:id="2197" w:author="Molly McEvilley" w:date="2020-09-10T11:39:00Z">
              <w:r w:rsidR="00F01E00">
                <w:rPr>
                  <w:rFonts w:cstheme="minorHAnsi"/>
                  <w:b/>
                  <w:color w:val="000000"/>
                </w:rPr>
                <w:t>ActiveAge</w:t>
              </w:r>
            </w:ins>
            <w:proofErr w:type="spellEnd"/>
            <w:r w:rsidR="009C008E">
              <w:rPr>
                <w:rFonts w:cstheme="minorHAnsi"/>
                <w:b/>
                <w:color w:val="000000"/>
              </w:rPr>
              <w:t xml:space="preserve"> </w:t>
            </w:r>
            <w:del w:id="2198" w:author="Molly McEvilley" w:date="2020-08-20T10:17:00Z">
              <w:r w:rsidR="00333A77" w:rsidRPr="00054884" w:rsidDel="00417E0B">
                <w:rPr>
                  <w:rFonts w:cstheme="minorHAnsi"/>
                  <w:color w:val="000000"/>
                </w:rPr>
                <w:delText xml:space="preserve">in (21,24) </w:delText>
              </w:r>
            </w:del>
            <w:ins w:id="2199" w:author="Molly McEvilley" w:date="2020-08-20T10:17:00Z">
              <w:r w:rsidR="00417E0B">
                <w:rPr>
                  <w:rFonts w:cstheme="minorHAnsi"/>
                  <w:color w:val="000000"/>
                </w:rPr>
                <w:t>(HoH) in (21,24)</w:t>
              </w:r>
            </w:ins>
          </w:p>
          <w:p w14:paraId="0951155D" w14:textId="525D2E31"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sidRPr="00054884">
              <w:rPr>
                <w:rFonts w:cstheme="minorHAnsi"/>
                <w:color w:val="000000"/>
              </w:rPr>
              <w:t xml:space="preserve">and </w:t>
            </w:r>
            <w:del w:id="2200"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1</w:delText>
              </w:r>
              <w:r w:rsidRPr="00054884" w:rsidDel="005357DE">
                <w:rPr>
                  <w:rFonts w:cstheme="minorHAnsi"/>
                  <w:color w:val="000000"/>
                </w:rPr>
                <w:delText xml:space="preserve"> and </w:delText>
              </w:r>
            </w:del>
            <w:proofErr w:type="spellStart"/>
            <w:r>
              <w:rPr>
                <w:rFonts w:cstheme="minorHAnsi"/>
                <w:b/>
                <w:color w:val="000000"/>
              </w:rPr>
              <w:t>DVStatus</w:t>
            </w:r>
            <w:proofErr w:type="spellEnd"/>
            <w:r w:rsidRPr="00054884">
              <w:rPr>
                <w:rFonts w:cstheme="minorHAnsi"/>
                <w:color w:val="000000"/>
              </w:rPr>
              <w:t xml:space="preserve"> </w:t>
            </w:r>
            <w:ins w:id="2201" w:author="Molly McEvilley" w:date="2020-08-20T11:48:00Z">
              <w:r w:rsidR="009064C3">
                <w:rPr>
                  <w:rFonts w:cstheme="minorHAnsi"/>
                  <w:color w:val="000000"/>
                </w:rPr>
                <w:t xml:space="preserve">(HoH) </w:t>
              </w:r>
            </w:ins>
            <w:r w:rsidRPr="00054884">
              <w:rPr>
                <w:rFonts w:cstheme="minorHAnsi"/>
                <w:color w:val="000000"/>
              </w:rPr>
              <w:t>= 1</w:t>
            </w:r>
          </w:p>
        </w:tc>
      </w:tr>
      <w:tr w:rsidR="00333A77" w:rsidRPr="00306557" w14:paraId="04589499"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2345816" w14:textId="77777777" w:rsidR="00333A77" w:rsidRPr="00F016B9" w:rsidRDefault="00333A77" w:rsidP="00333A77">
            <w:pPr>
              <w:pStyle w:val="NoSpacing"/>
            </w:pPr>
            <w:r w:rsidRPr="00054884">
              <w:rPr>
                <w:rFonts w:cstheme="minorHAnsi"/>
              </w:rPr>
              <w:lastRenderedPageBreak/>
              <w:t>129</w:t>
            </w:r>
          </w:p>
        </w:tc>
        <w:tc>
          <w:tcPr>
            <w:tcW w:w="2905" w:type="dxa"/>
          </w:tcPr>
          <w:p w14:paraId="6D242240"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Female</w:t>
            </w:r>
          </w:p>
        </w:tc>
        <w:tc>
          <w:tcPr>
            <w:tcW w:w="1265" w:type="dxa"/>
          </w:tcPr>
          <w:p w14:paraId="1E42DE6C"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65BA1BD" w14:textId="5EF1C596"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02"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03"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204"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4D7AD57A"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55496941" w14:textId="77777777" w:rsidR="00333A77" w:rsidRPr="00F016B9" w:rsidRDefault="00333A77" w:rsidP="00333A77">
            <w:pPr>
              <w:pStyle w:val="NoSpacing"/>
            </w:pPr>
            <w:r w:rsidRPr="00054884">
              <w:rPr>
                <w:rFonts w:cstheme="minorHAnsi"/>
              </w:rPr>
              <w:t>130</w:t>
            </w:r>
          </w:p>
        </w:tc>
        <w:tc>
          <w:tcPr>
            <w:tcW w:w="2905" w:type="dxa"/>
          </w:tcPr>
          <w:p w14:paraId="7C57BAE0"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Male</w:t>
            </w:r>
          </w:p>
        </w:tc>
        <w:tc>
          <w:tcPr>
            <w:tcW w:w="1265" w:type="dxa"/>
          </w:tcPr>
          <w:p w14:paraId="4CA92287"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F9E7854" w14:textId="7C35FF8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0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06"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207" w:author="Molly McEvilley" w:date="2020-08-20T10:18:00Z">
              <w:r w:rsidR="00417E0B">
                <w:rPr>
                  <w:rFonts w:cstheme="minorHAnsi"/>
                  <w:color w:val="000000"/>
                </w:rPr>
                <w:t xml:space="preserve">(HoH) </w:t>
              </w:r>
            </w:ins>
            <w:r w:rsidR="00333A77" w:rsidRPr="00054884">
              <w:rPr>
                <w:rFonts w:cstheme="minorHAnsi"/>
                <w:color w:val="000000"/>
              </w:rPr>
              <w:t>= 2</w:t>
            </w:r>
          </w:p>
        </w:tc>
      </w:tr>
      <w:tr w:rsidR="00333A77" w:rsidRPr="00306557" w14:paraId="1090E39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5C948A" w14:textId="77777777" w:rsidR="00333A77" w:rsidRPr="00F016B9" w:rsidRDefault="00333A77" w:rsidP="00333A77">
            <w:pPr>
              <w:pStyle w:val="NoSpacing"/>
            </w:pPr>
            <w:r w:rsidRPr="00054884">
              <w:rPr>
                <w:rFonts w:cstheme="minorHAnsi"/>
              </w:rPr>
              <w:t>131</w:t>
            </w:r>
          </w:p>
        </w:tc>
        <w:tc>
          <w:tcPr>
            <w:tcW w:w="2905" w:type="dxa"/>
          </w:tcPr>
          <w:p w14:paraId="06BB6F91"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Transgender</w:t>
            </w:r>
          </w:p>
        </w:tc>
        <w:tc>
          <w:tcPr>
            <w:tcW w:w="1265" w:type="dxa"/>
          </w:tcPr>
          <w:p w14:paraId="5FB3C3D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E6D4230" w14:textId="3E99D249"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0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09"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210" w:author="Molly McEvilley" w:date="2020-08-20T10:18:00Z">
              <w:r w:rsidR="00417E0B">
                <w:rPr>
                  <w:rFonts w:cstheme="minorHAnsi"/>
                  <w:color w:val="000000"/>
                </w:rPr>
                <w:t xml:space="preserve">(HoH) </w:t>
              </w:r>
            </w:ins>
            <w:r w:rsidR="00333A77" w:rsidRPr="00054884">
              <w:rPr>
                <w:rFonts w:cstheme="minorHAnsi"/>
                <w:color w:val="000000"/>
              </w:rPr>
              <w:t>= 3</w:t>
            </w:r>
          </w:p>
        </w:tc>
      </w:tr>
      <w:tr w:rsidR="00333A77" w:rsidRPr="00306557" w14:paraId="0CFE5FD7"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176C0AA" w14:textId="77777777" w:rsidR="00333A77" w:rsidRPr="00F016B9" w:rsidRDefault="00333A77" w:rsidP="00333A77">
            <w:pPr>
              <w:pStyle w:val="NoSpacing"/>
            </w:pPr>
            <w:r w:rsidRPr="00054884">
              <w:rPr>
                <w:rFonts w:cstheme="minorHAnsi"/>
              </w:rPr>
              <w:t>132</w:t>
            </w:r>
          </w:p>
        </w:tc>
        <w:tc>
          <w:tcPr>
            <w:tcW w:w="2905" w:type="dxa"/>
          </w:tcPr>
          <w:p w14:paraId="63C9F9D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Gender non-conforming</w:t>
            </w:r>
          </w:p>
        </w:tc>
        <w:tc>
          <w:tcPr>
            <w:tcW w:w="1265" w:type="dxa"/>
          </w:tcPr>
          <w:p w14:paraId="5681D2BE"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D7E9A9D" w14:textId="2E252358"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1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12" w:author="Molly McEvilley" w:date="2020-08-20T10:14:00Z">
              <w:r w:rsidR="005357DE">
                <w:rPr>
                  <w:rFonts w:cstheme="minorHAnsi"/>
                  <w:color w:val="000000"/>
                </w:rPr>
                <w:t>tlsa_Person.</w:t>
              </w:r>
            </w:ins>
            <w:r w:rsidR="00333A77" w:rsidRPr="00054884">
              <w:rPr>
                <w:rFonts w:cstheme="minorHAnsi"/>
                <w:b/>
                <w:color w:val="000000"/>
              </w:rPr>
              <w:t>Gender</w:t>
            </w:r>
            <w:proofErr w:type="spellEnd"/>
            <w:r w:rsidR="00333A77" w:rsidRPr="00054884">
              <w:rPr>
                <w:rFonts w:cstheme="minorHAnsi"/>
                <w:color w:val="000000"/>
              </w:rPr>
              <w:t xml:space="preserve"> </w:t>
            </w:r>
            <w:ins w:id="2213" w:author="Molly McEvilley" w:date="2020-08-20T10:18:00Z">
              <w:r w:rsidR="00417E0B">
                <w:rPr>
                  <w:rFonts w:cstheme="minorHAnsi"/>
                  <w:color w:val="000000"/>
                </w:rPr>
                <w:t xml:space="preserve">(HoH) </w:t>
              </w:r>
            </w:ins>
            <w:r w:rsidR="00333A77" w:rsidRPr="00054884">
              <w:rPr>
                <w:rFonts w:cstheme="minorHAnsi"/>
                <w:color w:val="000000"/>
              </w:rPr>
              <w:t>=</w:t>
            </w:r>
            <w:r w:rsidR="00333A77">
              <w:rPr>
                <w:rFonts w:cstheme="minorHAnsi"/>
                <w:color w:val="000000"/>
              </w:rPr>
              <w:t xml:space="preserve"> 4</w:t>
            </w:r>
          </w:p>
        </w:tc>
      </w:tr>
      <w:tr w:rsidR="00333A77" w:rsidRPr="00306557" w14:paraId="4B06653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15AF76AD" w14:textId="77777777" w:rsidR="00333A77" w:rsidRPr="00F016B9" w:rsidRDefault="00333A77" w:rsidP="00333A77">
            <w:pPr>
              <w:pStyle w:val="NoSpacing"/>
            </w:pPr>
            <w:r w:rsidRPr="00054884">
              <w:rPr>
                <w:rFonts w:cstheme="minorHAnsi"/>
              </w:rPr>
              <w:t>133</w:t>
            </w:r>
          </w:p>
        </w:tc>
        <w:tc>
          <w:tcPr>
            <w:tcW w:w="2905" w:type="dxa"/>
          </w:tcPr>
          <w:p w14:paraId="07688DD6"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White, non-Hispanic/Latino</w:t>
            </w:r>
          </w:p>
        </w:tc>
        <w:tc>
          <w:tcPr>
            <w:tcW w:w="1265" w:type="dxa"/>
          </w:tcPr>
          <w:p w14:paraId="51160D0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55FFA268" w14:textId="61C9C53A"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1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15" w:author="Molly McEvilley" w:date="2020-08-20T10:14:00Z">
              <w:r w:rsidR="005357DE">
                <w:rPr>
                  <w:rFonts w:cstheme="minorHAnsi"/>
                  <w:color w:val="000000"/>
                </w:rPr>
                <w:t>tlsa_Person.</w:t>
              </w:r>
            </w:ins>
            <w:r w:rsidR="00333A77" w:rsidRPr="00054884">
              <w:rPr>
                <w:rFonts w:cstheme="minorHAnsi"/>
                <w:b/>
                <w:color w:val="000000"/>
              </w:rPr>
              <w:t>Race</w:t>
            </w:r>
            <w:proofErr w:type="spellEnd"/>
            <w:r w:rsidR="00333A77" w:rsidRPr="00054884">
              <w:rPr>
                <w:rFonts w:cstheme="minorHAnsi"/>
                <w:color w:val="000000"/>
              </w:rPr>
              <w:t xml:space="preserve"> </w:t>
            </w:r>
            <w:ins w:id="2216"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6C510EC6"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F64FAD7" w14:textId="77777777" w:rsidR="00333A77" w:rsidRPr="00F016B9" w:rsidRDefault="00333A77" w:rsidP="00333A77">
            <w:pPr>
              <w:pStyle w:val="NoSpacing"/>
            </w:pPr>
            <w:r w:rsidRPr="00054884">
              <w:rPr>
                <w:rFonts w:cstheme="minorHAnsi"/>
              </w:rPr>
              <w:t>134</w:t>
            </w:r>
          </w:p>
        </w:tc>
        <w:tc>
          <w:tcPr>
            <w:tcW w:w="2905" w:type="dxa"/>
          </w:tcPr>
          <w:p w14:paraId="6FF7F57A"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White, Hispanic/Latino</w:t>
            </w:r>
          </w:p>
        </w:tc>
        <w:tc>
          <w:tcPr>
            <w:tcW w:w="1265" w:type="dxa"/>
          </w:tcPr>
          <w:p w14:paraId="16912E5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AAAFA4C" w14:textId="14A02F3E"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17"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18"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219"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1</w:t>
            </w:r>
          </w:p>
        </w:tc>
      </w:tr>
      <w:tr w:rsidR="00333A77" w:rsidRPr="00306557" w14:paraId="44E41668"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CB0A19C" w14:textId="77777777" w:rsidR="00333A77" w:rsidRPr="00F016B9" w:rsidRDefault="00333A77" w:rsidP="00333A77">
            <w:pPr>
              <w:pStyle w:val="NoSpacing"/>
            </w:pPr>
            <w:r w:rsidRPr="00054884">
              <w:rPr>
                <w:rFonts w:cstheme="minorHAnsi"/>
              </w:rPr>
              <w:t>135</w:t>
            </w:r>
          </w:p>
        </w:tc>
        <w:tc>
          <w:tcPr>
            <w:tcW w:w="2905" w:type="dxa"/>
          </w:tcPr>
          <w:p w14:paraId="1F34DC3A"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Black or African American</w:t>
            </w:r>
          </w:p>
        </w:tc>
        <w:tc>
          <w:tcPr>
            <w:tcW w:w="1265" w:type="dxa"/>
          </w:tcPr>
          <w:p w14:paraId="49F16EF7"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3AE806" w14:textId="604129F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20"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21"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222"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2</w:t>
            </w:r>
          </w:p>
        </w:tc>
      </w:tr>
      <w:tr w:rsidR="00333A77" w:rsidRPr="00306557" w14:paraId="0DB9A590"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C60A7" w14:textId="77777777" w:rsidR="00333A77" w:rsidRPr="00F016B9" w:rsidRDefault="00333A77" w:rsidP="00333A77">
            <w:pPr>
              <w:pStyle w:val="NoSpacing"/>
            </w:pPr>
            <w:r w:rsidRPr="00054884">
              <w:rPr>
                <w:rFonts w:cstheme="minorHAnsi"/>
              </w:rPr>
              <w:t>136</w:t>
            </w:r>
          </w:p>
        </w:tc>
        <w:tc>
          <w:tcPr>
            <w:tcW w:w="2905" w:type="dxa"/>
          </w:tcPr>
          <w:p w14:paraId="1054F4C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Asian</w:t>
            </w:r>
          </w:p>
        </w:tc>
        <w:tc>
          <w:tcPr>
            <w:tcW w:w="1265" w:type="dxa"/>
          </w:tcPr>
          <w:p w14:paraId="264072B5"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117D4480" w14:textId="3EF3339B"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23"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24"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225"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3</w:t>
            </w:r>
          </w:p>
        </w:tc>
      </w:tr>
      <w:tr w:rsidR="00333A77" w:rsidRPr="00306557" w14:paraId="1951CD7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114E98" w14:textId="77777777" w:rsidR="00333A77" w:rsidRPr="00F016B9" w:rsidRDefault="00333A77" w:rsidP="00333A77">
            <w:pPr>
              <w:pStyle w:val="NoSpacing"/>
            </w:pPr>
            <w:r w:rsidRPr="00054884">
              <w:rPr>
                <w:rFonts w:cstheme="minorHAnsi"/>
              </w:rPr>
              <w:t>137</w:t>
            </w:r>
          </w:p>
        </w:tc>
        <w:tc>
          <w:tcPr>
            <w:tcW w:w="2905" w:type="dxa"/>
          </w:tcPr>
          <w:p w14:paraId="0100E96D"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American Indian or Alaska Native</w:t>
            </w:r>
          </w:p>
        </w:tc>
        <w:tc>
          <w:tcPr>
            <w:tcW w:w="1265" w:type="dxa"/>
          </w:tcPr>
          <w:p w14:paraId="1B07A3A9"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0F1E528E" w14:textId="130FA378"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26"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27"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228"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4</w:t>
            </w:r>
          </w:p>
        </w:tc>
      </w:tr>
      <w:tr w:rsidR="00333A77" w:rsidRPr="00306557" w14:paraId="63BAC0B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4529EF" w14:textId="77777777" w:rsidR="00333A77" w:rsidRPr="00F016B9" w:rsidRDefault="00333A77" w:rsidP="00333A77">
            <w:pPr>
              <w:pStyle w:val="NoSpacing"/>
            </w:pPr>
            <w:r w:rsidRPr="00054884">
              <w:rPr>
                <w:rFonts w:cstheme="minorHAnsi"/>
              </w:rPr>
              <w:t>138</w:t>
            </w:r>
          </w:p>
        </w:tc>
        <w:tc>
          <w:tcPr>
            <w:tcW w:w="2905" w:type="dxa"/>
          </w:tcPr>
          <w:p w14:paraId="62669F22"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Native Hawaiian / Other Pacific Islander</w:t>
            </w:r>
          </w:p>
        </w:tc>
        <w:tc>
          <w:tcPr>
            <w:tcW w:w="1265" w:type="dxa"/>
          </w:tcPr>
          <w:p w14:paraId="15F3D3C4"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460FB5B5" w14:textId="59FEE41F"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29"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30"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231"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5</w:t>
            </w:r>
          </w:p>
        </w:tc>
      </w:tr>
      <w:tr w:rsidR="00333A77" w:rsidRPr="00306557" w14:paraId="6E53CD8D"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E80E04A" w14:textId="77777777" w:rsidR="00333A77" w:rsidRPr="00F016B9" w:rsidRDefault="00333A77" w:rsidP="00333A77">
            <w:pPr>
              <w:pStyle w:val="NoSpacing"/>
            </w:pPr>
            <w:r w:rsidRPr="00054884">
              <w:rPr>
                <w:rFonts w:cstheme="minorHAnsi"/>
              </w:rPr>
              <w:t>139</w:t>
            </w:r>
          </w:p>
        </w:tc>
        <w:tc>
          <w:tcPr>
            <w:tcW w:w="2905" w:type="dxa"/>
          </w:tcPr>
          <w:p w14:paraId="0129314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Multiple Races</w:t>
            </w:r>
          </w:p>
        </w:tc>
        <w:tc>
          <w:tcPr>
            <w:tcW w:w="1265" w:type="dxa"/>
          </w:tcPr>
          <w:p w14:paraId="24535133"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2B5EC90D" w14:textId="22825593"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sidRPr="00CF6B0D">
              <w:rPr>
                <w:rFonts w:cstheme="minorHAnsi"/>
                <w:bCs/>
                <w:color w:val="000000"/>
              </w:rPr>
              <w:t>.</w:t>
            </w:r>
            <w:r w:rsidR="00333A77" w:rsidRPr="00CF6B0D">
              <w:rPr>
                <w:rFonts w:cstheme="minorHAnsi"/>
                <w:b/>
                <w:color w:val="000000"/>
              </w:rPr>
              <w:t>HHParent</w:t>
            </w:r>
            <w:proofErr w:type="spellEnd"/>
            <w:r w:rsidR="00333A77" w:rsidRPr="00CF6B0D">
              <w:rPr>
                <w:rFonts w:cstheme="minorHAnsi"/>
                <w:color w:val="000000"/>
              </w:rPr>
              <w:t xml:space="preserve"> = 1 and </w:t>
            </w:r>
            <w:del w:id="2232" w:author="Molly McEvilley" w:date="2020-08-20T10:14:00Z">
              <w:r w:rsidDel="005357DE">
                <w:rPr>
                  <w:rFonts w:cstheme="minorHAnsi"/>
                  <w:color w:val="000000"/>
                </w:rPr>
                <w:delText>tlsa_</w:delText>
              </w:r>
              <w:r w:rsidR="00333A77" w:rsidRPr="00CF6B0D" w:rsidDel="005357DE">
                <w:rPr>
                  <w:rFonts w:cstheme="minorHAnsi"/>
                  <w:color w:val="000000"/>
                </w:rPr>
                <w:delText>Enrollment.</w:delText>
              </w:r>
              <w:r w:rsidR="00333A77" w:rsidRPr="00CF6B0D" w:rsidDel="005357DE">
                <w:rPr>
                  <w:rFonts w:cstheme="minorHAnsi"/>
                  <w:b/>
                  <w:color w:val="000000"/>
                </w:rPr>
                <w:delText>RelationshipToHoH</w:delText>
              </w:r>
              <w:r w:rsidR="00333A77" w:rsidRPr="00CF6B0D" w:rsidDel="005357DE">
                <w:rPr>
                  <w:rFonts w:cstheme="minorHAnsi"/>
                  <w:color w:val="000000"/>
                </w:rPr>
                <w:delText xml:space="preserve"> = 1 and </w:delText>
              </w:r>
            </w:del>
            <w:proofErr w:type="spellStart"/>
            <w:ins w:id="2233" w:author="Molly McEvilley" w:date="2020-08-20T10:14:00Z">
              <w:r w:rsidR="005357DE">
                <w:rPr>
                  <w:rFonts w:cstheme="minorHAnsi"/>
                  <w:color w:val="000000"/>
                </w:rPr>
                <w:t>tlsa_Person.</w:t>
              </w:r>
            </w:ins>
            <w:r w:rsidR="00333A77" w:rsidRPr="00CF6B0D">
              <w:rPr>
                <w:rFonts w:cstheme="minorHAnsi"/>
                <w:b/>
                <w:color w:val="000000"/>
              </w:rPr>
              <w:t>Race</w:t>
            </w:r>
            <w:proofErr w:type="spellEnd"/>
            <w:r w:rsidR="00333A77" w:rsidRPr="00CF6B0D">
              <w:rPr>
                <w:rFonts w:cstheme="minorHAnsi"/>
                <w:color w:val="000000"/>
              </w:rPr>
              <w:t xml:space="preserve"> </w:t>
            </w:r>
            <w:ins w:id="2234" w:author="Molly McEvilley" w:date="2020-08-20T10:18:00Z">
              <w:r w:rsidR="00417E0B">
                <w:rPr>
                  <w:rFonts w:cstheme="minorHAnsi"/>
                  <w:color w:val="000000"/>
                </w:rPr>
                <w:t xml:space="preserve">(HoH) </w:t>
              </w:r>
            </w:ins>
            <w:r w:rsidR="00333A77" w:rsidRPr="00CF6B0D">
              <w:rPr>
                <w:rFonts w:cstheme="minorHAnsi"/>
                <w:color w:val="000000"/>
              </w:rPr>
              <w:t xml:space="preserve">= </w:t>
            </w:r>
            <w:r w:rsidR="00333A77">
              <w:rPr>
                <w:rFonts w:cstheme="minorHAnsi"/>
                <w:color w:val="000000"/>
              </w:rPr>
              <w:t>6</w:t>
            </w:r>
          </w:p>
        </w:tc>
      </w:tr>
      <w:tr w:rsidR="00333A77" w:rsidRPr="00306557" w14:paraId="324E3421"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00189E8" w14:textId="77777777" w:rsidR="00333A77" w:rsidRPr="00F016B9" w:rsidRDefault="00333A77" w:rsidP="00333A77">
            <w:pPr>
              <w:pStyle w:val="NoSpacing"/>
            </w:pPr>
            <w:r w:rsidRPr="00054884">
              <w:rPr>
                <w:rFonts w:cstheme="minorHAnsi"/>
              </w:rPr>
              <w:t>140</w:t>
            </w:r>
          </w:p>
        </w:tc>
        <w:tc>
          <w:tcPr>
            <w:tcW w:w="2905" w:type="dxa"/>
          </w:tcPr>
          <w:p w14:paraId="761445E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Non-Hispanic/Latino</w:t>
            </w:r>
          </w:p>
        </w:tc>
        <w:tc>
          <w:tcPr>
            <w:tcW w:w="1265" w:type="dxa"/>
          </w:tcPr>
          <w:p w14:paraId="02CA606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28DFF1DB" w14:textId="7D19B9D9"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35"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36"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237" w:author="Molly McEvilley" w:date="2020-08-20T10:18:00Z">
              <w:r w:rsidR="00417E0B">
                <w:rPr>
                  <w:rFonts w:cstheme="minorHAnsi"/>
                  <w:color w:val="000000"/>
                </w:rPr>
                <w:t xml:space="preserve">(HoH) </w:t>
              </w:r>
            </w:ins>
            <w:r w:rsidR="00333A77" w:rsidRPr="00054884">
              <w:rPr>
                <w:rFonts w:cstheme="minorHAnsi"/>
                <w:color w:val="000000"/>
              </w:rPr>
              <w:t>= 0</w:t>
            </w:r>
          </w:p>
        </w:tc>
      </w:tr>
      <w:tr w:rsidR="00333A77" w:rsidRPr="00306557" w14:paraId="5EE8DDF0"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D32B119" w14:textId="77777777" w:rsidR="00333A77" w:rsidRPr="00F016B9" w:rsidRDefault="00333A77" w:rsidP="00333A77">
            <w:pPr>
              <w:pStyle w:val="NoSpacing"/>
            </w:pPr>
            <w:r w:rsidRPr="00054884">
              <w:rPr>
                <w:rFonts w:cstheme="minorHAnsi"/>
              </w:rPr>
              <w:t>141</w:t>
            </w:r>
          </w:p>
        </w:tc>
        <w:tc>
          <w:tcPr>
            <w:tcW w:w="2905" w:type="dxa"/>
          </w:tcPr>
          <w:p w14:paraId="1CC1077E"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Hispanic/Latino</w:t>
            </w:r>
          </w:p>
        </w:tc>
        <w:tc>
          <w:tcPr>
            <w:tcW w:w="1265" w:type="dxa"/>
          </w:tcPr>
          <w:p w14:paraId="3449268B"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75587E0E" w14:textId="5EFBA4AE"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38"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39" w:author="Molly McEvilley" w:date="2020-08-20T10:14:00Z">
              <w:r w:rsidR="005357DE">
                <w:rPr>
                  <w:rFonts w:cstheme="minorHAnsi"/>
                  <w:color w:val="000000"/>
                </w:rPr>
                <w:t>tlsa_Person.</w:t>
              </w:r>
            </w:ins>
            <w:r w:rsidR="00333A77" w:rsidRPr="00054884">
              <w:rPr>
                <w:rFonts w:cstheme="minorHAnsi"/>
                <w:b/>
                <w:color w:val="000000"/>
              </w:rPr>
              <w:t>Ethnicity</w:t>
            </w:r>
            <w:proofErr w:type="spellEnd"/>
            <w:r w:rsidR="00333A77" w:rsidRPr="00054884">
              <w:rPr>
                <w:rFonts w:cstheme="minorHAnsi"/>
                <w:color w:val="000000"/>
              </w:rPr>
              <w:t xml:space="preserve"> </w:t>
            </w:r>
            <w:ins w:id="2240" w:author="Molly McEvilley" w:date="2020-08-20T10:18:00Z">
              <w:r w:rsidR="00417E0B">
                <w:rPr>
                  <w:rFonts w:cstheme="minorHAnsi"/>
                  <w:color w:val="000000"/>
                </w:rPr>
                <w:t xml:space="preserve">(HoH) </w:t>
              </w:r>
            </w:ins>
            <w:r w:rsidR="00333A77" w:rsidRPr="00054884">
              <w:rPr>
                <w:rFonts w:cstheme="minorHAnsi"/>
                <w:color w:val="000000"/>
              </w:rPr>
              <w:t>= 1</w:t>
            </w:r>
          </w:p>
        </w:tc>
      </w:tr>
      <w:tr w:rsidR="00333A77" w:rsidRPr="00306557" w14:paraId="32ECEC04"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6972DF6" w14:textId="77777777" w:rsidR="00333A77" w:rsidRPr="00F016B9" w:rsidRDefault="00333A77" w:rsidP="00333A77">
            <w:pPr>
              <w:pStyle w:val="NoSpacing"/>
            </w:pPr>
            <w:r w:rsidRPr="00054884">
              <w:rPr>
                <w:rFonts w:cstheme="minorHAnsi"/>
              </w:rPr>
              <w:t>142</w:t>
            </w:r>
          </w:p>
        </w:tc>
        <w:tc>
          <w:tcPr>
            <w:tcW w:w="2905" w:type="dxa"/>
          </w:tcPr>
          <w:p w14:paraId="10CAEDD1"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Chronically Homeless</w:t>
            </w:r>
          </w:p>
        </w:tc>
        <w:tc>
          <w:tcPr>
            <w:tcW w:w="1265" w:type="dxa"/>
          </w:tcPr>
          <w:p w14:paraId="54122E49"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58868BAC" w14:textId="76E981F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41"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42"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r w:rsidR="00333A77" w:rsidRPr="00054884">
              <w:rPr>
                <w:rFonts w:cstheme="minorHAnsi"/>
                <w:color w:val="000000"/>
              </w:rPr>
              <w:t xml:space="preserve"> </w:t>
            </w:r>
            <w:ins w:id="2243" w:author="Molly McEvilley" w:date="2020-08-20T10:18:00Z">
              <w:r w:rsidR="00417E0B">
                <w:rPr>
                  <w:rFonts w:cstheme="minorHAnsi"/>
                  <w:color w:val="000000"/>
                </w:rPr>
                <w:t xml:space="preserve">(HoH) </w:t>
              </w:r>
            </w:ins>
            <w:r w:rsidR="00333A77" w:rsidRPr="00054884">
              <w:rPr>
                <w:rFonts w:cstheme="minorHAnsi"/>
                <w:color w:val="000000"/>
              </w:rPr>
              <w:t>= 1</w:t>
            </w:r>
            <w:r w:rsidR="00333A77">
              <w:rPr>
                <w:rFonts w:cstheme="minorHAnsi"/>
                <w:color w:val="000000"/>
              </w:rPr>
              <w:t xml:space="preserve"> and</w:t>
            </w:r>
          </w:p>
          <w:p w14:paraId="3CA92791"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Pr>
                <w:rFonts w:cstheme="minorHAnsi"/>
                <w:color w:val="000000"/>
              </w:rPr>
              <w:t>((</w:t>
            </w:r>
            <w:proofErr w:type="spellStart"/>
            <w:r w:rsidRPr="00054884">
              <w:rPr>
                <w:rFonts w:cstheme="minorHAnsi"/>
                <w:b/>
                <w:color w:val="000000"/>
              </w:rPr>
              <w:t>CHTime</w:t>
            </w:r>
            <w:proofErr w:type="spellEnd"/>
            <w:r w:rsidRPr="00054884">
              <w:rPr>
                <w:rFonts w:cstheme="minorHAnsi"/>
                <w:color w:val="000000"/>
              </w:rPr>
              <w:t xml:space="preserve"> = 365 and </w:t>
            </w:r>
            <w:proofErr w:type="spellStart"/>
            <w:r w:rsidRPr="00054884">
              <w:rPr>
                <w:rFonts w:cstheme="minorHAnsi"/>
                <w:b/>
                <w:color w:val="000000"/>
              </w:rPr>
              <w:t>CHTimeStatus</w:t>
            </w:r>
            <w:proofErr w:type="spellEnd"/>
            <w:r w:rsidRPr="00054884">
              <w:rPr>
                <w:rFonts w:cstheme="minorHAnsi"/>
                <w:color w:val="000000"/>
              </w:rPr>
              <w:t xml:space="preserve"> in (1,2)</w:t>
            </w:r>
            <w:r>
              <w:rPr>
                <w:rFonts w:cstheme="minorHAnsi"/>
                <w:color w:val="000000"/>
              </w:rPr>
              <w:t>) or</w:t>
            </w:r>
          </w:p>
          <w:p w14:paraId="405FB699" w14:textId="77777777"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r>
              <w:rPr>
                <w:rFonts w:cstheme="minorHAnsi"/>
              </w:rPr>
              <w:t>(</w:t>
            </w:r>
            <w:proofErr w:type="spellStart"/>
            <w:r w:rsidRPr="004D73A0">
              <w:rPr>
                <w:rFonts w:cstheme="minorHAnsi"/>
                <w:b/>
              </w:rPr>
              <w:t>CHTime</w:t>
            </w:r>
            <w:proofErr w:type="spellEnd"/>
            <w:r>
              <w:rPr>
                <w:rFonts w:cstheme="minorHAnsi"/>
              </w:rPr>
              <w:t xml:space="preserve"> = 400 and </w:t>
            </w:r>
            <w:proofErr w:type="spellStart"/>
            <w:r w:rsidRPr="00054884">
              <w:rPr>
                <w:rFonts w:cstheme="minorHAnsi"/>
                <w:b/>
                <w:color w:val="000000"/>
              </w:rPr>
              <w:t>CHTimeStatus</w:t>
            </w:r>
            <w:proofErr w:type="spellEnd"/>
            <w:r w:rsidRPr="00054884">
              <w:rPr>
                <w:rFonts w:cstheme="minorHAnsi"/>
                <w:color w:val="000000"/>
              </w:rPr>
              <w:t xml:space="preserve"> </w:t>
            </w:r>
            <w:r>
              <w:rPr>
                <w:rFonts w:cstheme="minorHAnsi"/>
                <w:color w:val="000000"/>
              </w:rPr>
              <w:t>= 2))</w:t>
            </w:r>
          </w:p>
        </w:tc>
      </w:tr>
      <w:tr w:rsidR="00333A77" w:rsidRPr="00306557" w14:paraId="39B6A9C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272687" w14:textId="77777777" w:rsidR="00333A77" w:rsidRPr="00F016B9" w:rsidRDefault="00333A77" w:rsidP="00333A77">
            <w:pPr>
              <w:pStyle w:val="NoSpacing"/>
            </w:pPr>
            <w:r w:rsidRPr="00054884">
              <w:rPr>
                <w:rFonts w:cstheme="minorHAnsi"/>
              </w:rPr>
              <w:t>143</w:t>
            </w:r>
          </w:p>
        </w:tc>
        <w:tc>
          <w:tcPr>
            <w:tcW w:w="2905" w:type="dxa"/>
          </w:tcPr>
          <w:p w14:paraId="66FDD10C"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Parenting Child - Disabled</w:t>
            </w:r>
          </w:p>
        </w:tc>
        <w:tc>
          <w:tcPr>
            <w:tcW w:w="1265" w:type="dxa"/>
          </w:tcPr>
          <w:p w14:paraId="3249A88E"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054884">
              <w:rPr>
                <w:rFonts w:cstheme="minorHAnsi"/>
              </w:rPr>
              <w:t>3</w:t>
            </w:r>
          </w:p>
        </w:tc>
        <w:tc>
          <w:tcPr>
            <w:tcW w:w="3870" w:type="dxa"/>
          </w:tcPr>
          <w:p w14:paraId="4ED41857" w14:textId="772B1FD7" w:rsidR="00333A77" w:rsidRDefault="009C008E" w:rsidP="00333A77">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44"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xml:space="preserve">= 1 </w:delText>
              </w:r>
              <w:r w:rsidR="00333A77" w:rsidRPr="00054884" w:rsidDel="005357DE">
                <w:rPr>
                  <w:rFonts w:cstheme="minorHAnsi"/>
                  <w:color w:val="000000"/>
                </w:rPr>
                <w:delText xml:space="preserve">and </w:delText>
              </w:r>
            </w:del>
            <w:proofErr w:type="spellStart"/>
            <w:ins w:id="2245" w:author="Molly McEvilley" w:date="2020-08-20T10:14:00Z">
              <w:r w:rsidR="005357DE">
                <w:rPr>
                  <w:rFonts w:cstheme="minorHAnsi"/>
                  <w:color w:val="000000"/>
                </w:rPr>
                <w:t>tlsa_Person.</w:t>
              </w:r>
            </w:ins>
            <w:r w:rsidR="00333A77" w:rsidRPr="00054884">
              <w:rPr>
                <w:rFonts w:cstheme="minorHAnsi"/>
                <w:b/>
                <w:color w:val="000000"/>
              </w:rPr>
              <w:t>DisabilityStatus</w:t>
            </w:r>
            <w:proofErr w:type="spellEnd"/>
            <w:ins w:id="2246" w:author="Molly McEvilley" w:date="2020-08-20T10:18:00Z">
              <w:r w:rsidR="00417E0B">
                <w:rPr>
                  <w:rFonts w:cstheme="minorHAnsi"/>
                  <w:color w:val="000000"/>
                </w:rPr>
                <w:t xml:space="preserve">(HoH) </w:t>
              </w:r>
            </w:ins>
            <w:r w:rsidR="00333A77" w:rsidRPr="00054884">
              <w:rPr>
                <w:rFonts w:cstheme="minorHAnsi"/>
                <w:color w:val="000000"/>
              </w:rPr>
              <w:t xml:space="preserve"> = </w:t>
            </w:r>
            <w:del w:id="2247" w:author="Molly McEvilley" w:date="2020-08-19T09:16:00Z">
              <w:r w:rsidR="00333A77" w:rsidRPr="00054884" w:rsidDel="003944F4">
                <w:rPr>
                  <w:rFonts w:cstheme="minorHAnsi"/>
                  <w:color w:val="000000"/>
                </w:rPr>
                <w:delText>2</w:delText>
              </w:r>
            </w:del>
            <w:ins w:id="2248" w:author="Molly McEvilley" w:date="2020-08-19T09:16:00Z">
              <w:r w:rsidR="003944F4">
                <w:rPr>
                  <w:rFonts w:cstheme="minorHAnsi"/>
                  <w:color w:val="000000"/>
                </w:rPr>
                <w:t>1</w:t>
              </w:r>
            </w:ins>
          </w:p>
        </w:tc>
      </w:tr>
      <w:tr w:rsidR="00333A77" w:rsidRPr="00306557" w14:paraId="035C608C"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2F9B3D63" w14:textId="77777777" w:rsidR="00333A77" w:rsidRPr="00F016B9" w:rsidRDefault="00333A77" w:rsidP="00333A77">
            <w:pPr>
              <w:pStyle w:val="NoSpacing"/>
            </w:pPr>
            <w:r w:rsidRPr="00054884">
              <w:rPr>
                <w:rFonts w:cstheme="minorHAnsi"/>
              </w:rPr>
              <w:lastRenderedPageBreak/>
              <w:t>144</w:t>
            </w:r>
          </w:p>
        </w:tc>
        <w:tc>
          <w:tcPr>
            <w:tcW w:w="2905" w:type="dxa"/>
          </w:tcPr>
          <w:p w14:paraId="718EC47F"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Parenting Child - Fleeing Domestic Violence</w:t>
            </w:r>
          </w:p>
        </w:tc>
        <w:tc>
          <w:tcPr>
            <w:tcW w:w="1265" w:type="dxa"/>
          </w:tcPr>
          <w:p w14:paraId="0D152B8F"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054884">
              <w:rPr>
                <w:rFonts w:cstheme="minorHAnsi"/>
              </w:rPr>
              <w:t>3</w:t>
            </w:r>
          </w:p>
        </w:tc>
        <w:tc>
          <w:tcPr>
            <w:tcW w:w="3870" w:type="dxa"/>
          </w:tcPr>
          <w:p w14:paraId="0034C453" w14:textId="4F8EBE12" w:rsidR="00333A77" w:rsidRDefault="009C008E" w:rsidP="00333A77">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del w:id="2249" w:author="Molly McEvilley" w:date="2020-08-20T10:14:00Z">
              <w:r w:rsidDel="005357DE">
                <w:rPr>
                  <w:rFonts w:cstheme="minorHAnsi"/>
                  <w:color w:val="000000"/>
                </w:rPr>
                <w:delText>tlsa_</w:delText>
              </w:r>
              <w:r w:rsidR="00333A77" w:rsidDel="005357DE">
                <w:rPr>
                  <w:rFonts w:cstheme="minorHAnsi"/>
                  <w:color w:val="000000"/>
                </w:rPr>
                <w:delText>Enrollment.</w:delText>
              </w:r>
              <w:r w:rsidR="00333A77" w:rsidDel="005357DE">
                <w:rPr>
                  <w:rFonts w:cstheme="minorHAnsi"/>
                  <w:b/>
                  <w:color w:val="000000"/>
                </w:rPr>
                <w:delText>RelationshipToHoH</w:delText>
              </w:r>
              <w:r w:rsidR="00333A77" w:rsidRPr="00054884" w:rsidDel="005357DE">
                <w:rPr>
                  <w:rFonts w:cstheme="minorHAnsi"/>
                  <w:color w:val="000000"/>
                </w:rPr>
                <w:delText xml:space="preserve"> </w:delText>
              </w:r>
              <w:r w:rsidR="00333A77" w:rsidDel="005357DE">
                <w:rPr>
                  <w:rFonts w:cstheme="minorHAnsi"/>
                  <w:color w:val="000000"/>
                </w:rPr>
                <w:delText>= 1</w:delText>
              </w:r>
              <w:r w:rsidR="00333A77" w:rsidRPr="00054884" w:rsidDel="005357DE">
                <w:rPr>
                  <w:rFonts w:cstheme="minorHAnsi"/>
                  <w:color w:val="000000"/>
                </w:rPr>
                <w:delText xml:space="preserve"> </w:delText>
              </w:r>
            </w:del>
            <w:del w:id="2250" w:author="Molly McEvilley" w:date="2020-08-20T11:48:00Z">
              <w:r w:rsidR="00333A77" w:rsidRPr="00054884" w:rsidDel="009064C3">
                <w:rPr>
                  <w:rFonts w:cstheme="minorHAnsi"/>
                  <w:color w:val="000000"/>
                </w:rPr>
                <w:delText xml:space="preserve">and </w:delText>
              </w:r>
            </w:del>
            <w:proofErr w:type="spellStart"/>
            <w:ins w:id="2251" w:author="Molly McEvilley" w:date="2020-08-20T11:48:00Z">
              <w:r w:rsidR="009064C3">
                <w:rPr>
                  <w:rFonts w:cstheme="minorHAnsi"/>
                  <w:color w:val="000000"/>
                </w:rPr>
                <w:t>tlsa_Person.</w:t>
              </w:r>
            </w:ins>
            <w:r w:rsidR="00333A77">
              <w:rPr>
                <w:rFonts w:cstheme="minorHAnsi"/>
                <w:b/>
                <w:color w:val="000000"/>
              </w:rPr>
              <w:t>DVStatus</w:t>
            </w:r>
            <w:proofErr w:type="spellEnd"/>
            <w:r w:rsidR="00333A77" w:rsidRPr="00054884">
              <w:rPr>
                <w:rFonts w:cstheme="minorHAnsi"/>
                <w:color w:val="000000"/>
              </w:rPr>
              <w:t xml:space="preserve"> </w:t>
            </w:r>
            <w:ins w:id="2252" w:author="Molly McEvilley" w:date="2020-08-20T11:48:00Z">
              <w:r w:rsidR="009064C3">
                <w:rPr>
                  <w:rFonts w:cstheme="minorHAnsi"/>
                  <w:color w:val="000000"/>
                </w:rPr>
                <w:t xml:space="preserve">(HoH) </w:t>
              </w:r>
            </w:ins>
            <w:r w:rsidR="00333A77" w:rsidRPr="00054884">
              <w:rPr>
                <w:rFonts w:cstheme="minorHAnsi"/>
                <w:color w:val="000000"/>
              </w:rPr>
              <w:t>= 1</w:t>
            </w:r>
          </w:p>
        </w:tc>
      </w:tr>
      <w:tr w:rsidR="00333A77" w:rsidRPr="00306557" w14:paraId="1BE54C22"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09F09DC7" w14:textId="77777777" w:rsidR="00333A77" w:rsidRPr="00F016B9" w:rsidRDefault="00333A77" w:rsidP="00333A77">
            <w:pPr>
              <w:pStyle w:val="NoSpacing"/>
            </w:pPr>
            <w:r>
              <w:rPr>
                <w:rFonts w:cstheme="minorHAnsi"/>
              </w:rPr>
              <w:t>145</w:t>
            </w:r>
          </w:p>
        </w:tc>
        <w:tc>
          <w:tcPr>
            <w:tcW w:w="2905" w:type="dxa"/>
          </w:tcPr>
          <w:p w14:paraId="6EE17EA4"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AO Youth Household</w:t>
            </w:r>
          </w:p>
        </w:tc>
        <w:tc>
          <w:tcPr>
            <w:tcW w:w="1265" w:type="dxa"/>
          </w:tcPr>
          <w:p w14:paraId="5BC45F10"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1</w:t>
            </w:r>
          </w:p>
        </w:tc>
        <w:tc>
          <w:tcPr>
            <w:tcW w:w="3870" w:type="dxa"/>
          </w:tcPr>
          <w:p w14:paraId="3E570F7F" w14:textId="77777777" w:rsidR="00FE4052"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53"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DF1837">
              <w:rPr>
                <w:rFonts w:cstheme="minorHAnsi"/>
                <w:bCs/>
                <w:color w:val="000000"/>
              </w:rPr>
              <w:t>.</w:t>
            </w:r>
            <w:r w:rsidR="00333A77">
              <w:rPr>
                <w:rFonts w:cstheme="minorHAnsi"/>
                <w:b/>
                <w:color w:val="000000"/>
              </w:rPr>
              <w:t>HHAdultAge</w:t>
            </w:r>
            <w:proofErr w:type="spellEnd"/>
            <w:r w:rsidR="00333A77">
              <w:rPr>
                <w:rFonts w:cstheme="minorHAnsi"/>
                <w:b/>
                <w:color w:val="000000"/>
              </w:rPr>
              <w:t xml:space="preserve"> </w:t>
            </w:r>
            <w:r w:rsidR="00333A77">
              <w:rPr>
                <w:rFonts w:cstheme="minorHAnsi"/>
                <w:color w:val="000000"/>
              </w:rPr>
              <w:t xml:space="preserve">in (18,24) </w:t>
            </w:r>
            <w:r w:rsidR="00333A77" w:rsidRPr="004D73A0">
              <w:rPr>
                <w:rFonts w:cstheme="minorHAnsi"/>
                <w:color w:val="000000"/>
              </w:rPr>
              <w:t xml:space="preserve">and </w:t>
            </w:r>
            <w:del w:id="2254"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177FC640" w14:textId="110D9C38" w:rsidR="00333A77" w:rsidRDefault="00FE4052" w:rsidP="00333A77">
            <w:pPr>
              <w:pStyle w:val="NoSpacing"/>
              <w:cnfStyle w:val="000000100000" w:firstRow="0" w:lastRow="0" w:firstColumn="0" w:lastColumn="0" w:oddVBand="0" w:evenVBand="0" w:oddHBand="1" w:evenHBand="0" w:firstRowFirstColumn="0" w:firstRowLastColumn="0" w:lastRowFirstColumn="0" w:lastRowLastColumn="0"/>
              <w:rPr>
                <w:b/>
              </w:rPr>
            </w:pPr>
            <w:ins w:id="2255" w:author="Molly McEvilley" w:date="2020-08-28T06:20:00Z">
              <w:r>
                <w:rPr>
                  <w:rFonts w:cstheme="minorHAnsi"/>
                  <w:color w:val="000000"/>
                </w:rPr>
                <w:t xml:space="preserve">Maximum </w:t>
              </w:r>
            </w:ins>
            <w:del w:id="2256" w:author="Molly McEvilley" w:date="2020-08-28T06:08:00Z">
              <w:r w:rsidR="009C008E" w:rsidDel="004B17AD">
                <w:rPr>
                  <w:rFonts w:cstheme="minorHAnsi"/>
                  <w:b/>
                  <w:color w:val="000000"/>
                </w:rPr>
                <w:delText>ActiveAge</w:delText>
              </w:r>
            </w:del>
            <w:proofErr w:type="spellStart"/>
            <w:ins w:id="2257"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21</w:t>
            </w:r>
          </w:p>
        </w:tc>
      </w:tr>
      <w:tr w:rsidR="00333A77" w:rsidRPr="00306557" w14:paraId="0E1EA1D8"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6A687BF" w14:textId="77777777" w:rsidR="00333A77" w:rsidRPr="00F016B9" w:rsidRDefault="00333A77" w:rsidP="00333A77">
            <w:pPr>
              <w:pStyle w:val="NoSpacing"/>
            </w:pPr>
            <w:r>
              <w:rPr>
                <w:rFonts w:cstheme="minorHAnsi"/>
              </w:rPr>
              <w:t>146</w:t>
            </w:r>
          </w:p>
        </w:tc>
        <w:tc>
          <w:tcPr>
            <w:tcW w:w="2905" w:type="dxa"/>
          </w:tcPr>
          <w:p w14:paraId="7DB28A97"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AO Youth Household</w:t>
            </w:r>
          </w:p>
        </w:tc>
        <w:tc>
          <w:tcPr>
            <w:tcW w:w="1265" w:type="dxa"/>
          </w:tcPr>
          <w:p w14:paraId="457BCBC0"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1</w:t>
            </w:r>
          </w:p>
        </w:tc>
        <w:tc>
          <w:tcPr>
            <w:tcW w:w="3870" w:type="dxa"/>
          </w:tcPr>
          <w:p w14:paraId="39AE9753" w14:textId="77777777" w:rsidR="00FE4052"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58" w:author="Molly McEvilley" w:date="2020-08-28T06:20:00Z"/>
                <w:rFonts w:cstheme="minorHAnsi"/>
                <w:color w:val="000000"/>
              </w:rPr>
            </w:pPr>
            <w:proofErr w:type="spellStart"/>
            <w:r>
              <w:rPr>
                <w:rFonts w:cstheme="minorHAnsi"/>
                <w:bCs/>
                <w:color w:val="000000"/>
              </w:rPr>
              <w:t>tlsa_</w:t>
            </w:r>
            <w:r w:rsidR="00FC65E4">
              <w:rPr>
                <w:rFonts w:cstheme="minorHAnsi"/>
                <w:bCs/>
                <w:color w:val="000000"/>
              </w:rPr>
              <w:t>HHID</w:t>
            </w:r>
            <w:r w:rsidR="00333A77" w:rsidRPr="002C297C">
              <w:rPr>
                <w:rFonts w:cstheme="minorHAnsi"/>
                <w:bCs/>
                <w:color w:val="000000"/>
              </w:rPr>
              <w:t>.</w:t>
            </w:r>
            <w:r w:rsidR="00333A77">
              <w:rPr>
                <w:rFonts w:cstheme="minorHAnsi"/>
                <w:b/>
                <w:color w:val="000000"/>
              </w:rPr>
              <w:t>HHAdultAge</w:t>
            </w:r>
            <w:proofErr w:type="spellEnd"/>
            <w:ins w:id="2259" w:author="Molly McEvilley" w:date="2020-08-20T10:26:00Z">
              <w:r w:rsidR="00417E0B">
                <w:rPr>
                  <w:rFonts w:cstheme="minorHAnsi"/>
                  <w:b/>
                  <w:color w:val="000000"/>
                </w:rPr>
                <w:t xml:space="preserve"> </w:t>
              </w:r>
            </w:ins>
            <w:del w:id="2260" w:author="Molly McEvilley" w:date="2020-08-20T10:26:00Z">
              <w:r w:rsidR="00333A77" w:rsidDel="00417E0B">
                <w:rPr>
                  <w:rFonts w:cstheme="minorHAnsi"/>
                  <w:b/>
                  <w:color w:val="000000"/>
                </w:rPr>
                <w:delText xml:space="preserve"> </w:delText>
              </w:r>
              <w:r w:rsidR="00333A77" w:rsidDel="00417E0B">
                <w:rPr>
                  <w:rFonts w:cstheme="minorHAnsi"/>
                  <w:color w:val="000000"/>
                </w:rPr>
                <w:delText>in (18,24)</w:delText>
              </w:r>
            </w:del>
            <w:ins w:id="2261" w:author="Molly McEvilley" w:date="2020-08-20T10:26:00Z">
              <w:r w:rsidR="00417E0B">
                <w:rPr>
                  <w:rFonts w:cstheme="minorHAnsi"/>
                  <w:color w:val="000000"/>
                </w:rPr>
                <w:t>= 24</w:t>
              </w:r>
            </w:ins>
            <w:r w:rsidR="00333A77">
              <w:rPr>
                <w:rFonts w:cstheme="minorHAnsi"/>
                <w:color w:val="000000"/>
              </w:rPr>
              <w:t xml:space="preserve"> </w:t>
            </w:r>
            <w:del w:id="2262" w:author="Molly McEvilley" w:date="2020-08-28T06:20:00Z">
              <w:r w:rsidDel="00FE4052">
                <w:rPr>
                  <w:rFonts w:cstheme="minorHAnsi"/>
                  <w:color w:val="000000"/>
                </w:rPr>
                <w:delText>tlsa_</w:delText>
              </w:r>
              <w:r w:rsidR="00333A77" w:rsidRPr="004D73A0" w:rsidDel="00FE4052">
                <w:rPr>
                  <w:rFonts w:cstheme="minorHAnsi"/>
                  <w:color w:val="000000"/>
                </w:rPr>
                <w:delText>Enrollment.</w:delText>
              </w:r>
            </w:del>
          </w:p>
          <w:p w14:paraId="39445932" w14:textId="674BFEC3" w:rsidR="00333A77" w:rsidRDefault="00FE4052" w:rsidP="00333A77">
            <w:pPr>
              <w:pStyle w:val="NoSpacing"/>
              <w:cnfStyle w:val="000000010000" w:firstRow="0" w:lastRow="0" w:firstColumn="0" w:lastColumn="0" w:oddVBand="0" w:evenVBand="0" w:oddHBand="0" w:evenHBand="1" w:firstRowFirstColumn="0" w:firstRowLastColumn="0" w:lastRowFirstColumn="0" w:lastRowLastColumn="0"/>
              <w:rPr>
                <w:b/>
              </w:rPr>
            </w:pPr>
            <w:ins w:id="2263" w:author="Molly McEvilley" w:date="2020-08-28T06:20:00Z">
              <w:r>
                <w:rPr>
                  <w:rFonts w:cstheme="minorHAnsi"/>
                  <w:color w:val="000000"/>
                </w:rPr>
                <w:t xml:space="preserve">Maximum </w:t>
              </w:r>
            </w:ins>
            <w:del w:id="2264" w:author="Molly McEvilley" w:date="2020-08-28T06:08:00Z">
              <w:r w:rsidR="009C008E" w:rsidDel="004B17AD">
                <w:rPr>
                  <w:rFonts w:cstheme="minorHAnsi"/>
                  <w:b/>
                  <w:color w:val="000000"/>
                </w:rPr>
                <w:delText>ActiveAge</w:delText>
              </w:r>
            </w:del>
            <w:proofErr w:type="spellStart"/>
            <w:ins w:id="2265" w:author="Molly McEvilley" w:date="2020-09-10T11:39:00Z">
              <w:r w:rsidR="00F01E00">
                <w:rPr>
                  <w:rFonts w:cstheme="minorHAnsi"/>
                  <w:b/>
                  <w:color w:val="000000"/>
                </w:rPr>
                <w:t>ActiveAge</w:t>
              </w:r>
            </w:ins>
            <w:proofErr w:type="spellEnd"/>
            <w:r w:rsidR="009C008E">
              <w:rPr>
                <w:rFonts w:cstheme="minorHAnsi"/>
                <w:b/>
                <w:color w:val="000000"/>
              </w:rPr>
              <w:t xml:space="preserve"> </w:t>
            </w:r>
            <w:r w:rsidR="00333A77" w:rsidRPr="004D73A0">
              <w:rPr>
                <w:rFonts w:cstheme="minorHAnsi"/>
                <w:color w:val="000000"/>
              </w:rPr>
              <w:t>= 24</w:t>
            </w:r>
          </w:p>
        </w:tc>
      </w:tr>
      <w:tr w:rsidR="00333A77" w:rsidRPr="00306557" w14:paraId="2AFAC9BE" w14:textId="77777777" w:rsidTr="00333A7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4833844E" w14:textId="77777777" w:rsidR="00333A77" w:rsidRPr="00F016B9" w:rsidRDefault="00333A77" w:rsidP="00333A77">
            <w:pPr>
              <w:pStyle w:val="NoSpacing"/>
            </w:pPr>
            <w:r>
              <w:rPr>
                <w:rFonts w:cstheme="minorHAnsi"/>
              </w:rPr>
              <w:t>147</w:t>
            </w:r>
          </w:p>
        </w:tc>
        <w:tc>
          <w:tcPr>
            <w:tcW w:w="2905" w:type="dxa"/>
          </w:tcPr>
          <w:p w14:paraId="7B677DF2" w14:textId="77777777" w:rsidR="00333A77" w:rsidRPr="00F016B9"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Age 18-21 in AC Parenting Youth Household</w:t>
            </w:r>
          </w:p>
        </w:tc>
        <w:tc>
          <w:tcPr>
            <w:tcW w:w="1265" w:type="dxa"/>
          </w:tcPr>
          <w:p w14:paraId="4C57B668" w14:textId="77777777" w:rsidR="00333A77" w:rsidRPr="00FB1864"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Pr>
                <w:rFonts w:cstheme="minorHAnsi"/>
              </w:rPr>
              <w:t>2</w:t>
            </w:r>
          </w:p>
        </w:tc>
        <w:tc>
          <w:tcPr>
            <w:tcW w:w="3870" w:type="dxa"/>
          </w:tcPr>
          <w:p w14:paraId="0A6CA5A9" w14:textId="77777777" w:rsidR="00417E0B" w:rsidRDefault="009C008E" w:rsidP="00333A77">
            <w:pPr>
              <w:pStyle w:val="NoSpacing"/>
              <w:cnfStyle w:val="000000100000" w:firstRow="0" w:lastRow="0" w:firstColumn="0" w:lastColumn="0" w:oddVBand="0" w:evenVBand="0" w:oddHBand="1" w:evenHBand="0" w:firstRowFirstColumn="0" w:firstRowLastColumn="0" w:lastRowFirstColumn="0" w:lastRowLastColumn="0"/>
              <w:rPr>
                <w:ins w:id="2266" w:author="Molly McEvilley" w:date="2020-08-20T10:24: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1DAA58C7" w14:textId="50151C9D" w:rsidR="00417E0B" w:rsidRDefault="00417E0B" w:rsidP="00333A77">
            <w:pPr>
              <w:pStyle w:val="NoSpacing"/>
              <w:cnfStyle w:val="000000100000" w:firstRow="0" w:lastRow="0" w:firstColumn="0" w:lastColumn="0" w:oddVBand="0" w:evenVBand="0" w:oddHBand="1" w:evenHBand="0" w:firstRowFirstColumn="0" w:firstRowLastColumn="0" w:lastRowFirstColumn="0" w:lastRowLastColumn="0"/>
              <w:rPr>
                <w:ins w:id="2267" w:author="Molly McEvilley" w:date="2020-08-20T10:24:00Z"/>
                <w:rFonts w:cstheme="minorHAnsi"/>
                <w:color w:val="000000"/>
              </w:rPr>
            </w:pPr>
            <w:proofErr w:type="spellStart"/>
            <w:ins w:id="2268" w:author="Molly McEvilley" w:date="2020-08-20T10:24:00Z">
              <w:r>
                <w:rPr>
                  <w:rFonts w:cstheme="minorHAnsi"/>
                  <w:color w:val="000000"/>
                </w:rPr>
                <w:t>tlsa_</w:t>
              </w:r>
            </w:ins>
            <w:ins w:id="2269" w:author="Molly McEvilley" w:date="2020-08-20T10:25:00Z">
              <w:r>
                <w:rPr>
                  <w:rFonts w:cstheme="minorHAnsi"/>
                  <w:color w:val="000000"/>
                </w:rPr>
                <w:t>HHID.</w:t>
              </w:r>
            </w:ins>
            <w:ins w:id="2270" w:author="Molly McEvilley" w:date="2020-08-20T10:24:00Z">
              <w:r w:rsidRPr="00417E0B">
                <w:rPr>
                  <w:rFonts w:cstheme="minorHAnsi"/>
                  <w:b/>
                  <w:bCs/>
                  <w:color w:val="000000"/>
                  <w:rPrChange w:id="2271" w:author="Molly McEvilley" w:date="2020-08-20T10:25:00Z">
                    <w:rPr>
                      <w:rFonts w:cstheme="minorHAnsi"/>
                      <w:color w:val="000000"/>
                    </w:rPr>
                  </w:rPrChange>
                </w:rPr>
                <w:t>HHAdultAge</w:t>
              </w:r>
              <w:proofErr w:type="spellEnd"/>
              <w:r>
                <w:rPr>
                  <w:rFonts w:cstheme="minorHAnsi"/>
                  <w:color w:val="000000"/>
                </w:rPr>
                <w:t xml:space="preserve"> in (18,24)</w:t>
              </w:r>
            </w:ins>
          </w:p>
          <w:p w14:paraId="5BFD999B" w14:textId="703A7225" w:rsidR="00333A77" w:rsidRPr="00FE4052" w:rsidRDefault="00333A77" w:rsidP="00333A77">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Change w:id="2272" w:author="Molly McEvilley" w:date="2020-08-28T06:21:00Z">
                  <w:rPr>
                    <w:b/>
                  </w:rPr>
                </w:rPrChange>
              </w:rPr>
            </w:pPr>
            <w:del w:id="2273" w:author="Molly McEvilley" w:date="2020-08-13T11:13:00Z">
              <w:r w:rsidRPr="00054884" w:rsidDel="00753894">
                <w:rPr>
                  <w:rFonts w:cstheme="minorHAnsi"/>
                  <w:color w:val="000000"/>
                </w:rPr>
                <w:delText xml:space="preserve">and </w:delText>
              </w:r>
            </w:del>
            <w:del w:id="2274"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del w:id="2275" w:author="Molly McEvilley" w:date="2020-08-28T06:20:00Z">
              <w:r w:rsidR="009C008E" w:rsidDel="00FE4052">
                <w:rPr>
                  <w:rFonts w:cstheme="minorHAnsi"/>
                  <w:color w:val="000000"/>
                </w:rPr>
                <w:delText>tlsa_</w:delText>
              </w:r>
              <w:r w:rsidRPr="004D73A0" w:rsidDel="00FE4052">
                <w:rPr>
                  <w:rFonts w:cstheme="minorHAnsi"/>
                  <w:color w:val="000000"/>
                </w:rPr>
                <w:delText>Enrollment.</w:delText>
              </w:r>
            </w:del>
            <w:ins w:id="2276" w:author="Molly McEvilley" w:date="2020-08-28T06:20:00Z">
              <w:r w:rsidR="00FE4052">
                <w:rPr>
                  <w:rFonts w:cstheme="minorHAnsi"/>
                  <w:color w:val="000000"/>
                </w:rPr>
                <w:t xml:space="preserve">Maximum </w:t>
              </w:r>
            </w:ins>
            <w:del w:id="2277" w:author="Molly McEvilley" w:date="2020-08-28T06:08:00Z">
              <w:r w:rsidR="009C008E" w:rsidDel="004B17AD">
                <w:rPr>
                  <w:rFonts w:cstheme="minorHAnsi"/>
                  <w:b/>
                  <w:color w:val="000000"/>
                </w:rPr>
                <w:delText>ActiveAge</w:delText>
              </w:r>
            </w:del>
            <w:proofErr w:type="spellStart"/>
            <w:ins w:id="2278" w:author="Molly McEvilley" w:date="2020-09-10T11:39:00Z">
              <w:r w:rsidR="00F01E00">
                <w:rPr>
                  <w:rFonts w:cstheme="minorHAnsi"/>
                  <w:b/>
                  <w:color w:val="000000"/>
                </w:rPr>
                <w:t>ActiveAge</w:t>
              </w:r>
            </w:ins>
            <w:proofErr w:type="spellEnd"/>
            <w:r w:rsidR="009C008E">
              <w:rPr>
                <w:rFonts w:cstheme="minorHAnsi"/>
                <w:b/>
                <w:color w:val="000000"/>
              </w:rPr>
              <w:t xml:space="preserve"> </w:t>
            </w:r>
            <w:ins w:id="2279" w:author="Molly McEvilley" w:date="2020-08-20T10:19:00Z">
              <w:r w:rsidR="00417E0B">
                <w:rPr>
                  <w:rFonts w:cstheme="minorHAnsi"/>
                  <w:color w:val="000000"/>
                </w:rPr>
                <w:t xml:space="preserve">(any household member) </w:t>
              </w:r>
            </w:ins>
            <w:r w:rsidRPr="00542B67">
              <w:rPr>
                <w:rFonts w:cstheme="minorHAnsi"/>
                <w:color w:val="000000"/>
              </w:rPr>
              <w:t>= 21</w:t>
            </w:r>
          </w:p>
        </w:tc>
      </w:tr>
      <w:tr w:rsidR="00333A77" w:rsidRPr="00306557" w14:paraId="5F3D055B" w14:textId="77777777" w:rsidTr="00333A7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05" w:type="dxa"/>
          </w:tcPr>
          <w:p w14:paraId="721A5038" w14:textId="77777777" w:rsidR="00333A77" w:rsidRPr="00F016B9" w:rsidRDefault="00333A77" w:rsidP="00333A77">
            <w:pPr>
              <w:pStyle w:val="NoSpacing"/>
            </w:pPr>
            <w:r>
              <w:rPr>
                <w:rFonts w:cstheme="minorHAnsi"/>
              </w:rPr>
              <w:t>148</w:t>
            </w:r>
          </w:p>
        </w:tc>
        <w:tc>
          <w:tcPr>
            <w:tcW w:w="2905" w:type="dxa"/>
          </w:tcPr>
          <w:p w14:paraId="76845825" w14:textId="77777777" w:rsidR="00333A77" w:rsidRPr="00F016B9"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Age 22-24 in AC Parenting Youth Household</w:t>
            </w:r>
          </w:p>
        </w:tc>
        <w:tc>
          <w:tcPr>
            <w:tcW w:w="1265" w:type="dxa"/>
          </w:tcPr>
          <w:p w14:paraId="4E36818C" w14:textId="77777777" w:rsidR="00333A77" w:rsidRPr="00FB1864"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Pr>
                <w:rFonts w:cstheme="minorHAnsi"/>
              </w:rPr>
              <w:t>2</w:t>
            </w:r>
          </w:p>
        </w:tc>
        <w:tc>
          <w:tcPr>
            <w:tcW w:w="3870" w:type="dxa"/>
          </w:tcPr>
          <w:p w14:paraId="3A6DE1D2" w14:textId="77777777" w:rsidR="00417E0B" w:rsidRDefault="009C008E" w:rsidP="00333A77">
            <w:pPr>
              <w:pStyle w:val="NoSpacing"/>
              <w:cnfStyle w:val="000000010000" w:firstRow="0" w:lastRow="0" w:firstColumn="0" w:lastColumn="0" w:oddVBand="0" w:evenVBand="0" w:oddHBand="0" w:evenHBand="1" w:firstRowFirstColumn="0" w:firstRowLastColumn="0" w:lastRowFirstColumn="0" w:lastRowLastColumn="0"/>
              <w:rPr>
                <w:ins w:id="2280" w:author="Molly McEvilley" w:date="2020-08-20T10:25:00Z"/>
                <w:rFonts w:cstheme="minorHAnsi"/>
                <w:color w:val="000000"/>
              </w:rPr>
            </w:pPr>
            <w:proofErr w:type="spellStart"/>
            <w:r>
              <w:rPr>
                <w:rFonts w:cstheme="minorHAnsi"/>
                <w:bCs/>
                <w:color w:val="000000"/>
              </w:rPr>
              <w:t>tlsa_</w:t>
            </w:r>
            <w:r w:rsidR="00FC65E4">
              <w:rPr>
                <w:rFonts w:cstheme="minorHAnsi"/>
                <w:bCs/>
                <w:color w:val="000000"/>
              </w:rPr>
              <w:t>HHID</w:t>
            </w:r>
            <w:r w:rsidR="00333A77">
              <w:rPr>
                <w:rFonts w:cstheme="minorHAnsi"/>
                <w:bCs/>
                <w:color w:val="000000"/>
              </w:rPr>
              <w:t>.</w:t>
            </w:r>
            <w:r w:rsidR="00333A77" w:rsidRPr="00054884">
              <w:rPr>
                <w:rFonts w:cstheme="minorHAnsi"/>
                <w:b/>
                <w:color w:val="000000"/>
              </w:rPr>
              <w:t>HHParent</w:t>
            </w:r>
            <w:proofErr w:type="spellEnd"/>
            <w:r w:rsidR="00333A77" w:rsidRPr="00054884">
              <w:rPr>
                <w:rFonts w:cstheme="minorHAnsi"/>
                <w:color w:val="000000"/>
              </w:rPr>
              <w:t xml:space="preserve"> = 1 and </w:t>
            </w:r>
          </w:p>
          <w:p w14:paraId="5C84F14F" w14:textId="1B9F0605" w:rsidR="00417E0B" w:rsidRDefault="00417E0B" w:rsidP="00417E0B">
            <w:pPr>
              <w:pStyle w:val="NoSpacing"/>
              <w:cnfStyle w:val="000000010000" w:firstRow="0" w:lastRow="0" w:firstColumn="0" w:lastColumn="0" w:oddVBand="0" w:evenVBand="0" w:oddHBand="0" w:evenHBand="1" w:firstRowFirstColumn="0" w:firstRowLastColumn="0" w:lastRowFirstColumn="0" w:lastRowLastColumn="0"/>
              <w:rPr>
                <w:ins w:id="2281" w:author="Molly McEvilley" w:date="2020-08-20T10:25:00Z"/>
                <w:rFonts w:cstheme="minorHAnsi"/>
                <w:color w:val="000000"/>
              </w:rPr>
            </w:pPr>
            <w:proofErr w:type="spellStart"/>
            <w:ins w:id="2282" w:author="Molly McEvilley" w:date="2020-08-20T10:25:00Z">
              <w:r>
                <w:rPr>
                  <w:rFonts w:cstheme="minorHAnsi"/>
                  <w:color w:val="000000"/>
                </w:rPr>
                <w:t>tlsa_HHID.</w:t>
              </w:r>
              <w:r w:rsidRPr="00B8787E">
                <w:rPr>
                  <w:rFonts w:cstheme="minorHAnsi"/>
                  <w:b/>
                  <w:bCs/>
                  <w:color w:val="000000"/>
                </w:rPr>
                <w:t>HHAdultAge</w:t>
              </w:r>
              <w:proofErr w:type="spellEnd"/>
              <w:r>
                <w:rPr>
                  <w:rFonts w:cstheme="minorHAnsi"/>
                  <w:color w:val="000000"/>
                </w:rPr>
                <w:t xml:space="preserve"> </w:t>
              </w:r>
            </w:ins>
            <w:ins w:id="2283" w:author="Molly McEvilley" w:date="2020-08-20T11:37:00Z">
              <w:r w:rsidR="00CC4F19">
                <w:rPr>
                  <w:rFonts w:cstheme="minorHAnsi"/>
                  <w:color w:val="000000"/>
                </w:rPr>
                <w:t>= 24</w:t>
              </w:r>
            </w:ins>
          </w:p>
          <w:p w14:paraId="1C14A650" w14:textId="03FBE7D5" w:rsidR="00333A77" w:rsidRDefault="00333A77" w:rsidP="00333A77">
            <w:pPr>
              <w:pStyle w:val="NoSpacing"/>
              <w:cnfStyle w:val="000000010000" w:firstRow="0" w:lastRow="0" w:firstColumn="0" w:lastColumn="0" w:oddVBand="0" w:evenVBand="0" w:oddHBand="0" w:evenHBand="1" w:firstRowFirstColumn="0" w:firstRowLastColumn="0" w:lastRowFirstColumn="0" w:lastRowLastColumn="0"/>
              <w:rPr>
                <w:b/>
              </w:rPr>
            </w:pPr>
            <w:del w:id="2284" w:author="Molly McEvilley" w:date="2020-08-13T11:13:00Z">
              <w:r w:rsidRPr="00054884" w:rsidDel="00753894">
                <w:rPr>
                  <w:rFonts w:cstheme="minorHAnsi"/>
                  <w:color w:val="000000"/>
                </w:rPr>
                <w:delText xml:space="preserve">and </w:delText>
              </w:r>
            </w:del>
            <w:del w:id="2285" w:author="Molly McEvilley" w:date="2020-08-20T10:14:00Z">
              <w:r w:rsidR="009C008E" w:rsidDel="005357DE">
                <w:rPr>
                  <w:rFonts w:cstheme="minorHAnsi"/>
                  <w:color w:val="000000"/>
                </w:rPr>
                <w:delText>tlsa_</w:delText>
              </w:r>
              <w:r w:rsidDel="005357DE">
                <w:rPr>
                  <w:rFonts w:cstheme="minorHAnsi"/>
                  <w:color w:val="000000"/>
                </w:rPr>
                <w:delText>Enrollment.</w:delText>
              </w:r>
              <w:r w:rsidDel="005357DE">
                <w:rPr>
                  <w:rFonts w:cstheme="minorHAnsi"/>
                  <w:b/>
                  <w:color w:val="000000"/>
                </w:rPr>
                <w:delText>RelationshipToHoH</w:delText>
              </w:r>
              <w:r w:rsidRPr="00054884" w:rsidDel="005357DE">
                <w:rPr>
                  <w:rFonts w:cstheme="minorHAnsi"/>
                  <w:color w:val="000000"/>
                </w:rPr>
                <w:delText xml:space="preserve"> </w:delText>
              </w:r>
              <w:r w:rsidDel="005357DE">
                <w:rPr>
                  <w:rFonts w:cstheme="minorHAnsi"/>
                  <w:color w:val="000000"/>
                </w:rPr>
                <w:delText xml:space="preserve">= 1 </w:delText>
              </w:r>
              <w:r w:rsidRPr="004D73A0" w:rsidDel="005357DE">
                <w:rPr>
                  <w:rFonts w:cstheme="minorHAnsi"/>
                  <w:color w:val="000000"/>
                </w:rPr>
                <w:delText xml:space="preserve">and </w:delText>
              </w:r>
            </w:del>
            <w:proofErr w:type="spellStart"/>
            <w:ins w:id="2286" w:author="Molly McEvilley" w:date="2020-08-20T10:14:00Z">
              <w:r w:rsidR="005357DE">
                <w:rPr>
                  <w:rFonts w:cstheme="minorHAnsi"/>
                  <w:color w:val="000000"/>
                </w:rPr>
                <w:t>tlsa_Person.</w:t>
              </w:r>
            </w:ins>
            <w:r w:rsidR="009C008E">
              <w:rPr>
                <w:rFonts w:cstheme="minorHAnsi"/>
                <w:color w:val="000000"/>
              </w:rPr>
              <w:t>tlsa_</w:t>
            </w:r>
            <w:r w:rsidRPr="004D73A0">
              <w:rPr>
                <w:rFonts w:cstheme="minorHAnsi"/>
                <w:color w:val="000000"/>
              </w:rPr>
              <w:t>Enrollment.</w:t>
            </w:r>
            <w:del w:id="2287" w:author="Molly McEvilley" w:date="2020-08-28T06:08:00Z">
              <w:r w:rsidR="009C008E" w:rsidDel="004B17AD">
                <w:rPr>
                  <w:rFonts w:cstheme="minorHAnsi"/>
                  <w:b/>
                  <w:color w:val="000000"/>
                </w:rPr>
                <w:delText>ActiveAge</w:delText>
              </w:r>
            </w:del>
            <w:ins w:id="2288" w:author="Molly McEvilley" w:date="2020-09-10T11:40:00Z">
              <w:r w:rsidR="00F01E00">
                <w:rPr>
                  <w:rFonts w:cstheme="minorHAnsi"/>
                  <w:b/>
                  <w:color w:val="000000"/>
                </w:rPr>
                <w:t>ActiveAge</w:t>
              </w:r>
            </w:ins>
            <w:proofErr w:type="spellEnd"/>
            <w:ins w:id="2289" w:author="Molly McEvilley" w:date="2020-08-20T10:25:00Z">
              <w:r w:rsidR="00417E0B">
                <w:rPr>
                  <w:rFonts w:cstheme="minorHAnsi"/>
                  <w:b/>
                  <w:color w:val="000000"/>
                </w:rPr>
                <w:t xml:space="preserve"> </w:t>
              </w:r>
            </w:ins>
            <w:ins w:id="2290" w:author="Molly McEvilley" w:date="2020-08-20T10:26:00Z">
              <w:r w:rsidR="00417E0B">
                <w:rPr>
                  <w:rFonts w:cstheme="minorHAnsi"/>
                  <w:color w:val="000000"/>
                </w:rPr>
                <w:t xml:space="preserve">(any household member) </w:t>
              </w:r>
            </w:ins>
            <w:del w:id="2291" w:author="Molly McEvilley" w:date="2020-08-20T10:26:00Z">
              <w:r w:rsidR="009C008E" w:rsidDel="00417E0B">
                <w:rPr>
                  <w:rFonts w:cstheme="minorHAnsi"/>
                  <w:b/>
                  <w:color w:val="000000"/>
                </w:rPr>
                <w:delText xml:space="preserve"> </w:delText>
              </w:r>
            </w:del>
            <w:r w:rsidRPr="00542B67">
              <w:rPr>
                <w:rFonts w:cstheme="minorHAnsi"/>
                <w:color w:val="000000"/>
              </w:rPr>
              <w:t>= 24</w:t>
            </w:r>
          </w:p>
        </w:tc>
      </w:tr>
    </w:tbl>
    <w:p w14:paraId="50F07D83" w14:textId="4E633B63" w:rsidR="007264C8" w:rsidRPr="00655B0F" w:rsidRDefault="007264C8" w:rsidP="0088191A">
      <w:pPr>
        <w:pStyle w:val="Heading3"/>
      </w:pPr>
      <w:proofErr w:type="spellStart"/>
      <w:r>
        <w:t>SystemPath</w:t>
      </w:r>
      <w:proofErr w:type="spellEnd"/>
      <w:r>
        <w:t xml:space="preserve"> and ProjectID</w:t>
      </w:r>
      <w:r w:rsidRPr="00655B0F">
        <w:t xml:space="preserve"> </w:t>
      </w:r>
    </w:p>
    <w:p w14:paraId="350BFCA2" w14:textId="1BAF849F" w:rsidR="007264C8" w:rsidRPr="00243B41" w:rsidRDefault="007264C8" w:rsidP="007264C8">
      <w:proofErr w:type="spellStart"/>
      <w:r>
        <w:rPr>
          <w:b/>
        </w:rPr>
        <w:t>SystemPath</w:t>
      </w:r>
      <w:proofErr w:type="spellEnd"/>
      <w:r>
        <w:rPr>
          <w:b/>
        </w:rPr>
        <w:t xml:space="preserve"> </w:t>
      </w:r>
      <w:r>
        <w:t xml:space="preserve">is always -1 and </w:t>
      </w:r>
      <w:r w:rsidRPr="0092505D">
        <w:rPr>
          <w:b/>
        </w:rPr>
        <w:t>ProjectID</w:t>
      </w:r>
      <w:r>
        <w:t xml:space="preserve"> is always </w:t>
      </w:r>
      <w:r w:rsidR="00143E83">
        <w:t>NULL</w:t>
      </w:r>
      <w:r>
        <w:t xml:space="preserve"> for counts of </w:t>
      </w:r>
      <w:r w:rsidR="00DC4791">
        <w:t>people</w:t>
      </w:r>
      <w:r>
        <w:t xml:space="preserve"> by project type.</w:t>
      </w:r>
    </w:p>
    <w:p w14:paraId="5E4CD42C" w14:textId="271FA7E1" w:rsidR="00623EE5" w:rsidRDefault="00623EE5" w:rsidP="0088191A">
      <w:pPr>
        <w:pStyle w:val="Heading2"/>
      </w:pPr>
      <w:bookmarkStart w:id="2292" w:name="_Toc37849823"/>
      <w:bookmarkStart w:id="2293" w:name="_Toc38030597"/>
      <w:r>
        <w:t xml:space="preserve">Get Counts of </w:t>
      </w:r>
      <w:proofErr w:type="spellStart"/>
      <w:r>
        <w:t>Bednights</w:t>
      </w:r>
      <w:proofErr w:type="spellEnd"/>
      <w:r>
        <w:t xml:space="preserve"> by Project</w:t>
      </w:r>
      <w:r w:rsidR="00A768D9">
        <w:t xml:space="preserve"> and Household Characteristics</w:t>
      </w:r>
      <w:bookmarkEnd w:id="2292"/>
      <w:bookmarkEnd w:id="2293"/>
    </w:p>
    <w:p w14:paraId="2665F9DD" w14:textId="0BE2A18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3C3491C" wp14:editId="6841F164">
                <wp:extent cx="4961890" cy="1371600"/>
                <wp:effectExtent l="0" t="0" r="10160" b="19050"/>
                <wp:docPr id="74485815" name="Group 744858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16" name="AutoShape 53"/>
                        <wps:cNvCnPr>
                          <a:cxnSpLocks noChangeShapeType="1"/>
                          <a:stCxn id="74485838" idx="1"/>
                          <a:endCxn id="74485817" idx="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17"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D896DC"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818"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2027AC" w14:textId="77777777" w:rsidR="00722600" w:rsidRDefault="00722600" w:rsidP="00F824D6">
                              <w:pPr>
                                <w:pStyle w:val="Style3"/>
                              </w:pPr>
                              <w:r>
                                <w:t>lsa_Report</w:t>
                              </w:r>
                            </w:p>
                          </w:txbxContent>
                        </wps:txbx>
                        <wps:bodyPr rot="0" vert="horz" wrap="square" lIns="0" tIns="0" rIns="0" bIns="0" anchor="ctr" anchorCtr="0" upright="1">
                          <a:noAutofit/>
                        </wps:bodyPr>
                      </wps:wsp>
                      <wps:wsp>
                        <wps:cNvPr id="74485819" name="AutoShape 56"/>
                        <wps:cNvCnPr>
                          <a:cxnSpLocks noChangeShapeType="1"/>
                          <a:stCxn id="74485818" idx="3"/>
                          <a:endCxn id="74485837" idx="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20" name="Group 57"/>
                        <wpg:cNvGrpSpPr>
                          <a:grpSpLocks/>
                        </wpg:cNvGrpSpPr>
                        <wpg:grpSpPr bwMode="auto">
                          <a:xfrm>
                            <a:off x="1134994" y="1106302"/>
                            <a:ext cx="13864" cy="13716"/>
                            <a:chOff x="1056127" y="1103444"/>
                            <a:chExt cx="13863" cy="13716"/>
                          </a:xfrm>
                        </wpg:grpSpPr>
                        <wpg:grpSp>
                          <wpg:cNvPr id="74485821" name="Group 58"/>
                          <wpg:cNvGrpSpPr>
                            <a:grpSpLocks/>
                          </wpg:cNvGrpSpPr>
                          <wpg:grpSpPr bwMode="auto">
                            <a:xfrm>
                              <a:off x="1057084" y="1104837"/>
                              <a:ext cx="11887" cy="6912"/>
                              <a:chOff x="1054307" y="1104837"/>
                              <a:chExt cx="11887" cy="6911"/>
                            </a:xfrm>
                          </wpg:grpSpPr>
                          <wps:wsp>
                            <wps:cNvPr id="74485822"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9EE2B4" w14:textId="77777777" w:rsidR="00722600" w:rsidRDefault="00722600" w:rsidP="00F824D6">
                                  <w:pPr>
                                    <w:pStyle w:val="Style3"/>
                                  </w:pPr>
                                  <w:r>
                                    <w:t>tlsa_Enrollment</w:t>
                                  </w:r>
                                </w:p>
                              </w:txbxContent>
                            </wps:txbx>
                            <wps:bodyPr rot="0" vert="horz" wrap="square" lIns="0" tIns="0" rIns="0" bIns="0" anchor="ctr" anchorCtr="0" upright="1">
                              <a:noAutofit/>
                            </wps:bodyPr>
                          </wps:wsp>
                          <wps:wsp>
                            <wps:cNvPr id="7448583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6BD879" w14:textId="77777777" w:rsidR="00722600" w:rsidRDefault="00722600" w:rsidP="00F824D6">
                                  <w:pPr>
                                    <w:pStyle w:val="Style3"/>
                                  </w:pPr>
                                  <w:r>
                                    <w:t>tlsa_HHID</w:t>
                                  </w:r>
                                </w:p>
                              </w:txbxContent>
                            </wps:txbx>
                            <wps:bodyPr rot="0" vert="horz" wrap="square" lIns="0" tIns="0" rIns="0" bIns="0" anchor="ctr" anchorCtr="0" upright="1">
                              <a:noAutofit/>
                            </wps:bodyPr>
                          </wps:wsp>
                        </wpg:grpSp>
                        <wps:wsp>
                          <wps:cNvPr id="74485837"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8"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3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5C85ED" w14:textId="77777777" w:rsidR="00722600" w:rsidRDefault="007226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3C3491C" id="Group 74485815" o:spid="_x0000_s1580"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">
                <v:shape id="AutoShape 53" o:spid="_x0000_s1581"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y9M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" strokecolor="black [0]" strokeweight=".5pt">
                  <v:stroke endarrow="block"/>
                  <v:shadow color="black [0]"/>
                </v:shape>
                <v:shape id="AutoShape 54" o:spid="_x0000_s1582"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" fillcolor="#fce5d6" strokecolor="#f5b183" strokeweight=".5pt">
                  <v:shadow color="black" opacity="0" offset="0,0"/>
                  <v:textbox inset="0,0,0,0">
                    <w:txbxContent>
                      <w:p w14:paraId="05D896DC" w14:textId="77777777" w:rsidR="00722600" w:rsidRDefault="00722600" w:rsidP="00F824D6">
                        <w:pPr>
                          <w:pStyle w:val="Style3"/>
                        </w:pPr>
                        <w:r>
                          <w:t>lsa_Calculated</w:t>
                        </w:r>
                      </w:p>
                    </w:txbxContent>
                  </v:textbox>
                </v:shape>
                <v:shape id="AutoShape 390" o:spid="_x0000_s1583"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" fillcolor="#fce5d6" strokecolor="#f5b183" strokeweight=".5pt">
                  <v:shadow color="black" opacity="0" offset="0,0"/>
                  <v:textbox inset="0,0,0,0">
                    <w:txbxContent>
                      <w:p w14:paraId="612027AC" w14:textId="77777777" w:rsidR="00722600" w:rsidRDefault="00722600" w:rsidP="00F824D6">
                        <w:pPr>
                          <w:pStyle w:val="Style3"/>
                        </w:pPr>
                        <w:r>
                          <w:t>lsa_Report</w:t>
                        </w:r>
                      </w:p>
                    </w:txbxContent>
                  </v:textbox>
                </v:shape>
                <v:shape id="AutoShape 56" o:spid="_x0000_s1584"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" strokecolor="black [0]" strokeweight=".5pt">
                  <v:stroke endarrow="block"/>
                  <v:shadow color="black [0]"/>
                </v:shape>
                <v:group id="Group 57" o:spid="_x0000_s1585"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">
                  <v:group id="Group 58" o:spid="_x0000_s1586"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">
                    <v:shape id="AutoShape 462" o:spid="_x0000_s1587"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" fillcolor="#ebd7e1" strokecolor="#c285a3" strokeweight=".5pt">
                      <v:shadow color="black" opacity="0" offset="0,0"/>
                      <v:textbox inset="0,0,0,0">
                        <w:txbxContent>
                          <w:p w14:paraId="299EE2B4" w14:textId="77777777" w:rsidR="00722600" w:rsidRDefault="00722600" w:rsidP="00F824D6">
                            <w:pPr>
                              <w:pStyle w:val="Style3"/>
                            </w:pPr>
                            <w:r>
                              <w:t>tlsa_Enrollment</w:t>
                            </w:r>
                          </w:p>
                        </w:txbxContent>
                      </v:textbox>
                    </v:shape>
                    <v:shape id="AutoShape 462" o:spid="_x0000_s1588"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" fillcolor="#ebd7e1" strokecolor="#c285a3" strokeweight=".5pt">
                      <v:shadow color="black" opacity="0" offset="0,0"/>
                      <v:textbox inset="0,0,0,0">
                        <w:txbxContent>
                          <w:p w14:paraId="4F6BD879" w14:textId="77777777" w:rsidR="00722600" w:rsidRDefault="00722600" w:rsidP="00F824D6">
                            <w:pPr>
                              <w:pStyle w:val="Style3"/>
                            </w:pPr>
                            <w:r>
                              <w:t>tlsa_HHID</w:t>
                            </w:r>
                          </w:p>
                        </w:txbxContent>
                      </v:textbox>
                    </v:shape>
                  </v:group>
                  <v:shape id="AutoShape 407" o:spid="_x0000_s1589"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" fillcolor="#5b9bd5" strokecolor="black [0]" strokeweight=".5pt">
                    <v:shadow color="black [0]"/>
                    <v:textbox inset="2.88pt,2.88pt,2.88pt,2.88pt"/>
                  </v:shape>
                  <v:shape id="AutoShape 62" o:spid="_x0000_s1590"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" fillcolor="#5b9bd5" strokecolor="black [0]" strokeweight=".5pt">
                    <v:shadow color="black [0]"/>
                    <v:textbox inset="2.88pt,2.88pt,2.88pt,2.88pt"/>
                  </v:shape>
                  <v:shape id="AutoShape 448" o:spid="_x0000_s1591"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" fillcolor="#dfebf7" strokecolor="#5b9bd5" strokeweight=".5pt">
                    <v:shadow color="black" opacity="0" offset="0,0"/>
                    <v:textbox inset="0,0,0,0">
                      <w:txbxContent>
                        <w:p w14:paraId="775C85ED" w14:textId="77777777" w:rsidR="00722600" w:rsidRDefault="00722600" w:rsidP="00F824D6">
                          <w:pPr>
                            <w:pStyle w:val="Style3"/>
                          </w:pPr>
                          <w:r>
                            <w:t>hmis_Services</w:t>
                          </w:r>
                        </w:p>
                      </w:txbxContent>
                    </v:textbox>
                  </v:shape>
                </v:group>
                <w10:anchorlock/>
              </v:group>
            </w:pict>
          </mc:Fallback>
        </mc:AlternateContent>
      </w:r>
    </w:p>
    <w:p w14:paraId="4120C8C3" w14:textId="66D7A8E4" w:rsidR="00FD2071" w:rsidRDefault="00B06D16" w:rsidP="0088191A">
      <w:pPr>
        <w:pStyle w:val="Heading3"/>
      </w:pPr>
      <w:proofErr w:type="spellStart"/>
      <w:r>
        <w:t>ReportRow</w:t>
      </w:r>
      <w:proofErr w:type="spellEnd"/>
      <w:r>
        <w:t xml:space="preserve">, Universe, </w:t>
      </w:r>
      <w:r w:rsidR="00DE3828">
        <w:t>ProjectID</w:t>
      </w:r>
      <w:r>
        <w:t>,</w:t>
      </w:r>
      <w:r w:rsidR="00FD2071">
        <w:t xml:space="preserve"> and Value</w:t>
      </w:r>
    </w:p>
    <w:p w14:paraId="18DC412A" w14:textId="5D747067" w:rsidR="00B06D16" w:rsidRDefault="00B06D16" w:rsidP="002256C7">
      <w:proofErr w:type="spellStart"/>
      <w:r w:rsidRPr="009A701E">
        <w:rPr>
          <w:b/>
        </w:rPr>
        <w:t>ReportRow</w:t>
      </w:r>
      <w:proofErr w:type="spellEnd"/>
      <w:r>
        <w:t xml:space="preserve"> 56 counts bed nights in the LSA report period for people in households whose members have various characteristics</w:t>
      </w:r>
      <w:r w:rsidR="006F5076">
        <w:t xml:space="preserve">, grouped by </w:t>
      </w:r>
      <w:r w:rsidR="006F5076" w:rsidRPr="00DE6DFA">
        <w:rPr>
          <w:b/>
        </w:rPr>
        <w:t>ProjectID</w:t>
      </w:r>
      <w:r w:rsidR="004873DC">
        <w:t xml:space="preserve">. </w:t>
      </w:r>
    </w:p>
    <w:p w14:paraId="28DE6640" w14:textId="0DB9AA1E" w:rsidR="00857565" w:rsidRDefault="00142EAC" w:rsidP="00857565">
      <w:ins w:id="2294" w:author="Molly McEvilley" w:date="2020-08-19T03:56:00Z">
        <w:r>
          <w:t xml:space="preserve">These counts may be included under any circumstances but are required in </w:t>
        </w:r>
      </w:ins>
      <w:proofErr w:type="spellStart"/>
      <w:ins w:id="2295" w:author="Molly McEvilley" w:date="2020-08-20T06:17:00Z">
        <w:r w:rsidR="00DA0FF7">
          <w:t>LSACalculated</w:t>
        </w:r>
      </w:ins>
      <w:proofErr w:type="spellEnd"/>
      <w:ins w:id="2296" w:author="Molly McEvilley" w:date="2020-08-19T03:56:00Z">
        <w:r>
          <w:t xml:space="preserve"> only if: </w:t>
        </w:r>
      </w:ins>
      <w:del w:id="2297" w:author="Molly McEvilley" w:date="2020-08-19T03:56:00Z">
        <w:r w:rsidR="00857565" w:rsidDel="00142EAC">
          <w:delText xml:space="preserve">These counts are required in LSACalculated only if: </w:delText>
        </w:r>
      </w:del>
    </w:p>
    <w:p w14:paraId="77056ED4" w14:textId="77777777" w:rsidR="00857565" w:rsidRDefault="00857565" w:rsidP="00046859">
      <w:pPr>
        <w:pStyle w:val="ListParagraph"/>
        <w:numPr>
          <w:ilvl w:val="0"/>
          <w:numId w:val="9"/>
        </w:numPr>
      </w:pPr>
      <w:r w:rsidRPr="00271EB6">
        <w:rPr>
          <w:u w:val="single"/>
        </w:rPr>
        <w:t>ReportStart</w:t>
      </w:r>
      <w:r>
        <w:t xml:space="preserve"> is October 1 </w:t>
      </w:r>
    </w:p>
    <w:p w14:paraId="2679A318"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23728EBC"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3BB45B57" w14:textId="3E44F81B" w:rsidR="00F23505" w:rsidRPr="009D5B7E" w:rsidRDefault="001F084E" w:rsidP="00F23505">
      <w:pPr>
        <w:rPr>
          <w:ins w:id="2298" w:author="Molly McEvilley" w:date="2020-09-10T10:58:00Z"/>
        </w:rPr>
      </w:pPr>
      <w:del w:id="2299" w:author="Molly McEvilley" w:date="2020-09-10T10:58:00Z">
        <w:r w:rsidDel="00F23505">
          <w:delText xml:space="preserve">The </w:delText>
        </w:r>
      </w:del>
      <w:ins w:id="2300" w:author="Molly McEvilley" w:date="2020-09-10T10:58:00Z">
        <w:r w:rsidR="00F23505">
          <w:t xml:space="preserve">The </w:t>
        </w:r>
        <w:r w:rsidR="00F23505" w:rsidRPr="00DE6DFA">
          <w:rPr>
            <w:b/>
          </w:rPr>
          <w:t>Universe</w:t>
        </w:r>
        <w:r w:rsidR="00F23505">
          <w:t xml:space="preserve"> for project-level counts is 10; </w:t>
        </w:r>
      </w:ins>
      <w:ins w:id="2301" w:author="Molly McEvilley" w:date="2020-09-10T10:59:00Z">
        <w:r w:rsidR="00F23505">
          <w:t>there must be</w:t>
        </w:r>
      </w:ins>
      <w:ins w:id="2302" w:author="Molly McEvilley" w:date="2020-09-10T10:58:00Z">
        <w:r w:rsidR="00F23505">
          <w:t xml:space="preserve"> a value in the </w:t>
        </w:r>
        <w:r w:rsidR="00F23505" w:rsidRPr="004C74F2">
          <w:rPr>
            <w:b/>
          </w:rPr>
          <w:t>ProjectID</w:t>
        </w:r>
        <w:r w:rsidR="00F23505">
          <w:t xml:space="preserve"> column that matches a record in Project.csv.</w:t>
        </w:r>
      </w:ins>
    </w:p>
    <w:p w14:paraId="1EFE3E1A" w14:textId="1120FEA9" w:rsidR="001F084E" w:rsidRPr="009D5B7E" w:rsidRDefault="001F084E" w:rsidP="001F084E">
      <w:del w:id="2303" w:author="Molly McEvilley" w:date="2020-09-10T10:58: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1308008C" w14:textId="00AC899A" w:rsidR="00B651D0" w:rsidRDefault="002256C7" w:rsidP="002256C7">
      <w:r w:rsidRPr="00A355EA">
        <w:rPr>
          <w:b/>
        </w:rPr>
        <w:lastRenderedPageBreak/>
        <w:t>Value</w:t>
      </w:r>
      <w:r>
        <w:t xml:space="preserve"> = a count of </w:t>
      </w:r>
      <w:r w:rsidR="0067749F">
        <w:t xml:space="preserve">the combination of </w:t>
      </w:r>
      <w:r w:rsidR="00A768D9">
        <w:t xml:space="preserve">[Date] and distinct </w:t>
      </w:r>
      <w:r w:rsidR="00A768D9" w:rsidRPr="00291CD4">
        <w:rPr>
          <w:b/>
        </w:rPr>
        <w:t>PersonalID</w:t>
      </w:r>
      <w:r w:rsidR="00A768D9" w:rsidRPr="00A005D8">
        <w:rPr>
          <w:iCs/>
        </w:rPr>
        <w:t>s</w:t>
      </w:r>
      <w:r w:rsidR="00A768D9" w:rsidRPr="00081EF8">
        <w:rPr>
          <w:iCs/>
        </w:rPr>
        <w:t xml:space="preserve"> </w:t>
      </w:r>
      <w:r w:rsidR="00A768D9">
        <w:t xml:space="preserve">in </w:t>
      </w:r>
      <w:r w:rsidR="00D979B0">
        <w:t xml:space="preserve">tlsa_Person </w:t>
      </w:r>
      <w:r w:rsidR="00A768D9">
        <w:t>that meet the criteria for inclusion in the cohort, universe, household type, and population</w:t>
      </w:r>
      <w:r w:rsidR="00DE3828">
        <w:t xml:space="preserve">, grouped by </w:t>
      </w:r>
      <w:r w:rsidR="00DE3828">
        <w:rPr>
          <w:b/>
        </w:rPr>
        <w:t xml:space="preserve">ProjectID,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717601FE" w:rsidR="00783723" w:rsidRPr="00AE734F" w:rsidRDefault="00783723" w:rsidP="00072386">
            <w:pPr>
              <w:pStyle w:val="NoSpacing"/>
            </w:pPr>
            <w:r w:rsidRPr="00291CD4">
              <w:rPr>
                <w:b/>
              </w:rPr>
              <w:t>ProjectType</w:t>
            </w:r>
            <w:r>
              <w:t xml:space="preserve"> </w:t>
            </w:r>
            <w:del w:id="2304" w:author="Molly McEvilley" w:date="2020-09-17T10:40:00Z">
              <w:r w:rsidDel="00315CB5">
                <w:delText>in (3,13)</w:delText>
              </w:r>
            </w:del>
            <w:ins w:id="2305" w:author="Molly McEvilley" w:date="2020-09-17T10:40:00Z">
              <w:r w:rsidR="00315CB5">
                <w:t>= 3</w:t>
              </w:r>
            </w:ins>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14:paraId="576BFE05" w14:textId="77777777" w:rsidTr="00072386">
        <w:trPr>
          <w:cnfStyle w:val="000000010000" w:firstRow="0" w:lastRow="0" w:firstColumn="0" w:lastColumn="0" w:oddVBand="0" w:evenVBand="0" w:oddHBand="0" w:evenHBand="1" w:firstRowFirstColumn="0" w:firstRowLastColumn="0" w:lastRowFirstColumn="0" w:lastRowLastColumn="0"/>
          <w:cantSplit/>
          <w:trHeight w:val="216"/>
          <w:ins w:id="2306" w:author="Molly McEvilley" w:date="2020-09-17T10:40: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54A22164" w:rsidR="00315CB5" w:rsidRPr="00291CD4" w:rsidRDefault="00315CB5" w:rsidP="00315CB5">
            <w:pPr>
              <w:pStyle w:val="NoSpacing"/>
              <w:rPr>
                <w:ins w:id="2307" w:author="Molly McEvilley" w:date="2020-09-17T10:40:00Z"/>
                <w:b/>
              </w:rPr>
            </w:pPr>
            <w:ins w:id="2308" w:author="Molly McEvilley" w:date="2020-09-17T10:40:00Z">
              <w:r w:rsidRPr="00291CD4">
                <w:rPr>
                  <w:b/>
                </w:rPr>
                <w:t>ProjectType</w:t>
              </w:r>
              <w:r>
                <w:t xml:space="preserve"> </w:t>
              </w:r>
              <w:r w:rsidR="006D16CD">
                <w:t>= 13</w:t>
              </w:r>
            </w:ins>
          </w:p>
        </w:tc>
        <w:tc>
          <w:tcPr>
            <w:tcW w:w="1800" w:type="dxa"/>
          </w:tcPr>
          <w:p w14:paraId="12DCF2B4" w14:textId="3D166662"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309" w:author="Molly McEvilley" w:date="2020-09-17T10:40:00Z"/>
                <w:b/>
              </w:rPr>
            </w:pPr>
            <w:ins w:id="2310" w:author="Molly McEvilley" w:date="2020-09-17T10:40:00Z">
              <w:r>
                <w:rPr>
                  <w:b/>
                </w:rPr>
                <w:t>&gt;=</w:t>
              </w:r>
              <w:r w:rsidRPr="00291CD4">
                <w:rPr>
                  <w:b/>
                </w:rPr>
                <w:t>MoveInDate</w:t>
              </w:r>
            </w:ins>
          </w:p>
        </w:tc>
        <w:tc>
          <w:tcPr>
            <w:tcW w:w="4495" w:type="dxa"/>
          </w:tcPr>
          <w:p w14:paraId="1F62A348" w14:textId="6AE7DF3A"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311" w:author="Molly McEvilley" w:date="2020-09-17T10:41:00Z"/>
              </w:rPr>
            </w:pPr>
            <w:ins w:id="2312" w:author="Molly McEvilley" w:date="2020-09-17T10:40:00Z">
              <w:r>
                <w:t>&lt;= (</w:t>
              </w:r>
              <w:r w:rsidRPr="00291CD4">
                <w:rPr>
                  <w:b/>
                </w:rPr>
                <w:t>ExitDate</w:t>
              </w:r>
              <w:r>
                <w:t xml:space="preserve"> – 1 day) or, </w:t>
              </w:r>
            </w:ins>
          </w:p>
          <w:p w14:paraId="5C6BB578" w14:textId="277BE6F7" w:rsidR="006D16CD" w:rsidRPr="006D16CD" w:rsidRDefault="006D16CD" w:rsidP="00315CB5">
            <w:pPr>
              <w:pStyle w:val="NoSpacing"/>
              <w:cnfStyle w:val="000000010000" w:firstRow="0" w:lastRow="0" w:firstColumn="0" w:lastColumn="0" w:oddVBand="0" w:evenVBand="0" w:oddHBand="0" w:evenHBand="1" w:firstRowFirstColumn="0" w:firstRowLastColumn="0" w:lastRowFirstColumn="0" w:lastRowLastColumn="0"/>
              <w:rPr>
                <w:ins w:id="2313" w:author="Molly McEvilley" w:date="2020-09-17T10:40:00Z"/>
              </w:rPr>
            </w:pPr>
            <w:ins w:id="2314" w:author="Molly McEvilley" w:date="2020-09-17T10:41:00Z">
              <w:r>
                <w:t xml:space="preserve">= </w:t>
              </w:r>
              <w:r w:rsidRPr="006D16CD">
                <w:rPr>
                  <w:b/>
                  <w:bCs/>
                  <w:rPrChange w:id="2315" w:author="Molly McEvilley" w:date="2020-09-17T10:41:00Z">
                    <w:rPr/>
                  </w:rPrChange>
                </w:rPr>
                <w:t>MoveInDate</w:t>
              </w:r>
              <w:r>
                <w:t xml:space="preserve"> and = </w:t>
              </w:r>
              <w:r w:rsidRPr="006D16CD">
                <w:rPr>
                  <w:b/>
                  <w:bCs/>
                  <w:rPrChange w:id="2316" w:author="Molly McEvilley" w:date="2020-09-17T10:41:00Z">
                    <w:rPr/>
                  </w:rPrChange>
                </w:rPr>
                <w:t>ExitDate</w:t>
              </w:r>
            </w:ins>
            <w:ins w:id="2317" w:author="Molly McEvilley" w:date="2020-09-17T10:42:00Z">
              <w:r>
                <w:t>; or</w:t>
              </w:r>
            </w:ins>
          </w:p>
          <w:p w14:paraId="4157913F" w14:textId="261EC74B" w:rsidR="00315CB5" w:rsidRDefault="00315CB5" w:rsidP="00315CB5">
            <w:pPr>
              <w:pStyle w:val="NoSpacing"/>
              <w:cnfStyle w:val="000000010000" w:firstRow="0" w:lastRow="0" w:firstColumn="0" w:lastColumn="0" w:oddVBand="0" w:evenVBand="0" w:oddHBand="0" w:evenHBand="1" w:firstRowFirstColumn="0" w:firstRowLastColumn="0" w:lastRowFirstColumn="0" w:lastRowLastColumn="0"/>
              <w:rPr>
                <w:ins w:id="2318" w:author="Molly McEvilley" w:date="2020-09-17T10:40:00Z"/>
              </w:rPr>
            </w:pPr>
            <w:ins w:id="2319" w:author="Molly McEvilley" w:date="2020-09-17T10:40:00Z">
              <w:r>
                <w:t xml:space="preserve">If </w:t>
              </w:r>
              <w:r w:rsidRPr="00291CD4">
                <w:rPr>
                  <w:b/>
                </w:rPr>
                <w:t>ExitDate</w:t>
              </w:r>
              <w:r>
                <w:t xml:space="preserve"> is NULL, </w:t>
              </w:r>
              <w:r w:rsidRPr="001E1821">
                <w:rPr>
                  <w:u w:val="single"/>
                </w:rPr>
                <w:t>ReportEnd</w:t>
              </w:r>
            </w:ins>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77777777" w:rsidR="00783723" w:rsidRPr="00291CD4" w:rsidRDefault="00783723"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7777777" w:rsidR="00783723" w:rsidRPr="00291CD4" w:rsidRDefault="00783723"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4318320E" w14:textId="05262036" w:rsidR="00783723" w:rsidRPr="00291CD4" w:rsidRDefault="00783723" w:rsidP="00072386">
            <w:pPr>
              <w:pStyle w:val="NoSpacing"/>
              <w:cnfStyle w:val="000000010000" w:firstRow="0" w:lastRow="0" w:firstColumn="0" w:lastColumn="0" w:oddVBand="0" w:evenVBand="0" w:oddHBand="0" w:evenHBand="1"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p>
        </w:tc>
      </w:tr>
    </w:tbl>
    <w:p w14:paraId="519D949D" w14:textId="77777777" w:rsidR="00EC7A1A" w:rsidRDefault="00EC7A1A" w:rsidP="0088191A">
      <w:pPr>
        <w:pStyle w:val="Heading3"/>
      </w:pPr>
      <w:r>
        <w:t>Cohort</w:t>
      </w:r>
    </w:p>
    <w:p w14:paraId="30E9068B" w14:textId="61F8D1E6"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040C27B4" w14:textId="730819D8" w:rsidR="003A1E47" w:rsidRDefault="00DA0B37" w:rsidP="0088191A">
      <w:pPr>
        <w:pStyle w:val="Heading3"/>
      </w:pPr>
      <w:r w:rsidDel="00DA0B37">
        <w:t xml:space="preserve"> </w:t>
      </w:r>
      <w:r w:rsidR="001F084E">
        <w:t>Household Type and Population</w:t>
      </w:r>
    </w:p>
    <w:p w14:paraId="4F7B0D90" w14:textId="393C63DA" w:rsidR="00691A1A" w:rsidRDefault="00691A1A" w:rsidP="005357DE">
      <w:pPr>
        <w:rPr>
          <w:ins w:id="2320" w:author="Molly McEvilley" w:date="2020-08-20T07:57:00Z"/>
          <w:rFonts w:cstheme="minorHAnsi"/>
        </w:rPr>
      </w:pPr>
      <w:ins w:id="2321" w:author="Molly McEvilley" w:date="2020-08-20T07:57:00Z">
        <w:r>
          <w:t xml:space="preserve">Generate these counts for each of the </w:t>
        </w:r>
        <w:r>
          <w:rPr>
            <w:rFonts w:cstheme="minorHAnsi"/>
          </w:rPr>
          <w:t>populations and household types listed below where the count is greater than zero based on data for the given project.</w:t>
        </w:r>
      </w:ins>
    </w:p>
    <w:p w14:paraId="3EC42428" w14:textId="77777777" w:rsidR="00691A1A" w:rsidRDefault="00691A1A">
      <w:pPr>
        <w:rPr>
          <w:ins w:id="2322" w:author="Molly McEvilley" w:date="2020-08-20T07:57:00Z"/>
        </w:rPr>
        <w:pPrChange w:id="2323" w:author="Molly McEvilley" w:date="2020-08-20T08:03:00Z">
          <w:pPr>
            <w:pStyle w:val="ListParagraph"/>
            <w:numPr>
              <w:numId w:val="83"/>
            </w:numPr>
          </w:pPr>
        </w:pPrChange>
      </w:pPr>
      <w:ins w:id="2324" w:author="Molly McEvilley" w:date="2020-08-20T07:57:00Z">
        <w:r>
          <w:t xml:space="preserve">The </w:t>
        </w:r>
        <w:r w:rsidRPr="000418B1">
          <w:rPr>
            <w:b/>
            <w:bCs/>
          </w:rPr>
          <w:t>HHType</w:t>
        </w:r>
        <w:r>
          <w:t xml:space="preserve"> column indicates the household types for which the population is relevant.</w:t>
        </w:r>
      </w:ins>
    </w:p>
    <w:p w14:paraId="05ABDA04" w14:textId="77777777" w:rsidR="00691A1A" w:rsidRDefault="00691A1A" w:rsidP="005357DE">
      <w:pPr>
        <w:pStyle w:val="ListParagraph"/>
        <w:numPr>
          <w:ilvl w:val="0"/>
          <w:numId w:val="16"/>
        </w:numPr>
        <w:rPr>
          <w:ins w:id="2325" w:author="Molly McEvilley" w:date="2020-08-20T07:57:00Z"/>
        </w:rPr>
      </w:pPr>
      <w:ins w:id="2326" w:author="Molly McEvilley" w:date="2020-08-20T07:57:00Z">
        <w:r>
          <w:t>Zero (0) represents a count of all records that meet the criteria, regardless of household type.</w:t>
        </w:r>
      </w:ins>
    </w:p>
    <w:p w14:paraId="2CD789DF" w14:textId="77777777" w:rsidR="00691A1A" w:rsidRPr="007F7731" w:rsidRDefault="00691A1A" w:rsidP="00691A1A">
      <w:pPr>
        <w:pStyle w:val="ListParagraph"/>
        <w:numPr>
          <w:ilvl w:val="0"/>
          <w:numId w:val="16"/>
        </w:numPr>
        <w:rPr>
          <w:ins w:id="2327" w:author="Molly McEvilley" w:date="2020-08-20T07:57:00Z"/>
        </w:rPr>
      </w:pPr>
      <w:ins w:id="2328" w:author="Molly McEvilley" w:date="2020-08-20T07:57: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r w:rsidDel="005F42B7">
          <w:t xml:space="preserve"> </w:t>
        </w:r>
      </w:ins>
    </w:p>
    <w:tbl>
      <w:tblPr>
        <w:tblStyle w:val="Style11"/>
        <w:tblW w:w="9360" w:type="dxa"/>
        <w:tblLook w:val="04A0" w:firstRow="1" w:lastRow="0" w:firstColumn="1" w:lastColumn="0" w:noHBand="0" w:noVBand="1"/>
      </w:tblPr>
      <w:tblGrid>
        <w:gridCol w:w="569"/>
        <w:gridCol w:w="2396"/>
        <w:gridCol w:w="2070"/>
        <w:gridCol w:w="4325"/>
      </w:tblGrid>
      <w:tr w:rsidR="00333A77" w:rsidRPr="00221967" w14:paraId="0869E189"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7EF99E79" w14:textId="77777777" w:rsidR="00333A77" w:rsidRPr="001475A1" w:rsidRDefault="00333A77" w:rsidP="00333A77">
            <w:pPr>
              <w:pStyle w:val="NoSpacing"/>
            </w:pPr>
            <w:r>
              <w:t>ID</w:t>
            </w:r>
          </w:p>
        </w:tc>
        <w:tc>
          <w:tcPr>
            <w:tcW w:w="2396" w:type="dxa"/>
          </w:tcPr>
          <w:p w14:paraId="494182B0" w14:textId="77777777"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713F8828" w14:textId="37E12E82" w:rsidR="00333A77" w:rsidRPr="004C74F2" w:rsidRDefault="003C4035" w:rsidP="00333A77">
            <w:pPr>
              <w:pStyle w:val="NoSpacing"/>
              <w:cnfStyle w:val="100000000000" w:firstRow="1" w:lastRow="0" w:firstColumn="0" w:lastColumn="0" w:oddVBand="0" w:evenVBand="0" w:oddHBand="0" w:evenHBand="0" w:firstRowFirstColumn="0" w:firstRowLastColumn="0" w:lastRowFirstColumn="0" w:lastRowLastColumn="0"/>
              <w:rPr>
                <w:bCs w:val="0"/>
              </w:rPr>
            </w:pPr>
            <w:del w:id="2329" w:author="Molly McEvilley" w:date="2020-08-06T10:09:00Z">
              <w:r w:rsidDel="00887972">
                <w:rPr>
                  <w:bCs w:val="0"/>
                </w:rPr>
                <w:delText>Active</w:delText>
              </w:r>
            </w:del>
            <w:r w:rsidR="00333A77" w:rsidRPr="004C74F2">
              <w:rPr>
                <w:bCs w:val="0"/>
              </w:rPr>
              <w:t>HHType</w:t>
            </w:r>
          </w:p>
        </w:tc>
        <w:tc>
          <w:tcPr>
            <w:tcW w:w="4325" w:type="dxa"/>
          </w:tcPr>
          <w:p w14:paraId="2D5747CA" w14:textId="4E361BAC" w:rsidR="00333A77" w:rsidRPr="001475A1" w:rsidRDefault="00333A77" w:rsidP="00333A77">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33A77" w:rsidRPr="001475A1" w14:paraId="4CD356B4"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0FDED61" w14:textId="77777777" w:rsidR="00333A77" w:rsidRPr="001475A1" w:rsidRDefault="00333A77" w:rsidP="00333A77">
            <w:pPr>
              <w:pStyle w:val="NoSpacing"/>
            </w:pPr>
            <w:r w:rsidRPr="00F016B9">
              <w:t>0</w:t>
            </w:r>
          </w:p>
        </w:tc>
        <w:tc>
          <w:tcPr>
            <w:tcW w:w="2396" w:type="dxa"/>
          </w:tcPr>
          <w:p w14:paraId="08888D51"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79A1FF3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56C7DF6E"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w:t>
            </w:r>
          </w:p>
        </w:tc>
      </w:tr>
      <w:tr w:rsidR="00333A77" w:rsidRPr="001475A1" w14:paraId="2F626569"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2B205C4" w14:textId="77777777" w:rsidR="00333A77" w:rsidRPr="001475A1" w:rsidRDefault="00333A77" w:rsidP="00333A77">
            <w:pPr>
              <w:pStyle w:val="NoSpacing"/>
            </w:pPr>
            <w:r w:rsidRPr="00F016B9">
              <w:t>1</w:t>
            </w:r>
          </w:p>
        </w:tc>
        <w:tc>
          <w:tcPr>
            <w:tcW w:w="2396" w:type="dxa"/>
          </w:tcPr>
          <w:p w14:paraId="629409E4" w14:textId="0C32A482"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644C59ED"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6022BABA" w14:textId="77777777" w:rsidR="00333A77" w:rsidRPr="001475A1" w:rsidRDefault="00333A77" w:rsidP="00333A77">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33A77" w:rsidRPr="001475A1" w14:paraId="77B791BE"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6CD93FF0" w14:textId="77777777" w:rsidR="00333A77" w:rsidRPr="001475A1" w:rsidRDefault="00333A77" w:rsidP="00333A77">
            <w:pPr>
              <w:pStyle w:val="NoSpacing"/>
            </w:pPr>
            <w:r w:rsidRPr="00F016B9">
              <w:t>2</w:t>
            </w:r>
          </w:p>
        </w:tc>
        <w:tc>
          <w:tcPr>
            <w:tcW w:w="2396" w:type="dxa"/>
          </w:tcPr>
          <w:p w14:paraId="6576CF60"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19FE7303"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518F0B76" w14:textId="77777777" w:rsidR="00333A77" w:rsidRPr="001475A1" w:rsidRDefault="00333A77" w:rsidP="00333A77">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79B020B3" w14:textId="0DEF3535" w:rsidR="00BA1FB4" w:rsidRDefault="001F084E" w:rsidP="0088191A">
      <w:pPr>
        <w:pStyle w:val="Heading3"/>
      </w:pPr>
      <w:proofErr w:type="spellStart"/>
      <w:r>
        <w:t>SystemPath</w:t>
      </w:r>
      <w:proofErr w:type="spellEnd"/>
    </w:p>
    <w:p w14:paraId="3FB22B80" w14:textId="4B4FD722" w:rsidR="001F084E" w:rsidRPr="00074555" w:rsidRDefault="001F084E" w:rsidP="00DE6DFA">
      <w:proofErr w:type="spellStart"/>
      <w:r w:rsidRPr="00DE6DFA">
        <w:rPr>
          <w:b/>
        </w:rPr>
        <w:t>SystemPath</w:t>
      </w:r>
      <w:proofErr w:type="spellEnd"/>
      <w:r>
        <w:t xml:space="preserve"> is always -1 for counts of </w:t>
      </w:r>
      <w:proofErr w:type="spellStart"/>
      <w:r>
        <w:t>bednights</w:t>
      </w:r>
      <w:proofErr w:type="spellEnd"/>
      <w:r>
        <w:t>.</w:t>
      </w:r>
    </w:p>
    <w:p w14:paraId="72FC0F8E" w14:textId="1158A2FC" w:rsidR="007423B8" w:rsidRDefault="007423B8" w:rsidP="0088191A">
      <w:pPr>
        <w:pStyle w:val="Heading2"/>
      </w:pPr>
      <w:bookmarkStart w:id="2330" w:name="_Toc37849824"/>
      <w:bookmarkStart w:id="2331" w:name="_Toc38030598"/>
      <w:r>
        <w:t xml:space="preserve">Get Counts of </w:t>
      </w:r>
      <w:proofErr w:type="spellStart"/>
      <w:r>
        <w:t>Bednights</w:t>
      </w:r>
      <w:proofErr w:type="spellEnd"/>
      <w:r>
        <w:t xml:space="preserve"> by </w:t>
      </w:r>
      <w:r w:rsidR="00A768D9">
        <w:t>Project Type and Household Characteristics</w:t>
      </w:r>
      <w:bookmarkEnd w:id="2330"/>
      <w:bookmarkEnd w:id="2331"/>
    </w:p>
    <w:p w14:paraId="30F84E86"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0E92B0B" wp14:editId="4C251FF5">
                <wp:extent cx="4961890" cy="1371600"/>
                <wp:effectExtent l="0" t="0" r="10160" b="19050"/>
                <wp:docPr id="74485840" name="Group 744858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116659" y="1106302"/>
                          <a:chExt cx="49620" cy="13716"/>
                        </a:xfrm>
                      </wpg:grpSpPr>
                      <wps:wsp>
                        <wps:cNvPr id="74485841" name="AutoShape 53"/>
                        <wps:cNvCnPr>
                          <a:cxnSpLocks noChangeShapeType="1"/>
                        </wps:cNvCnPr>
                        <wps:spPr bwMode="auto">
                          <a:xfrm>
                            <a:off x="1148858"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42" name="AutoShape 54"/>
                        <wps:cNvSpPr>
                          <a:spLocks noChangeArrowheads="1"/>
                        </wps:cNvSpPr>
                        <wps:spPr bwMode="auto">
                          <a:xfrm>
                            <a:off x="1154392" y="111178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85932A"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843" name="AutoShape 390"/>
                        <wps:cNvSpPr>
                          <a:spLocks noChangeArrowheads="1"/>
                        </wps:cNvSpPr>
                        <wps:spPr bwMode="auto">
                          <a:xfrm>
                            <a:off x="1116659" y="1111788"/>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E48182" w14:textId="77777777" w:rsidR="00722600" w:rsidRDefault="00722600" w:rsidP="00F824D6">
                              <w:pPr>
                                <w:pStyle w:val="Style3"/>
                              </w:pPr>
                              <w:r>
                                <w:t>lsa_Report</w:t>
                              </w:r>
                            </w:p>
                          </w:txbxContent>
                        </wps:txbx>
                        <wps:bodyPr rot="0" vert="horz" wrap="square" lIns="0" tIns="0" rIns="0" bIns="0" anchor="ctr" anchorCtr="0" upright="1">
                          <a:noAutofit/>
                        </wps:bodyPr>
                      </wps:wsp>
                      <wps:wsp>
                        <wps:cNvPr id="74485844" name="AutoShape 56"/>
                        <wps:cNvCnPr>
                          <a:cxnSpLocks noChangeShapeType="1"/>
                        </wps:cNvCnPr>
                        <wps:spPr bwMode="auto">
                          <a:xfrm>
                            <a:off x="1129460" y="1113160"/>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45" name="Group 57"/>
                        <wpg:cNvGrpSpPr>
                          <a:grpSpLocks/>
                        </wpg:cNvGrpSpPr>
                        <wpg:grpSpPr bwMode="auto">
                          <a:xfrm>
                            <a:off x="1134994" y="1106302"/>
                            <a:ext cx="13864" cy="13716"/>
                            <a:chOff x="1056127" y="1103444"/>
                            <a:chExt cx="13863" cy="13716"/>
                          </a:xfrm>
                        </wpg:grpSpPr>
                        <wpg:grpSp>
                          <wpg:cNvPr id="74485846" name="Group 58"/>
                          <wpg:cNvGrpSpPr>
                            <a:grpSpLocks/>
                          </wpg:cNvGrpSpPr>
                          <wpg:grpSpPr bwMode="auto">
                            <a:xfrm>
                              <a:off x="1057084" y="1104837"/>
                              <a:ext cx="11887" cy="6912"/>
                              <a:chOff x="1054307" y="1104837"/>
                              <a:chExt cx="11887" cy="6911"/>
                            </a:xfrm>
                          </wpg:grpSpPr>
                          <wps:wsp>
                            <wps:cNvPr id="7448584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44C1BC" w14:textId="77777777" w:rsidR="00722600" w:rsidRDefault="00722600" w:rsidP="00F824D6">
                                  <w:pPr>
                                    <w:pStyle w:val="Style3"/>
                                  </w:pPr>
                                  <w:r>
                                    <w:t>tlsa_Enrollment</w:t>
                                  </w:r>
                                </w:p>
                              </w:txbxContent>
                            </wps:txbx>
                            <wps:bodyPr rot="0" vert="horz" wrap="square" lIns="0" tIns="0" rIns="0" bIns="0" anchor="ctr" anchorCtr="0" upright="1">
                              <a:noAutofit/>
                            </wps:bodyPr>
                          </wps:wsp>
                          <wps:wsp>
                            <wps:cNvPr id="74485848"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00394F" w14:textId="77777777" w:rsidR="00722600" w:rsidRDefault="00722600" w:rsidP="00F824D6">
                                  <w:pPr>
                                    <w:pStyle w:val="Style3"/>
                                  </w:pPr>
                                  <w:r>
                                    <w:t>tlsa_HHID</w:t>
                                  </w:r>
                                </w:p>
                              </w:txbxContent>
                            </wps:txbx>
                            <wps:bodyPr rot="0" vert="horz" wrap="square" lIns="0" tIns="0" rIns="0" bIns="0" anchor="ctr" anchorCtr="0" upright="1">
                              <a:noAutofit/>
                            </wps:bodyPr>
                          </wps:wsp>
                        </wpg:grpSp>
                        <wps:wsp>
                          <wps:cNvPr id="74485849" name="AutoShape 407"/>
                          <wps:cNvSpPr>
                            <a:spLocks/>
                          </wps:cNvSpPr>
                          <wps:spPr bwMode="auto">
                            <a:xfrm flipV="1">
                              <a:off x="1056127" y="1103444"/>
                              <a:ext cx="2401" cy="13716"/>
                            </a:xfrm>
                            <a:prstGeom prst="leftBracket">
                              <a:avLst>
                                <a:gd name="adj" fmla="val 4760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0" name="AutoShape 62"/>
                          <wps:cNvSpPr>
                            <a:spLocks/>
                          </wps:cNvSpPr>
                          <wps:spPr bwMode="auto">
                            <a:xfrm flipH="1" flipV="1">
                              <a:off x="1067591" y="1103444"/>
                              <a:ext cx="2400" cy="13716"/>
                            </a:xfrm>
                            <a:prstGeom prst="leftBracket">
                              <a:avLst>
                                <a:gd name="adj" fmla="val 4762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1"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65505" w14:textId="77777777" w:rsidR="00722600" w:rsidRDefault="00722600" w:rsidP="00F824D6">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40E92B0B" id="Group 74485840" o:spid="_x0000_s1592" style="width:390.7pt;height:108pt;mso-position-horizontal-relative:char;mso-position-vertical-relative:line" coordorigin="11166,11063"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">
                <v:shape id="AutoShape 53" o:spid="_x0000_s1593" type="#_x0000_t32" style="position:absolute;left:11488;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" strokecolor="black [0]" strokeweight=".5pt">
                  <v:stroke endarrow="block"/>
                  <v:shadow color="black [0]"/>
                </v:shape>
                <v:shape id="AutoShape 54" o:spid="_x0000_s1594" type="#_x0000_t114" style="position:absolute;left:11543;top:1111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" fillcolor="#fce5d6" strokecolor="#f5b183" strokeweight=".5pt">
                  <v:shadow color="black" opacity="0" offset="0,0"/>
                  <v:textbox inset="0,0,0,0">
                    <w:txbxContent>
                      <w:p w14:paraId="5D85932A" w14:textId="77777777" w:rsidR="00722600" w:rsidRDefault="00722600" w:rsidP="00F824D6">
                        <w:pPr>
                          <w:pStyle w:val="Style3"/>
                        </w:pPr>
                        <w:r>
                          <w:t>lsa_Calculated</w:t>
                        </w:r>
                      </w:p>
                    </w:txbxContent>
                  </v:textbox>
                </v:shape>
                <v:shape id="AutoShape 390" o:spid="_x0000_s1595" type="#_x0000_t114" style="position:absolute;left:11166;top:1111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" fillcolor="#fce5d6" strokecolor="#f5b183" strokeweight=".5pt">
                  <v:shadow color="black" opacity="0" offset="0,0"/>
                  <v:textbox inset="0,0,0,0">
                    <w:txbxContent>
                      <w:p w14:paraId="01E48182" w14:textId="77777777" w:rsidR="00722600" w:rsidRDefault="00722600" w:rsidP="00F824D6">
                        <w:pPr>
                          <w:pStyle w:val="Style3"/>
                        </w:pPr>
                        <w:r>
                          <w:t>lsa_Report</w:t>
                        </w:r>
                      </w:p>
                    </w:txbxContent>
                  </v:textbox>
                </v:shape>
                <v:shape id="AutoShape 56" o:spid="_x0000_s1596" type="#_x0000_t32" style="position:absolute;left:11294;top:11131;width:5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" strokecolor="black [0]" strokeweight=".5pt">
                  <v:stroke endarrow="block"/>
                  <v:shadow color="black [0]"/>
                </v:shape>
                <v:group id="Group 57" o:spid="_x0000_s1597" style="position:absolute;left:11349;top:11063;width:139;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">
                  <v:group id="Group 58" o:spid="_x0000_s1598"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vRZk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">
                    <v:shape id="AutoShape 462" o:spid="_x0000_s1599"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" fillcolor="#ebd7e1" strokecolor="#c285a3" strokeweight=".5pt">
                      <v:shadow color="black" opacity="0" offset="0,0"/>
                      <v:textbox inset="0,0,0,0">
                        <w:txbxContent>
                          <w:p w14:paraId="2944C1BC" w14:textId="77777777" w:rsidR="00722600" w:rsidRDefault="00722600" w:rsidP="00F824D6">
                            <w:pPr>
                              <w:pStyle w:val="Style3"/>
                            </w:pPr>
                            <w:r>
                              <w:t>tlsa_Enrollment</w:t>
                            </w:r>
                          </w:p>
                        </w:txbxContent>
                      </v:textbox>
                    </v:shape>
                    <v:shape id="AutoShape 462" o:spid="_x0000_s1600"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" fillcolor="#ebd7e1" strokecolor="#c285a3" strokeweight=".5pt">
                      <v:shadow color="black" opacity="0" offset="0,0"/>
                      <v:textbox inset="0,0,0,0">
                        <w:txbxContent>
                          <w:p w14:paraId="3400394F" w14:textId="77777777" w:rsidR="00722600" w:rsidRDefault="00722600" w:rsidP="00F824D6">
                            <w:pPr>
                              <w:pStyle w:val="Style3"/>
                            </w:pPr>
                            <w:r>
                              <w:t>tlsa_HHID</w:t>
                            </w:r>
                          </w:p>
                        </w:txbxContent>
                      </v:textbox>
                    </v:shape>
                  </v:group>
                  <v:shape id="AutoShape 407" o:spid="_x0000_s1601"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" fillcolor="#5b9bd5" strokecolor="black [0]" strokeweight=".5pt">
                    <v:shadow color="black [0]"/>
                    <v:textbox inset="2.88pt,2.88pt,2.88pt,2.88pt"/>
                  </v:shape>
                  <v:shape id="AutoShape 62" o:spid="_x0000_s1602"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" fillcolor="#5b9bd5" strokecolor="black [0]" strokeweight=".5pt">
                    <v:shadow color="black [0]"/>
                    <v:textbox inset="2.88pt,2.88pt,2.88pt,2.88pt"/>
                  </v:shape>
                  <v:shape id="AutoShape 448" o:spid="_x0000_s1603"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" fillcolor="#dfebf7" strokecolor="#5b9bd5" strokeweight=".5pt">
                    <v:shadow color="black" opacity="0" offset="0,0"/>
                    <v:textbox inset="0,0,0,0">
                      <w:txbxContent>
                        <w:p w14:paraId="1F565505" w14:textId="77777777" w:rsidR="00722600" w:rsidRDefault="00722600" w:rsidP="00F824D6">
                          <w:pPr>
                            <w:pStyle w:val="Style3"/>
                          </w:pPr>
                          <w:r>
                            <w:t>hmis_Services</w:t>
                          </w:r>
                        </w:p>
                      </w:txbxContent>
                    </v:textbox>
                  </v:shape>
                </v:group>
                <w10:anchorlock/>
              </v:group>
            </w:pict>
          </mc:Fallback>
        </mc:AlternateContent>
      </w:r>
    </w:p>
    <w:p w14:paraId="3BB1EBC6" w14:textId="65940CFE" w:rsidR="006F5076" w:rsidRDefault="006F5076" w:rsidP="0088191A">
      <w:pPr>
        <w:pStyle w:val="Heading3"/>
      </w:pPr>
      <w:proofErr w:type="spellStart"/>
      <w:r>
        <w:t>ReportRow</w:t>
      </w:r>
      <w:proofErr w:type="spellEnd"/>
      <w:r>
        <w:t>, Universe, and Value</w:t>
      </w:r>
    </w:p>
    <w:p w14:paraId="5D673113" w14:textId="2BB5E811" w:rsidR="00DB411C" w:rsidRDefault="006F5076" w:rsidP="00DB411C">
      <w:proofErr w:type="spellStart"/>
      <w:r w:rsidRPr="009A701E">
        <w:rPr>
          <w:b/>
        </w:rPr>
        <w:t>ReportRow</w:t>
      </w:r>
      <w:proofErr w:type="spellEnd"/>
      <w:r>
        <w:t xml:space="preserve"> 56 counts bed nights in the LSA report period for people in households whose members have various characteristics, grouped by </w:t>
      </w:r>
      <w:r>
        <w:rPr>
          <w:b/>
        </w:rPr>
        <w:t>Universe</w:t>
      </w:r>
      <w:r w:rsidR="004873DC">
        <w:t xml:space="preserve">. </w:t>
      </w:r>
      <w:ins w:id="2332" w:author="Molly McEvilley" w:date="2020-08-19T03:57:00Z">
        <w:r w:rsidR="00142EAC">
          <w:t xml:space="preserve">These counts may be included under any circumstances but are required in </w:t>
        </w:r>
      </w:ins>
      <w:proofErr w:type="spellStart"/>
      <w:ins w:id="2333" w:author="Molly McEvilley" w:date="2020-08-20T06:17:00Z">
        <w:r w:rsidR="00DA0FF7">
          <w:t>LSACalculated</w:t>
        </w:r>
      </w:ins>
      <w:proofErr w:type="spellEnd"/>
      <w:ins w:id="2334" w:author="Molly McEvilley" w:date="2020-08-19T03:57:00Z">
        <w:r w:rsidR="00142EAC">
          <w:t xml:space="preserve"> only if: </w:t>
        </w:r>
      </w:ins>
      <w:del w:id="2335" w:author="Molly McEvilley" w:date="2020-08-19T03:57:00Z">
        <w:r w:rsidR="00DB411C" w:rsidDel="00142EAC">
          <w:delText xml:space="preserve">These counts are required in LSACalculated only if: </w:delText>
        </w:r>
      </w:del>
    </w:p>
    <w:p w14:paraId="5AD2856F" w14:textId="77777777" w:rsidR="00DB411C" w:rsidRDefault="00DB411C" w:rsidP="00046859">
      <w:pPr>
        <w:pStyle w:val="ListParagraph"/>
        <w:numPr>
          <w:ilvl w:val="0"/>
          <w:numId w:val="9"/>
        </w:numPr>
      </w:pPr>
      <w:r w:rsidRPr="00271EB6">
        <w:rPr>
          <w:u w:val="single"/>
        </w:rPr>
        <w:lastRenderedPageBreak/>
        <w:t>ReportStart</w:t>
      </w:r>
      <w:r>
        <w:t xml:space="preserve"> is October 1 </w:t>
      </w:r>
    </w:p>
    <w:p w14:paraId="5955E3DE" w14:textId="77777777" w:rsidR="00DB411C" w:rsidRDefault="00DB411C" w:rsidP="00046859">
      <w:pPr>
        <w:pStyle w:val="ListParagraph"/>
        <w:numPr>
          <w:ilvl w:val="0"/>
          <w:numId w:val="9"/>
        </w:numPr>
      </w:pPr>
      <w:r w:rsidRPr="00271EB6">
        <w:rPr>
          <w:u w:val="single"/>
        </w:rPr>
        <w:t>ReportEnd</w:t>
      </w:r>
      <w:r>
        <w:t xml:space="preserve"> is September 30 of the following year</w:t>
      </w:r>
    </w:p>
    <w:p w14:paraId="4F138EBE" w14:textId="77777777" w:rsidR="00DB411C" w:rsidRDefault="00DB411C" w:rsidP="00046859">
      <w:pPr>
        <w:pStyle w:val="ListParagraph"/>
        <w:numPr>
          <w:ilvl w:val="0"/>
          <w:numId w:val="9"/>
        </w:numPr>
      </w:pPr>
      <w:proofErr w:type="spellStart"/>
      <w:r>
        <w:t>LSAReport.</w:t>
      </w:r>
      <w:r w:rsidRPr="00271EB6">
        <w:rPr>
          <w:b/>
        </w:rPr>
        <w:t>LSAScope</w:t>
      </w:r>
      <w:proofErr w:type="spellEnd"/>
      <w:r>
        <w:t xml:space="preserve"> = 1</w:t>
      </w:r>
    </w:p>
    <w:p w14:paraId="6978D364" w14:textId="77777777" w:rsidR="006F5076" w:rsidRDefault="006F5076" w:rsidP="006F5076">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6F5076" w:rsidRPr="00271EB6" w14:paraId="781C06E6"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5B529B23" w14:textId="77777777" w:rsidR="006F5076" w:rsidRPr="00AE5204" w:rsidRDefault="006F5076" w:rsidP="00B534EF">
            <w:pPr>
              <w:pStyle w:val="NoSpacing"/>
              <w:rPr>
                <w:bCs w:val="0"/>
              </w:rPr>
            </w:pPr>
            <w:r w:rsidRPr="008A7566">
              <w:t>Universe</w:t>
            </w:r>
          </w:p>
        </w:tc>
        <w:tc>
          <w:tcPr>
            <w:tcW w:w="2974" w:type="dxa"/>
          </w:tcPr>
          <w:p w14:paraId="0B167891" w14:textId="77777777" w:rsidR="006F5076" w:rsidRPr="008A7566" w:rsidRDefault="006F5076"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6F5076" w:rsidRPr="00271EB6" w14:paraId="1AA7F464"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6641968B" w14:textId="77777777" w:rsidR="006F5076" w:rsidRPr="008A7566" w:rsidRDefault="006F5076" w:rsidP="00B534EF">
            <w:pPr>
              <w:pStyle w:val="NoSpacing"/>
            </w:pPr>
            <w:r>
              <w:t>11=ES project type</w:t>
            </w:r>
          </w:p>
        </w:tc>
        <w:tc>
          <w:tcPr>
            <w:tcW w:w="2974" w:type="dxa"/>
          </w:tcPr>
          <w:p w14:paraId="7D394F66"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6F5076" w:rsidRPr="00271EB6" w14:paraId="1D2EA762"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8576F61" w14:textId="77777777" w:rsidR="006F5076" w:rsidRDefault="006F5076" w:rsidP="00B534EF">
            <w:pPr>
              <w:pStyle w:val="NoSpacing"/>
            </w:pPr>
            <w:r>
              <w:t>12=SH project type</w:t>
            </w:r>
          </w:p>
        </w:tc>
        <w:tc>
          <w:tcPr>
            <w:tcW w:w="2974" w:type="dxa"/>
          </w:tcPr>
          <w:p w14:paraId="0D58A7EB"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6F5076" w:rsidRPr="00271EB6" w14:paraId="7EC40048"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1D8193E" w14:textId="77777777" w:rsidR="006F5076" w:rsidRDefault="006F5076" w:rsidP="00B534EF">
            <w:pPr>
              <w:pStyle w:val="NoSpacing"/>
            </w:pPr>
            <w:r>
              <w:t>13=TH project type</w:t>
            </w:r>
          </w:p>
        </w:tc>
        <w:tc>
          <w:tcPr>
            <w:tcW w:w="2974" w:type="dxa"/>
          </w:tcPr>
          <w:p w14:paraId="7A4D33AA" w14:textId="77777777" w:rsidR="006F5076" w:rsidRDefault="006F5076"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6F5076" w:rsidRPr="00271EB6" w14:paraId="0264523C"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04BD05A" w14:textId="77777777" w:rsidR="006F5076" w:rsidRDefault="006F5076" w:rsidP="00B534EF">
            <w:pPr>
              <w:pStyle w:val="NoSpacing"/>
            </w:pPr>
            <w:r>
              <w:t xml:space="preserve">14=Housed in RRH </w:t>
            </w:r>
          </w:p>
        </w:tc>
        <w:tc>
          <w:tcPr>
            <w:tcW w:w="2974" w:type="dxa"/>
          </w:tcPr>
          <w:p w14:paraId="3784F2D3"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6F5076" w:rsidRPr="00271EB6" w14:paraId="193FB311"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DB38982" w14:textId="77777777" w:rsidR="006F5076" w:rsidRDefault="006F5076" w:rsidP="00B534EF">
            <w:pPr>
              <w:pStyle w:val="NoSpacing"/>
            </w:pPr>
            <w:r>
              <w:t xml:space="preserve">15=Housed in PSH </w:t>
            </w:r>
          </w:p>
        </w:tc>
        <w:tc>
          <w:tcPr>
            <w:tcW w:w="2974" w:type="dxa"/>
          </w:tcPr>
          <w:p w14:paraId="4BAF2588" w14:textId="77777777" w:rsidR="006F5076" w:rsidRPr="003B4D50" w:rsidRDefault="006F5076"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6F5076" w:rsidRPr="00271EB6" w14:paraId="2B0A534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BC552CA" w14:textId="1EEF722F" w:rsidR="006F5076" w:rsidRDefault="006F5076" w:rsidP="00B534EF">
            <w:pPr>
              <w:pStyle w:val="NoSpacing"/>
            </w:pPr>
            <w:r>
              <w:t xml:space="preserve">16=ES/SH/TH </w:t>
            </w:r>
            <w:r w:rsidR="0091483E">
              <w:t>unduplicated</w:t>
            </w:r>
          </w:p>
        </w:tc>
        <w:tc>
          <w:tcPr>
            <w:tcW w:w="2974" w:type="dxa"/>
          </w:tcPr>
          <w:p w14:paraId="1C05F164" w14:textId="77777777" w:rsidR="006F5076" w:rsidRDefault="006F5076"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285C2F7B" w14:textId="2930A271" w:rsidR="00E207EF" w:rsidRDefault="00E207EF" w:rsidP="00E207EF">
      <w:r w:rsidRPr="00A355EA">
        <w:rPr>
          <w:b/>
        </w:rPr>
        <w:t>Value</w:t>
      </w:r>
      <w:r>
        <w:t xml:space="preserve"> = a count of the combination of [Date] and distinct </w:t>
      </w:r>
      <w:r w:rsidRPr="004C74F2">
        <w:rPr>
          <w:b/>
        </w:rPr>
        <w:t>PersonalID</w:t>
      </w:r>
      <w:r w:rsidRPr="00A005D8">
        <w:rPr>
          <w:iCs/>
        </w:rPr>
        <w:t>s</w:t>
      </w:r>
      <w:r>
        <w:t xml:space="preserve"> in </w:t>
      </w:r>
      <w:r w:rsidR="00D979B0">
        <w:t xml:space="preserve">tlsa_Person </w:t>
      </w:r>
      <w:r>
        <w:t xml:space="preserve">active in relevant projects that meet the criteria for inclusion based on household type and personal characteristics in </w:t>
      </w:r>
      <w:r w:rsidR="00D979B0">
        <w:t>tlsa_Person</w:t>
      </w:r>
      <w:r w:rsidR="00983F2F">
        <w:t xml:space="preserve">,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E207EF" w:rsidRPr="00AE734F" w14:paraId="6B13209B"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73963C5A" w14:textId="77777777" w:rsidR="00E207EF" w:rsidRPr="00AE734F" w:rsidRDefault="00E207EF" w:rsidP="00072386">
            <w:pPr>
              <w:pStyle w:val="NoSpacing"/>
            </w:pPr>
            <w:r w:rsidRPr="00AE734F">
              <w:t>Project</w:t>
            </w:r>
          </w:p>
        </w:tc>
        <w:tc>
          <w:tcPr>
            <w:tcW w:w="1800" w:type="dxa"/>
          </w:tcPr>
          <w:p w14:paraId="65962B26"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D0244B8" w14:textId="77777777" w:rsidR="00E207EF" w:rsidRPr="00AE734F" w:rsidRDefault="00E207EF"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40C39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336"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86ED57" w14:textId="77777777" w:rsidR="006D16CD" w:rsidRPr="00AE734F" w:rsidRDefault="006D16CD" w:rsidP="00722600">
            <w:pPr>
              <w:pStyle w:val="NoSpacing"/>
              <w:rPr>
                <w:ins w:id="2337" w:author="Molly McEvilley" w:date="2020-09-17T10:42:00Z"/>
              </w:rPr>
            </w:pPr>
            <w:ins w:id="2338" w:author="Molly McEvilley" w:date="2020-09-17T10:42:00Z">
              <w:r w:rsidRPr="00291CD4">
                <w:rPr>
                  <w:b/>
                </w:rPr>
                <w:t>ProjectType</w:t>
              </w:r>
              <w:r>
                <w:t xml:space="preserve"> = 3</w:t>
              </w:r>
            </w:ins>
          </w:p>
        </w:tc>
        <w:tc>
          <w:tcPr>
            <w:tcW w:w="1800" w:type="dxa"/>
          </w:tcPr>
          <w:p w14:paraId="334C0BE1"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339" w:author="Molly McEvilley" w:date="2020-09-17T10:42:00Z"/>
                <w:b/>
              </w:rPr>
            </w:pPr>
            <w:ins w:id="2340" w:author="Molly McEvilley" w:date="2020-09-17T10:42:00Z">
              <w:r>
                <w:rPr>
                  <w:b/>
                </w:rPr>
                <w:t>&gt;=</w:t>
              </w:r>
              <w:r w:rsidRPr="00291CD4">
                <w:rPr>
                  <w:b/>
                </w:rPr>
                <w:t>MoveInDate</w:t>
              </w:r>
            </w:ins>
          </w:p>
        </w:tc>
        <w:tc>
          <w:tcPr>
            <w:tcW w:w="4495" w:type="dxa"/>
          </w:tcPr>
          <w:p w14:paraId="07709873"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341" w:author="Molly McEvilley" w:date="2020-09-17T10:42:00Z"/>
              </w:rPr>
            </w:pPr>
            <w:ins w:id="2342" w:author="Molly McEvilley" w:date="2020-09-17T10:42:00Z">
              <w:r>
                <w:t>&lt;= (</w:t>
              </w:r>
              <w:r w:rsidRPr="00291CD4">
                <w:rPr>
                  <w:b/>
                </w:rPr>
                <w:t>ExitDate</w:t>
              </w:r>
              <w:r>
                <w:t xml:space="preserve"> – 1 day) or, </w:t>
              </w:r>
            </w:ins>
          </w:p>
          <w:p w14:paraId="059521D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343" w:author="Molly McEvilley" w:date="2020-09-17T10:42:00Z"/>
              </w:rPr>
            </w:pPr>
            <w:ins w:id="2344" w:author="Molly McEvilley" w:date="2020-09-17T10:42:00Z">
              <w:r>
                <w:t xml:space="preserve">If </w:t>
              </w:r>
              <w:r w:rsidRPr="00291CD4">
                <w:rPr>
                  <w:b/>
                </w:rPr>
                <w:t>ExitDate</w:t>
              </w:r>
              <w:r>
                <w:t xml:space="preserve"> is NULL, </w:t>
              </w:r>
              <w:r w:rsidRPr="001E1821">
                <w:rPr>
                  <w:u w:val="single"/>
                </w:rPr>
                <w:t>ReportEnd</w:t>
              </w:r>
            </w:ins>
          </w:p>
        </w:tc>
      </w:tr>
      <w:tr w:rsidR="006D16CD" w:rsidRPr="00AE734F" w14:paraId="31AA1C09"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345" w:author="Molly McEvilley" w:date="2020-09-17T10:42:00Z"/>
        </w:trPr>
        <w:tc>
          <w:tcPr>
            <w:cnfStyle w:val="001000000000" w:firstRow="0" w:lastRow="0" w:firstColumn="1" w:lastColumn="0" w:oddVBand="0" w:evenVBand="0" w:oddHBand="0" w:evenHBand="0" w:firstRowFirstColumn="0" w:firstRowLastColumn="0" w:lastRowFirstColumn="0" w:lastRowLastColumn="0"/>
            <w:tcW w:w="3055" w:type="dxa"/>
          </w:tcPr>
          <w:p w14:paraId="609C93C8" w14:textId="77777777" w:rsidR="006D16CD" w:rsidRPr="00291CD4" w:rsidRDefault="006D16CD" w:rsidP="00722600">
            <w:pPr>
              <w:pStyle w:val="NoSpacing"/>
              <w:rPr>
                <w:ins w:id="2346" w:author="Molly McEvilley" w:date="2020-09-17T10:42:00Z"/>
                <w:b/>
              </w:rPr>
            </w:pPr>
            <w:ins w:id="2347" w:author="Molly McEvilley" w:date="2020-09-17T10:42:00Z">
              <w:r w:rsidRPr="00291CD4">
                <w:rPr>
                  <w:b/>
                </w:rPr>
                <w:t>ProjectType</w:t>
              </w:r>
              <w:r>
                <w:t xml:space="preserve"> = 13</w:t>
              </w:r>
            </w:ins>
          </w:p>
        </w:tc>
        <w:tc>
          <w:tcPr>
            <w:tcW w:w="1800" w:type="dxa"/>
          </w:tcPr>
          <w:p w14:paraId="71DE394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348" w:author="Molly McEvilley" w:date="2020-09-17T10:42:00Z"/>
                <w:b/>
              </w:rPr>
            </w:pPr>
            <w:ins w:id="2349" w:author="Molly McEvilley" w:date="2020-09-17T10:42:00Z">
              <w:r>
                <w:rPr>
                  <w:b/>
                </w:rPr>
                <w:t>&gt;=</w:t>
              </w:r>
              <w:r w:rsidRPr="00291CD4">
                <w:rPr>
                  <w:b/>
                </w:rPr>
                <w:t>MoveInDate</w:t>
              </w:r>
            </w:ins>
          </w:p>
        </w:tc>
        <w:tc>
          <w:tcPr>
            <w:tcW w:w="4495" w:type="dxa"/>
          </w:tcPr>
          <w:p w14:paraId="7547EF32"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350" w:author="Molly McEvilley" w:date="2020-09-17T10:42:00Z"/>
              </w:rPr>
            </w:pPr>
            <w:ins w:id="2351" w:author="Molly McEvilley" w:date="2020-09-17T10:42:00Z">
              <w:r>
                <w:t>&lt;= (</w:t>
              </w:r>
              <w:r w:rsidRPr="00291CD4">
                <w:rPr>
                  <w:b/>
                </w:rPr>
                <w:t>ExitDate</w:t>
              </w:r>
              <w:r>
                <w:t xml:space="preserve"> – 1 day) or, </w:t>
              </w:r>
            </w:ins>
          </w:p>
          <w:p w14:paraId="63B036FD"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352" w:author="Molly McEvilley" w:date="2020-09-17T10:42:00Z"/>
              </w:rPr>
            </w:pPr>
            <w:ins w:id="2353" w:author="Molly McEvilley" w:date="2020-09-17T10:42:00Z">
              <w:r>
                <w:t xml:space="preserve">= </w:t>
              </w:r>
              <w:r w:rsidRPr="00372FA1">
                <w:rPr>
                  <w:b/>
                  <w:bCs/>
                </w:rPr>
                <w:t>MoveInDate</w:t>
              </w:r>
              <w:r>
                <w:t xml:space="preserve"> and = </w:t>
              </w:r>
              <w:r w:rsidRPr="00372FA1">
                <w:rPr>
                  <w:b/>
                  <w:bCs/>
                </w:rPr>
                <w:t>ExitDate</w:t>
              </w:r>
              <w:r>
                <w:t>; or</w:t>
              </w:r>
            </w:ins>
          </w:p>
          <w:p w14:paraId="7A3A826A"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354" w:author="Molly McEvilley" w:date="2020-09-17T10:42:00Z"/>
              </w:rPr>
            </w:pPr>
            <w:ins w:id="2355" w:author="Molly McEvilley" w:date="2020-09-17T10:42:00Z">
              <w:r>
                <w:t xml:space="preserve">If </w:t>
              </w:r>
              <w:r w:rsidRPr="00291CD4">
                <w:rPr>
                  <w:b/>
                </w:rPr>
                <w:t>ExitDate</w:t>
              </w:r>
              <w:r>
                <w:t xml:space="preserve"> is NULL, </w:t>
              </w:r>
              <w:r w:rsidRPr="001E1821">
                <w:rPr>
                  <w:u w:val="single"/>
                </w:rPr>
                <w:t>ReportEnd</w:t>
              </w:r>
            </w:ins>
          </w:p>
        </w:tc>
      </w:tr>
      <w:tr w:rsidR="00E207EF" w:rsidRPr="00AE734F" w14:paraId="6AE9C8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7D6CB60" w14:textId="4CDFD2DA" w:rsidR="00E207EF" w:rsidRPr="00AE734F" w:rsidRDefault="00E207EF" w:rsidP="00072386">
            <w:pPr>
              <w:pStyle w:val="NoSpacing"/>
            </w:pPr>
            <w:del w:id="2356" w:author="Molly McEvilley" w:date="2020-09-17T10:42:00Z">
              <w:r w:rsidRPr="00291CD4" w:rsidDel="006D16CD">
                <w:rPr>
                  <w:b/>
                </w:rPr>
                <w:delText>ProjectType</w:delText>
              </w:r>
              <w:r w:rsidDel="006D16CD">
                <w:delText xml:space="preserve"> in (3,13)</w:delText>
              </w:r>
            </w:del>
          </w:p>
        </w:tc>
        <w:tc>
          <w:tcPr>
            <w:tcW w:w="1800" w:type="dxa"/>
          </w:tcPr>
          <w:p w14:paraId="6644FF75" w14:textId="0555AE63"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b/>
              </w:rPr>
            </w:pPr>
            <w:del w:id="2357" w:author="Molly McEvilley" w:date="2020-09-17T10:42:00Z">
              <w:r w:rsidDel="006D16CD">
                <w:rPr>
                  <w:b/>
                </w:rPr>
                <w:delText>&gt;=</w:delText>
              </w:r>
              <w:r w:rsidRPr="00291CD4" w:rsidDel="006D16CD">
                <w:rPr>
                  <w:b/>
                </w:rPr>
                <w:delText>MoveInDate</w:delText>
              </w:r>
            </w:del>
          </w:p>
        </w:tc>
        <w:tc>
          <w:tcPr>
            <w:tcW w:w="4495" w:type="dxa"/>
          </w:tcPr>
          <w:p w14:paraId="000926B1" w14:textId="6C637A70" w:rsidR="00E207EF" w:rsidDel="006D16CD" w:rsidRDefault="00E207EF" w:rsidP="00072386">
            <w:pPr>
              <w:pStyle w:val="NoSpacing"/>
              <w:cnfStyle w:val="000000100000" w:firstRow="0" w:lastRow="0" w:firstColumn="0" w:lastColumn="0" w:oddVBand="0" w:evenVBand="0" w:oddHBand="1" w:evenHBand="0" w:firstRowFirstColumn="0" w:firstRowLastColumn="0" w:lastRowFirstColumn="0" w:lastRowLastColumn="0"/>
              <w:rPr>
                <w:del w:id="2358" w:author="Molly McEvilley" w:date="2020-09-17T10:42:00Z"/>
              </w:rPr>
            </w:pPr>
            <w:del w:id="2359" w:author="Molly McEvilley" w:date="2020-09-17T10:42: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7A1DF916" w14:textId="12E7AE00" w:rsidR="00E207EF" w:rsidRPr="00AE734F" w:rsidRDefault="00E207EF" w:rsidP="00072386">
            <w:pPr>
              <w:pStyle w:val="NoSpacing"/>
              <w:cnfStyle w:val="000000100000" w:firstRow="0" w:lastRow="0" w:firstColumn="0" w:lastColumn="0" w:oddVBand="0" w:evenVBand="0" w:oddHBand="1" w:evenHBand="0" w:firstRowFirstColumn="0" w:firstRowLastColumn="0" w:lastRowFirstColumn="0" w:lastRowLastColumn="0"/>
            </w:pPr>
            <w:del w:id="2360" w:author="Molly McEvilley" w:date="2020-09-17T10:42: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E207EF" w:rsidRPr="00AE734F" w14:paraId="287A7881"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25B68E57" w14:textId="77777777" w:rsidR="00E207EF" w:rsidRPr="00291CD4" w:rsidRDefault="00E207EF"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677F5B06" w14:textId="77777777" w:rsidR="00E207EF" w:rsidRPr="00291CD4" w:rsidRDefault="00E207EF"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BD3D098" w14:textId="77777777"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27F621C6" w14:textId="740CA8B8" w:rsidR="00E207EF" w:rsidRDefault="00E207EF"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E207EF" w:rsidRPr="00AE734F" w14:paraId="1743C5AC"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7D6DC2F4" w14:textId="77777777" w:rsidR="00E207EF" w:rsidRPr="00291CD4" w:rsidRDefault="00E207EF"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6DCFF87" w14:textId="1677DE9A" w:rsidR="00E207EF" w:rsidRPr="00291CD4" w:rsidRDefault="00E207EF"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1116D0DF" w14:textId="1F5F19B0" w:rsidR="006F5076" w:rsidRDefault="006F5076" w:rsidP="0088191A">
      <w:pPr>
        <w:pStyle w:val="Heading3"/>
      </w:pPr>
      <w:r>
        <w:t xml:space="preserve">Cohort </w:t>
      </w:r>
    </w:p>
    <w:p w14:paraId="5D91DC67" w14:textId="48BCB8D4" w:rsidR="009B614F" w:rsidRDefault="00DA0B37" w:rsidP="000A5584">
      <w:r>
        <w:t>The count of bed nights is for the active cohort (</w:t>
      </w:r>
      <w:r>
        <w:rPr>
          <w:b/>
          <w:bCs/>
        </w:rPr>
        <w:t>Cohort</w:t>
      </w:r>
      <w:r>
        <w:t xml:space="preserve"> = 1)</w:t>
      </w:r>
      <w:r w:rsidR="004873DC">
        <w:t xml:space="preserve">. </w:t>
      </w:r>
    </w:p>
    <w:p w14:paraId="1261FB39" w14:textId="77777777" w:rsidR="006F5076" w:rsidRDefault="006F5076" w:rsidP="0088191A">
      <w:pPr>
        <w:pStyle w:val="Heading3"/>
      </w:pPr>
      <w:r>
        <w:t>Household Type and Population</w:t>
      </w:r>
    </w:p>
    <w:p w14:paraId="5705377F" w14:textId="06956E80" w:rsidR="005F42B7" w:rsidRDefault="005F42B7" w:rsidP="005F42B7">
      <w:pPr>
        <w:rPr>
          <w:ins w:id="2361" w:author="Molly McEvilley" w:date="2020-08-20T07:39:00Z"/>
          <w:rFonts w:cstheme="minorHAnsi"/>
        </w:rPr>
      </w:pPr>
      <w:ins w:id="2362" w:author="Molly McEvilley" w:date="2020-08-20T07:39:00Z">
        <w:r>
          <w:t xml:space="preserve">Generate these counts for each of the </w:t>
        </w:r>
        <w:r>
          <w:rPr>
            <w:rFonts w:cstheme="minorHAnsi"/>
          </w:rPr>
          <w:t>populations and household types listed below</w:t>
        </w:r>
      </w:ins>
      <w:ins w:id="2363" w:author="Molly McEvilley" w:date="2020-08-20T07:56:00Z">
        <w:r w:rsidR="00691A1A">
          <w:rPr>
            <w:rFonts w:cstheme="minorHAnsi"/>
          </w:rPr>
          <w:t xml:space="preserve"> where the count is greater than </w:t>
        </w:r>
      </w:ins>
      <w:ins w:id="2364" w:author="Molly McEvilley" w:date="2020-08-20T07:57:00Z">
        <w:r w:rsidR="00691A1A">
          <w:rPr>
            <w:rFonts w:cstheme="minorHAnsi"/>
          </w:rPr>
          <w:t xml:space="preserve">zero </w:t>
        </w:r>
      </w:ins>
      <w:ins w:id="2365" w:author="Molly McEvilley" w:date="2020-08-20T07:39:00Z">
        <w:r>
          <w:rPr>
            <w:rFonts w:cstheme="minorHAnsi"/>
          </w:rPr>
          <w:t xml:space="preserve">based on data for the given </w:t>
        </w:r>
      </w:ins>
      <w:ins w:id="2366" w:author="Molly McEvilley" w:date="2020-08-20T07:40:00Z">
        <w:r>
          <w:rPr>
            <w:rFonts w:cstheme="minorHAnsi"/>
          </w:rPr>
          <w:t>project type.</w:t>
        </w:r>
      </w:ins>
    </w:p>
    <w:p w14:paraId="7E2ED4E1" w14:textId="77777777" w:rsidR="005F42B7" w:rsidRDefault="005F42B7">
      <w:pPr>
        <w:rPr>
          <w:ins w:id="2367" w:author="Molly McEvilley" w:date="2020-08-20T07:39:00Z"/>
        </w:rPr>
        <w:pPrChange w:id="2368" w:author="Molly McEvilley" w:date="2020-08-20T08:03:00Z">
          <w:pPr>
            <w:pStyle w:val="ListParagraph"/>
            <w:numPr>
              <w:numId w:val="83"/>
            </w:numPr>
          </w:pPr>
        </w:pPrChange>
      </w:pPr>
      <w:ins w:id="2369" w:author="Molly McEvilley" w:date="2020-08-20T07:39:00Z">
        <w:r>
          <w:t xml:space="preserve">The </w:t>
        </w:r>
        <w:r w:rsidRPr="000418B1">
          <w:rPr>
            <w:b/>
            <w:bCs/>
          </w:rPr>
          <w:t>HHType</w:t>
        </w:r>
        <w:r>
          <w:t xml:space="preserve"> column indicates the household types for which the population is relevant.</w:t>
        </w:r>
      </w:ins>
    </w:p>
    <w:p w14:paraId="65A9C275" w14:textId="77777777" w:rsidR="005F42B7" w:rsidRDefault="005F42B7" w:rsidP="005F42B7">
      <w:pPr>
        <w:pStyle w:val="ListParagraph"/>
        <w:numPr>
          <w:ilvl w:val="0"/>
          <w:numId w:val="16"/>
        </w:numPr>
        <w:rPr>
          <w:ins w:id="2370" w:author="Molly McEvilley" w:date="2020-08-20T07:39:00Z"/>
        </w:rPr>
      </w:pPr>
      <w:ins w:id="2371" w:author="Molly McEvilley" w:date="2020-08-20T07:39:00Z">
        <w:r>
          <w:t>Zero (0) represents a count of all records that meet the criteria, regardless of household type.</w:t>
        </w:r>
      </w:ins>
    </w:p>
    <w:p w14:paraId="35695D38" w14:textId="27F76CCA" w:rsidR="00853F73" w:rsidRPr="007F7731" w:rsidRDefault="005F42B7" w:rsidP="0030608E">
      <w:pPr>
        <w:pStyle w:val="ListParagraph"/>
        <w:numPr>
          <w:ilvl w:val="0"/>
          <w:numId w:val="16"/>
        </w:numPr>
      </w:pPr>
      <w:ins w:id="2372" w:author="Molly McEvilley" w:date="2020-08-20T07:39: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ins w:id="2373" w:author="Molly McEvilley" w:date="2020-08-20T07:40:00Z">
        <w:r w:rsidDel="005F42B7">
          <w:t xml:space="preserve"> </w:t>
        </w:r>
      </w:ins>
      <w:del w:id="2374" w:author="Molly McEvilley" w:date="2020-08-20T07:39:00Z">
        <w:r w:rsidR="003C4035" w:rsidDel="005F42B7">
          <w:delText xml:space="preserve">Generate these counts for each of the </w:delText>
        </w:r>
        <w:r w:rsidR="003C4035" w:rsidRPr="00A6067F" w:rsidDel="005F42B7">
          <w:delText>following populations</w:delText>
        </w:r>
        <w:r w:rsidR="003C4035" w:rsidDel="005F42B7">
          <w:delText xml:space="preserve"> and household types</w:delText>
        </w:r>
        <w:r w:rsidR="004873DC" w:rsidDel="005F42B7">
          <w:delText xml:space="preserve">. </w:delText>
        </w:r>
        <w:r w:rsidR="003C4035" w:rsidDel="005F42B7">
          <w:delText xml:space="preserve">Populations for these counts </w:delText>
        </w:r>
      </w:del>
      <w:del w:id="2375" w:author="Molly McEvilley" w:date="2020-08-20T07:40:00Z">
        <w:r w:rsidR="003C4035" w:rsidDel="005F42B7">
          <w:delText xml:space="preserve">are specific to the relevant project types; criteria are based on tlsa_HHID values where </w:delText>
        </w:r>
        <w:r w:rsidR="003C4035" w:rsidDel="005F42B7">
          <w:rPr>
            <w:b/>
            <w:bCs/>
          </w:rPr>
          <w:delText xml:space="preserve">Active </w:delText>
        </w:r>
        <w:r w:rsidR="003C4035" w:rsidDel="005F42B7">
          <w:delText>= 1.</w:delText>
        </w:r>
      </w:del>
    </w:p>
    <w:tbl>
      <w:tblPr>
        <w:tblStyle w:val="Style11"/>
        <w:tblW w:w="9360" w:type="dxa"/>
        <w:tblLook w:val="04A0" w:firstRow="1" w:lastRow="0" w:firstColumn="1" w:lastColumn="0" w:noHBand="0" w:noVBand="1"/>
      </w:tblPr>
      <w:tblGrid>
        <w:gridCol w:w="569"/>
        <w:gridCol w:w="2396"/>
        <w:gridCol w:w="2070"/>
        <w:gridCol w:w="4325"/>
      </w:tblGrid>
      <w:tr w:rsidR="003C4035" w:rsidRPr="00221967" w14:paraId="2976D44A"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69" w:type="dxa"/>
          </w:tcPr>
          <w:p w14:paraId="3BCDDD97" w14:textId="77777777" w:rsidR="003C4035" w:rsidRPr="001475A1" w:rsidRDefault="003C4035" w:rsidP="003C4035">
            <w:pPr>
              <w:pStyle w:val="NoSpacing"/>
            </w:pPr>
            <w:r>
              <w:t>ID</w:t>
            </w:r>
          </w:p>
        </w:tc>
        <w:tc>
          <w:tcPr>
            <w:tcW w:w="2396" w:type="dxa"/>
          </w:tcPr>
          <w:p w14:paraId="63BAAE57"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2070" w:type="dxa"/>
          </w:tcPr>
          <w:p w14:paraId="0BBF1A33" w14:textId="75D94E33" w:rsidR="003C4035" w:rsidRPr="004C74F2" w:rsidRDefault="003C4035" w:rsidP="003C4035">
            <w:pPr>
              <w:pStyle w:val="NoSpacing"/>
              <w:cnfStyle w:val="100000000000" w:firstRow="1" w:lastRow="0" w:firstColumn="0" w:lastColumn="0" w:oddVBand="0" w:evenVBand="0" w:oddHBand="0" w:evenHBand="0" w:firstRowFirstColumn="0" w:firstRowLastColumn="0" w:lastRowFirstColumn="0" w:lastRowLastColumn="0"/>
              <w:rPr>
                <w:bCs w:val="0"/>
              </w:rPr>
            </w:pPr>
            <w:del w:id="2376" w:author="Molly McEvilley" w:date="2020-08-06T10:09:00Z">
              <w:r w:rsidDel="00853F73">
                <w:rPr>
                  <w:bCs w:val="0"/>
                </w:rPr>
                <w:delText>Active</w:delText>
              </w:r>
            </w:del>
            <w:r w:rsidRPr="004C74F2">
              <w:rPr>
                <w:bCs w:val="0"/>
              </w:rPr>
              <w:t>HHType</w:t>
            </w:r>
          </w:p>
        </w:tc>
        <w:tc>
          <w:tcPr>
            <w:tcW w:w="4325" w:type="dxa"/>
          </w:tcPr>
          <w:p w14:paraId="3D5CBACB" w14:textId="77777777" w:rsidR="003C4035" w:rsidRPr="001475A1" w:rsidRDefault="003C4035" w:rsidP="003C4035">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3C4035" w:rsidRPr="001475A1" w14:paraId="331432FD"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4EBAECDB" w14:textId="77777777" w:rsidR="003C4035" w:rsidRPr="001475A1" w:rsidRDefault="003C4035" w:rsidP="003C4035">
            <w:pPr>
              <w:pStyle w:val="NoSpacing"/>
            </w:pPr>
            <w:r w:rsidRPr="00F016B9">
              <w:t>0</w:t>
            </w:r>
          </w:p>
        </w:tc>
        <w:tc>
          <w:tcPr>
            <w:tcW w:w="2396" w:type="dxa"/>
          </w:tcPr>
          <w:p w14:paraId="741D5C75"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2070" w:type="dxa"/>
          </w:tcPr>
          <w:p w14:paraId="2570D89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0,1,2,3,99</w:t>
            </w:r>
          </w:p>
        </w:tc>
        <w:tc>
          <w:tcPr>
            <w:tcW w:w="4325" w:type="dxa"/>
          </w:tcPr>
          <w:p w14:paraId="7532A5EC"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w:t>
            </w:r>
          </w:p>
        </w:tc>
      </w:tr>
      <w:tr w:rsidR="003C4035" w:rsidRPr="001475A1" w14:paraId="38837BD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8F4EF40" w14:textId="77777777" w:rsidR="003C4035" w:rsidRPr="001475A1" w:rsidRDefault="003C4035" w:rsidP="003C4035">
            <w:pPr>
              <w:pStyle w:val="NoSpacing"/>
            </w:pPr>
            <w:r w:rsidRPr="00F016B9">
              <w:t>1</w:t>
            </w:r>
          </w:p>
        </w:tc>
        <w:tc>
          <w:tcPr>
            <w:tcW w:w="2396" w:type="dxa"/>
          </w:tcPr>
          <w:p w14:paraId="578B2DD6" w14:textId="0DAEBA25"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rsidRPr="00F016B9">
              <w:t>Youth</w:t>
            </w:r>
            <w:r w:rsidR="005A642F">
              <w:t xml:space="preserve"> </w:t>
            </w:r>
            <w:r w:rsidRPr="00F016B9">
              <w:t>18-21</w:t>
            </w:r>
          </w:p>
        </w:tc>
        <w:tc>
          <w:tcPr>
            <w:tcW w:w="2070" w:type="dxa"/>
          </w:tcPr>
          <w:p w14:paraId="116A3E71"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r>
              <w:t>1</w:t>
            </w:r>
          </w:p>
        </w:tc>
        <w:tc>
          <w:tcPr>
            <w:tcW w:w="4325" w:type="dxa"/>
          </w:tcPr>
          <w:p w14:paraId="33EA2468" w14:textId="77777777" w:rsidR="003C4035" w:rsidRPr="001475A1" w:rsidRDefault="003C4035" w:rsidP="003C4035">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HHAdultAge</w:t>
            </w:r>
            <w:proofErr w:type="spellEnd"/>
            <w:r>
              <w:rPr>
                <w:b/>
              </w:rPr>
              <w:t xml:space="preserve"> </w:t>
            </w:r>
            <w:r w:rsidRPr="00A116C0">
              <w:t>= 18</w:t>
            </w:r>
            <w:r>
              <w:t xml:space="preserve"> </w:t>
            </w:r>
          </w:p>
        </w:tc>
      </w:tr>
      <w:tr w:rsidR="003C4035" w:rsidRPr="001475A1" w14:paraId="2F4C64EF"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69" w:type="dxa"/>
          </w:tcPr>
          <w:p w14:paraId="273249E3" w14:textId="77777777" w:rsidR="003C4035" w:rsidRPr="001475A1" w:rsidRDefault="003C4035" w:rsidP="003C4035">
            <w:pPr>
              <w:pStyle w:val="NoSpacing"/>
            </w:pPr>
            <w:r w:rsidRPr="00F016B9">
              <w:t>2</w:t>
            </w:r>
          </w:p>
        </w:tc>
        <w:tc>
          <w:tcPr>
            <w:tcW w:w="2396" w:type="dxa"/>
          </w:tcPr>
          <w:p w14:paraId="4F494316"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2070" w:type="dxa"/>
          </w:tcPr>
          <w:p w14:paraId="489F709E"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r>
              <w:t>1</w:t>
            </w:r>
          </w:p>
        </w:tc>
        <w:tc>
          <w:tcPr>
            <w:tcW w:w="4325" w:type="dxa"/>
          </w:tcPr>
          <w:p w14:paraId="27B03E22" w14:textId="77777777" w:rsidR="003C4035" w:rsidRPr="001475A1" w:rsidRDefault="003C4035" w:rsidP="003C4035">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HHAdultAge</w:t>
            </w:r>
            <w:proofErr w:type="spellEnd"/>
            <w:r>
              <w:rPr>
                <w:b/>
              </w:rPr>
              <w:t xml:space="preserve"> </w:t>
            </w:r>
            <w:r w:rsidRPr="00A116C0">
              <w:t>= 24</w:t>
            </w:r>
            <w:r>
              <w:t xml:space="preserve"> </w:t>
            </w:r>
          </w:p>
        </w:tc>
      </w:tr>
    </w:tbl>
    <w:p w14:paraId="006E6256" w14:textId="62C6DBFE" w:rsidR="006F5076" w:rsidRDefault="006F5076" w:rsidP="0088191A">
      <w:pPr>
        <w:pStyle w:val="Heading3"/>
      </w:pPr>
      <w:proofErr w:type="spellStart"/>
      <w:r>
        <w:lastRenderedPageBreak/>
        <w:t>SystemPath</w:t>
      </w:r>
      <w:proofErr w:type="spellEnd"/>
      <w:r>
        <w:t xml:space="preserve"> and ProjectID</w:t>
      </w:r>
    </w:p>
    <w:p w14:paraId="25BF3F1B" w14:textId="48C49914" w:rsidR="006F5076" w:rsidRPr="004D73A0" w:rsidRDefault="006F5076" w:rsidP="006F5076">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117EFB9F" w14:textId="47DCA03E" w:rsidR="00C01C1B" w:rsidRDefault="00C01C1B" w:rsidP="0088191A">
      <w:pPr>
        <w:pStyle w:val="Heading2"/>
      </w:pPr>
      <w:bookmarkStart w:id="2377" w:name="_Toc37849825"/>
      <w:bookmarkStart w:id="2378" w:name="_Toc38030599"/>
      <w:r>
        <w:t xml:space="preserve">Get Counts of </w:t>
      </w:r>
      <w:proofErr w:type="spellStart"/>
      <w:r>
        <w:t>Bednights</w:t>
      </w:r>
      <w:proofErr w:type="spellEnd"/>
      <w:r>
        <w:t xml:space="preserve"> by Project and Personal Characteristics</w:t>
      </w:r>
      <w:bookmarkEnd w:id="2377"/>
      <w:bookmarkEnd w:id="2378"/>
    </w:p>
    <w:p w14:paraId="56454D67" w14:textId="2A0972EC"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7682F03" wp14:editId="69BFF9CE">
                <wp:extent cx="4961890" cy="1737360"/>
                <wp:effectExtent l="0" t="0" r="10160" b="15240"/>
                <wp:docPr id="74485873" name="Group 7448587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74" name="AutoShape 65"/>
                        <wps:cNvCnPr>
                          <a:cxnSpLocks noChangeShapeType="1"/>
                          <a:stCxn id="74485883" idx="1"/>
                          <a:endCxn id="74485875" idx="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5"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2E0737D"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876"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7BB3D60" w14:textId="77777777" w:rsidR="00722600" w:rsidRDefault="00722600" w:rsidP="00F824D6">
                              <w:pPr>
                                <w:pStyle w:val="Style3"/>
                              </w:pPr>
                              <w:r>
                                <w:t>lsa_Report</w:t>
                              </w:r>
                            </w:p>
                          </w:txbxContent>
                        </wps:txbx>
                        <wps:bodyPr rot="0" vert="horz" wrap="square" lIns="0" tIns="0" rIns="0" bIns="0" anchor="ctr" anchorCtr="0" upright="1">
                          <a:noAutofit/>
                        </wps:bodyPr>
                      </wps:wsp>
                      <wps:wsp>
                        <wps:cNvPr id="74485877" name="AutoShape 68"/>
                        <wps:cNvCnPr>
                          <a:cxnSpLocks noChangeShapeType="1"/>
                          <a:stCxn id="74485876" idx="3"/>
                          <a:endCxn id="74485882" idx="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8" name="Group 69"/>
                        <wpg:cNvGrpSpPr>
                          <a:grpSpLocks/>
                        </wpg:cNvGrpSpPr>
                        <wpg:grpSpPr bwMode="auto">
                          <a:xfrm>
                            <a:off x="1134218" y="1123398"/>
                            <a:ext cx="13864" cy="17373"/>
                            <a:chOff x="1055351" y="1120540"/>
                            <a:chExt cx="13863" cy="17373"/>
                          </a:xfrm>
                        </wpg:grpSpPr>
                        <wpg:grpSp>
                          <wpg:cNvPr id="74485879" name="Group 70"/>
                          <wpg:cNvGrpSpPr>
                            <a:grpSpLocks/>
                          </wpg:cNvGrpSpPr>
                          <wpg:grpSpPr bwMode="auto">
                            <a:xfrm>
                              <a:off x="1056308" y="1125512"/>
                              <a:ext cx="11887" cy="6912"/>
                              <a:chOff x="1054307" y="1104837"/>
                              <a:chExt cx="11887" cy="6911"/>
                            </a:xfrm>
                          </wpg:grpSpPr>
                          <wps:wsp>
                            <wps:cNvPr id="7448588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2E8A34" w14:textId="77777777" w:rsidR="00722600" w:rsidRDefault="00722600" w:rsidP="00F824D6">
                                  <w:pPr>
                                    <w:pStyle w:val="Style3"/>
                                  </w:pPr>
                                  <w:r>
                                    <w:t>tlsa_Enrollment</w:t>
                                  </w:r>
                                </w:p>
                              </w:txbxContent>
                            </wps:txbx>
                            <wps:bodyPr rot="0" vert="horz" wrap="square" lIns="0" tIns="0" rIns="0" bIns="0" anchor="ctr" anchorCtr="0" upright="1">
                              <a:noAutofit/>
                            </wps:bodyPr>
                          </wps:wsp>
                          <wps:wsp>
                            <wps:cNvPr id="7448588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78E740" w14:textId="77777777" w:rsidR="00722600" w:rsidRDefault="00722600" w:rsidP="00F824D6">
                                  <w:pPr>
                                    <w:pStyle w:val="Style3"/>
                                  </w:pPr>
                                  <w:r>
                                    <w:t>tlsa_HHID</w:t>
                                  </w:r>
                                </w:p>
                              </w:txbxContent>
                            </wps:txbx>
                            <wps:bodyPr rot="0" vert="horz" wrap="square" lIns="0" tIns="0" rIns="0" bIns="0" anchor="ctr" anchorCtr="0" upright="1">
                              <a:noAutofit/>
                            </wps:bodyPr>
                          </wps:wsp>
                        </wpg:grpSp>
                        <wps:wsp>
                          <wps:cNvPr id="74485882"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3"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84"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4C4D7A" w14:textId="77777777" w:rsidR="00722600" w:rsidRDefault="00722600" w:rsidP="00F824D6">
                                <w:pPr>
                                  <w:pStyle w:val="Style3"/>
                                </w:pPr>
                                <w:r>
                                  <w:t>hmis_Services</w:t>
                                </w:r>
                              </w:p>
                            </w:txbxContent>
                          </wps:txbx>
                          <wps:bodyPr rot="0" vert="horz" wrap="square" lIns="0" tIns="0" rIns="0" bIns="0" anchor="ctr" anchorCtr="0" upright="1">
                            <a:noAutofit/>
                          </wps:bodyPr>
                        </wps:wsp>
                        <wps:wsp>
                          <wps:cNvPr id="74485885"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45293E" w14:textId="77777777" w:rsidR="00722600" w:rsidRDefault="00722600"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7682F03" id="Group 74485873" o:spid="_x0000_s1604"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">
                <v:shape id="AutoShape 65" o:spid="_x0000_s1605"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" strokecolor="black [0]" strokeweight=".5pt">
                  <v:stroke endarrow="block"/>
                  <v:shadow color="black [0]"/>
                </v:shape>
                <v:shape id="AutoShape 66" o:spid="_x0000_s1606"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" fillcolor="#fce5d6" strokecolor="#f5b183" strokeweight=".5pt">
                  <v:shadow color="black" opacity="0" offset="0,0"/>
                  <v:textbox inset="0,0,0,0">
                    <w:txbxContent>
                      <w:p w14:paraId="02E0737D" w14:textId="77777777" w:rsidR="00722600" w:rsidRDefault="00722600" w:rsidP="00F824D6">
                        <w:pPr>
                          <w:pStyle w:val="Style3"/>
                        </w:pPr>
                        <w:r>
                          <w:t>lsa_Calculated</w:t>
                        </w:r>
                      </w:p>
                    </w:txbxContent>
                  </v:textbox>
                </v:shape>
                <v:shape id="AutoShape 390" o:spid="_x0000_s1607"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" fillcolor="#fce5d6" strokecolor="#f5b183" strokeweight=".5pt">
                  <v:shadow color="black" opacity="0" offset="0,0"/>
                  <v:textbox inset="0,0,0,0">
                    <w:txbxContent>
                      <w:p w14:paraId="77BB3D60" w14:textId="77777777" w:rsidR="00722600" w:rsidRDefault="00722600" w:rsidP="00F824D6">
                        <w:pPr>
                          <w:pStyle w:val="Style3"/>
                        </w:pPr>
                        <w:r>
                          <w:t>lsa_Report</w:t>
                        </w:r>
                      </w:p>
                    </w:txbxContent>
                  </v:textbox>
                </v:shape>
                <v:shape id="AutoShape 68" o:spid="_x0000_s1608"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93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" strokecolor="black [0]" strokeweight=".5pt">
                  <v:stroke endarrow="block"/>
                  <v:shadow color="black [0]"/>
                </v:shape>
                <v:group id="Group 69" o:spid="_x0000_s1609"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">
                  <v:group id="Group 70" o:spid="_x0000_s1610"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">
                    <v:shape id="AutoShape 462" o:spid="_x0000_s1611"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" fillcolor="#ebd7e1" strokecolor="#c285a3" strokeweight=".5pt">
                      <v:shadow color="black" opacity="0" offset="0,0"/>
                      <v:textbox inset="0,0,0,0">
                        <w:txbxContent>
                          <w:p w14:paraId="652E8A34" w14:textId="77777777" w:rsidR="00722600" w:rsidRDefault="00722600" w:rsidP="00F824D6">
                            <w:pPr>
                              <w:pStyle w:val="Style3"/>
                            </w:pPr>
                            <w:r>
                              <w:t>tlsa_Enrollment</w:t>
                            </w:r>
                          </w:p>
                        </w:txbxContent>
                      </v:textbox>
                    </v:shape>
                    <v:shape id="AutoShape 462" o:spid="_x0000_s1612"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" fillcolor="#ebd7e1" strokecolor="#c285a3" strokeweight=".5pt">
                      <v:shadow color="black" opacity="0" offset="0,0"/>
                      <v:textbox inset="0,0,0,0">
                        <w:txbxContent>
                          <w:p w14:paraId="4578E740" w14:textId="77777777" w:rsidR="00722600" w:rsidRDefault="00722600" w:rsidP="00F824D6">
                            <w:pPr>
                              <w:pStyle w:val="Style3"/>
                            </w:pPr>
                            <w:r>
                              <w:t>tlsa_HHID</w:t>
                            </w:r>
                          </w:p>
                        </w:txbxContent>
                      </v:textbox>
                    </v:shape>
                  </v:group>
                  <v:shape id="AutoShape 407" o:spid="_x0000_s1613"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" fillcolor="#5b9bd5" strokecolor="black [0]" strokeweight=".5pt">
                    <v:shadow color="black [0]"/>
                    <v:textbox inset="2.88pt,2.88pt,2.88pt,2.88pt"/>
                  </v:shape>
                  <v:shape id="AutoShape 74" o:spid="_x0000_s1614"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" fillcolor="#5b9bd5" strokecolor="black [0]" strokeweight=".5pt">
                    <v:shadow color="black [0]"/>
                    <v:textbox inset="2.88pt,2.88pt,2.88pt,2.88pt"/>
                  </v:shape>
                  <v:shape id="AutoShape 448" o:spid="_x0000_s1615"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" fillcolor="#dfebf7" strokecolor="#5b9bd5" strokeweight=".5pt">
                    <v:shadow color="black" opacity="0" offset="0,0"/>
                    <v:textbox inset="0,0,0,0">
                      <w:txbxContent>
                        <w:p w14:paraId="4A4C4D7A" w14:textId="77777777" w:rsidR="00722600" w:rsidRDefault="00722600" w:rsidP="00F824D6">
                          <w:pPr>
                            <w:pStyle w:val="Style3"/>
                          </w:pPr>
                          <w:r>
                            <w:t>hmis_Services</w:t>
                          </w:r>
                        </w:p>
                      </w:txbxContent>
                    </v:textbox>
                  </v:shape>
                  <v:shape id="AutoShape 76" o:spid="_x0000_s1616"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" fillcolor="#ebd7e1" strokecolor="#c285a3" strokeweight=".5pt">
                    <v:shadow color="black" opacity="0" offset="0,0"/>
                    <v:textbox inset="0,0,0,0">
                      <w:txbxContent>
                        <w:p w14:paraId="6C45293E" w14:textId="77777777" w:rsidR="00722600" w:rsidRDefault="00722600" w:rsidP="00F824D6">
                          <w:pPr>
                            <w:widowControl w:val="0"/>
                            <w:spacing w:after="0"/>
                            <w:jc w:val="center"/>
                          </w:pPr>
                          <w:r>
                            <w:t>tlsa_Person</w:t>
                          </w:r>
                        </w:p>
                      </w:txbxContent>
                    </v:textbox>
                  </v:shape>
                </v:group>
                <w10:anchorlock/>
              </v:group>
            </w:pict>
          </mc:Fallback>
        </mc:AlternateContent>
      </w:r>
    </w:p>
    <w:p w14:paraId="75A740A6" w14:textId="75FC4E66" w:rsidR="00C01C1B" w:rsidRDefault="00B23C61" w:rsidP="0088191A">
      <w:pPr>
        <w:pStyle w:val="Heading3"/>
      </w:pPr>
      <w:proofErr w:type="spellStart"/>
      <w:r>
        <w:t>ReportRow</w:t>
      </w:r>
      <w:proofErr w:type="spellEnd"/>
      <w:r>
        <w:t>,</w:t>
      </w:r>
      <w:r w:rsidR="00DB411C">
        <w:t xml:space="preserve"> </w:t>
      </w:r>
      <w:r w:rsidR="000A5D17">
        <w:t xml:space="preserve">Universe, </w:t>
      </w:r>
      <w:r w:rsidR="00DB411C">
        <w:t>P</w:t>
      </w:r>
      <w:r w:rsidR="00C01C1B">
        <w:t>rojectID and Value</w:t>
      </w:r>
    </w:p>
    <w:p w14:paraId="0C9A84FF" w14:textId="0033F298" w:rsidR="00DB411C" w:rsidRDefault="00DB411C" w:rsidP="00C01C1B">
      <w:proofErr w:type="spellStart"/>
      <w:r w:rsidRPr="009A701E">
        <w:rPr>
          <w:b/>
        </w:rPr>
        <w:t>ReportRow</w:t>
      </w:r>
      <w:proofErr w:type="spellEnd"/>
      <w:r>
        <w:t xml:space="preserve"> 57 counts bed nights for people based on their own personal characteristics; for example, only veterans are included in the ‘Veteran’ count</w:t>
      </w:r>
      <w:r w:rsidR="004873DC">
        <w:t xml:space="preserve">. </w:t>
      </w:r>
    </w:p>
    <w:p w14:paraId="7CDA92EB" w14:textId="6E326924" w:rsidR="00857565" w:rsidRDefault="00142EAC" w:rsidP="00857565">
      <w:ins w:id="2379" w:author="Molly McEvilley" w:date="2020-08-19T03:57:00Z">
        <w:r>
          <w:t xml:space="preserve">These counts may be included under any circumstances but are required in </w:t>
        </w:r>
      </w:ins>
      <w:proofErr w:type="spellStart"/>
      <w:ins w:id="2380" w:author="Molly McEvilley" w:date="2020-08-20T06:17:00Z">
        <w:r w:rsidR="00DA0FF7">
          <w:t>LSACalculated</w:t>
        </w:r>
      </w:ins>
      <w:proofErr w:type="spellEnd"/>
      <w:ins w:id="2381" w:author="Molly McEvilley" w:date="2020-08-19T03:57:00Z">
        <w:r>
          <w:t xml:space="preserve"> only if: </w:t>
        </w:r>
      </w:ins>
      <w:del w:id="2382" w:author="Molly McEvilley" w:date="2020-08-19T03:57:00Z">
        <w:r w:rsidR="00857565" w:rsidDel="00142EAC">
          <w:delText>These counts are required in LSACalculated only if:</w:delText>
        </w:r>
      </w:del>
      <w:r w:rsidR="00857565">
        <w:t xml:space="preserve"> </w:t>
      </w:r>
    </w:p>
    <w:p w14:paraId="68432C4B" w14:textId="77777777" w:rsidR="00857565" w:rsidRDefault="00857565" w:rsidP="00046859">
      <w:pPr>
        <w:pStyle w:val="ListParagraph"/>
        <w:numPr>
          <w:ilvl w:val="0"/>
          <w:numId w:val="9"/>
        </w:numPr>
      </w:pPr>
      <w:r w:rsidRPr="00271EB6">
        <w:rPr>
          <w:u w:val="single"/>
        </w:rPr>
        <w:t>ReportStart</w:t>
      </w:r>
      <w:r>
        <w:t xml:space="preserve"> is October 1 </w:t>
      </w:r>
    </w:p>
    <w:p w14:paraId="74071AE0"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4F9EF737"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E8A684" w14:textId="2E0471D8" w:rsidR="00F23505" w:rsidRPr="009D5B7E" w:rsidRDefault="00B23C61" w:rsidP="00F23505">
      <w:pPr>
        <w:rPr>
          <w:ins w:id="2383" w:author="Molly McEvilley" w:date="2020-09-10T11:00:00Z"/>
        </w:rPr>
      </w:pPr>
      <w:r>
        <w:t>T</w:t>
      </w:r>
      <w:del w:id="2384" w:author="Molly McEvilley" w:date="2020-09-10T11:00:00Z">
        <w:r w:rsidDel="00F23505">
          <w:delText xml:space="preserve">he </w:delText>
        </w:r>
      </w:del>
      <w:ins w:id="2385" w:author="Molly McEvilley" w:date="2020-09-10T11:00:00Z">
        <w:r w:rsidR="00F23505">
          <w:t xml:space="preserve">he </w:t>
        </w:r>
        <w:r w:rsidR="00F23505" w:rsidRPr="00DE6DFA">
          <w:rPr>
            <w:b/>
          </w:rPr>
          <w:t>Universe</w:t>
        </w:r>
        <w:r w:rsidR="00F23505">
          <w:t xml:space="preserve"> for project-level counts is 10; there must be a value in the </w:t>
        </w:r>
        <w:r w:rsidR="00F23505" w:rsidRPr="004C74F2">
          <w:rPr>
            <w:b/>
          </w:rPr>
          <w:t>ProjectID</w:t>
        </w:r>
        <w:r w:rsidR="00F23505">
          <w:t xml:space="preserve"> column that matches a record in Project.csv.</w:t>
        </w:r>
      </w:ins>
    </w:p>
    <w:p w14:paraId="6215D3AE" w14:textId="6948EEF7" w:rsidR="00B23C61" w:rsidRPr="009D5B7E" w:rsidDel="00F23505" w:rsidRDefault="00B23C61" w:rsidP="00B23C61">
      <w:pPr>
        <w:rPr>
          <w:del w:id="2386" w:author="Molly McEvilley" w:date="2020-09-10T11:00:00Z"/>
        </w:rPr>
      </w:pPr>
      <w:del w:id="2387" w:author="Molly McEvilley" w:date="2020-09-10T11:00:00Z">
        <w:r w:rsidRPr="00DE6DFA" w:rsidDel="00F23505">
          <w:rPr>
            <w:b/>
          </w:rPr>
          <w:delText>Universe</w:delText>
        </w:r>
        <w:r w:rsidDel="00F23505">
          <w:delText xml:space="preserve"> for project-level counts is 10; all project-level counts must have a value in the </w:delText>
        </w:r>
        <w:r w:rsidRPr="004C74F2" w:rsidDel="00F23505">
          <w:rPr>
            <w:b/>
          </w:rPr>
          <w:delText>ProjectID</w:delText>
        </w:r>
        <w:r w:rsidDel="00F23505">
          <w:delText xml:space="preserve"> column that matches a record in Project.csv.</w:delText>
        </w:r>
      </w:del>
    </w:p>
    <w:p w14:paraId="2C682514" w14:textId="104A16FF" w:rsidR="00C01C1B" w:rsidRDefault="00C01C1B" w:rsidP="00C01C1B">
      <w:r w:rsidRPr="00A355EA">
        <w:rPr>
          <w:b/>
        </w:rPr>
        <w:t>Value</w:t>
      </w:r>
      <w:r>
        <w:t xml:space="preserve"> = a count of the combination of [Date] and distinct </w:t>
      </w:r>
      <w:r w:rsidRPr="004C74F2">
        <w:rPr>
          <w:b/>
        </w:rPr>
        <w:t>PersonalID</w:t>
      </w:r>
      <w:r w:rsidRPr="00A355EA">
        <w:rPr>
          <w:i/>
        </w:rPr>
        <w:t>s</w:t>
      </w:r>
      <w:r>
        <w:t xml:space="preserve"> in </w:t>
      </w:r>
      <w:r w:rsidR="00D979B0">
        <w:t xml:space="preserve">tlsa_Person </w:t>
      </w:r>
      <w:r>
        <w:t>active in relevant projects (</w:t>
      </w:r>
      <w:r>
        <w:rPr>
          <w:b/>
        </w:rPr>
        <w:t>ProjectID</w:t>
      </w:r>
      <w:r>
        <w:t>)</w:t>
      </w:r>
      <w:r>
        <w:rPr>
          <w:b/>
        </w:rPr>
        <w:t xml:space="preserve"> </w:t>
      </w:r>
      <w:r>
        <w:t xml:space="preserve">that meet the criteria for inclusion based on household type and personal characteristics in </w:t>
      </w:r>
      <w:r w:rsidR="00D979B0">
        <w:t>tlsa_Person</w:t>
      </w:r>
      <w:r>
        <w:t xml:space="preserve">, grouped by </w:t>
      </w:r>
      <w:r>
        <w:rPr>
          <w:b/>
        </w:rPr>
        <w:t xml:space="preserve">ProjectID, </w:t>
      </w:r>
      <w:r>
        <w:t xml:space="preserve">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C01C1B" w:rsidRPr="00AE734F" w14:paraId="5BFE7857" w14:textId="77777777" w:rsidTr="009250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32634503" w14:textId="77777777" w:rsidR="00C01C1B" w:rsidRPr="00AE734F" w:rsidRDefault="00C01C1B" w:rsidP="0092505D">
            <w:pPr>
              <w:pStyle w:val="NoSpacing"/>
            </w:pPr>
            <w:r w:rsidRPr="00AE734F">
              <w:t>Project</w:t>
            </w:r>
          </w:p>
        </w:tc>
        <w:tc>
          <w:tcPr>
            <w:tcW w:w="1800" w:type="dxa"/>
          </w:tcPr>
          <w:p w14:paraId="255B4847"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39F08A82" w14:textId="77777777" w:rsidR="00C01C1B" w:rsidRPr="00AE734F" w:rsidRDefault="00C01C1B" w:rsidP="0092505D">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4521B849"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388"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41A8E464" w14:textId="77777777" w:rsidR="006D16CD" w:rsidRPr="00AE734F" w:rsidRDefault="006D16CD" w:rsidP="00722600">
            <w:pPr>
              <w:pStyle w:val="NoSpacing"/>
              <w:rPr>
                <w:ins w:id="2389" w:author="Molly McEvilley" w:date="2020-09-17T10:43:00Z"/>
              </w:rPr>
            </w:pPr>
            <w:ins w:id="2390" w:author="Molly McEvilley" w:date="2020-09-17T10:43:00Z">
              <w:r w:rsidRPr="00291CD4">
                <w:rPr>
                  <w:b/>
                </w:rPr>
                <w:t>ProjectType</w:t>
              </w:r>
              <w:r>
                <w:t xml:space="preserve"> = 3</w:t>
              </w:r>
            </w:ins>
          </w:p>
        </w:tc>
        <w:tc>
          <w:tcPr>
            <w:tcW w:w="1800" w:type="dxa"/>
          </w:tcPr>
          <w:p w14:paraId="074E9916"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391" w:author="Molly McEvilley" w:date="2020-09-17T10:43:00Z"/>
                <w:b/>
              </w:rPr>
            </w:pPr>
            <w:ins w:id="2392" w:author="Molly McEvilley" w:date="2020-09-17T10:43:00Z">
              <w:r>
                <w:rPr>
                  <w:b/>
                </w:rPr>
                <w:t>&gt;=</w:t>
              </w:r>
              <w:r w:rsidRPr="00291CD4">
                <w:rPr>
                  <w:b/>
                </w:rPr>
                <w:t>MoveInDate</w:t>
              </w:r>
            </w:ins>
          </w:p>
        </w:tc>
        <w:tc>
          <w:tcPr>
            <w:tcW w:w="4495" w:type="dxa"/>
          </w:tcPr>
          <w:p w14:paraId="6D53A2C7"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393" w:author="Molly McEvilley" w:date="2020-09-17T10:43:00Z"/>
              </w:rPr>
            </w:pPr>
            <w:ins w:id="2394" w:author="Molly McEvilley" w:date="2020-09-17T10:43:00Z">
              <w:r>
                <w:t>&lt;= (</w:t>
              </w:r>
              <w:r w:rsidRPr="00291CD4">
                <w:rPr>
                  <w:b/>
                </w:rPr>
                <w:t>ExitDate</w:t>
              </w:r>
              <w:r>
                <w:t xml:space="preserve"> – 1 day) or, </w:t>
              </w:r>
            </w:ins>
          </w:p>
          <w:p w14:paraId="3C989891"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395" w:author="Molly McEvilley" w:date="2020-09-17T10:43:00Z"/>
              </w:rPr>
            </w:pPr>
            <w:ins w:id="2396"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5F896B36"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397"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9A7988B" w14:textId="77777777" w:rsidR="006D16CD" w:rsidRPr="00291CD4" w:rsidRDefault="006D16CD" w:rsidP="00722600">
            <w:pPr>
              <w:pStyle w:val="NoSpacing"/>
              <w:rPr>
                <w:ins w:id="2398" w:author="Molly McEvilley" w:date="2020-09-17T10:43:00Z"/>
                <w:b/>
              </w:rPr>
            </w:pPr>
            <w:ins w:id="2399" w:author="Molly McEvilley" w:date="2020-09-17T10:43:00Z">
              <w:r w:rsidRPr="00291CD4">
                <w:rPr>
                  <w:b/>
                </w:rPr>
                <w:t>ProjectType</w:t>
              </w:r>
              <w:r>
                <w:t xml:space="preserve"> = 13</w:t>
              </w:r>
            </w:ins>
          </w:p>
        </w:tc>
        <w:tc>
          <w:tcPr>
            <w:tcW w:w="1800" w:type="dxa"/>
          </w:tcPr>
          <w:p w14:paraId="6D93E60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00" w:author="Molly McEvilley" w:date="2020-09-17T10:43:00Z"/>
                <w:b/>
              </w:rPr>
            </w:pPr>
            <w:ins w:id="2401" w:author="Molly McEvilley" w:date="2020-09-17T10:43:00Z">
              <w:r>
                <w:rPr>
                  <w:b/>
                </w:rPr>
                <w:t>&gt;=</w:t>
              </w:r>
              <w:r w:rsidRPr="00291CD4">
                <w:rPr>
                  <w:b/>
                </w:rPr>
                <w:t>MoveInDate</w:t>
              </w:r>
            </w:ins>
          </w:p>
        </w:tc>
        <w:tc>
          <w:tcPr>
            <w:tcW w:w="4495" w:type="dxa"/>
          </w:tcPr>
          <w:p w14:paraId="5DECC36E"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02" w:author="Molly McEvilley" w:date="2020-09-17T10:43:00Z"/>
              </w:rPr>
            </w:pPr>
            <w:ins w:id="2403" w:author="Molly McEvilley" w:date="2020-09-17T10:43:00Z">
              <w:r>
                <w:t>&lt;= (</w:t>
              </w:r>
              <w:r w:rsidRPr="00291CD4">
                <w:rPr>
                  <w:b/>
                </w:rPr>
                <w:t>ExitDate</w:t>
              </w:r>
              <w:r>
                <w:t xml:space="preserve"> – 1 day) or, </w:t>
              </w:r>
            </w:ins>
          </w:p>
          <w:p w14:paraId="5F123CFC"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04" w:author="Molly McEvilley" w:date="2020-09-17T10:43:00Z"/>
              </w:rPr>
            </w:pPr>
            <w:ins w:id="2405" w:author="Molly McEvilley" w:date="2020-09-17T10:43:00Z">
              <w:r>
                <w:t xml:space="preserve">= </w:t>
              </w:r>
              <w:r w:rsidRPr="00372FA1">
                <w:rPr>
                  <w:b/>
                  <w:bCs/>
                </w:rPr>
                <w:t>MoveInDate</w:t>
              </w:r>
              <w:r>
                <w:t xml:space="preserve"> and = </w:t>
              </w:r>
              <w:r w:rsidRPr="00372FA1">
                <w:rPr>
                  <w:b/>
                  <w:bCs/>
                </w:rPr>
                <w:t>ExitDate</w:t>
              </w:r>
              <w:r>
                <w:t>; or</w:t>
              </w:r>
            </w:ins>
          </w:p>
          <w:p w14:paraId="59BA6A35"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06" w:author="Molly McEvilley" w:date="2020-09-17T10:43:00Z"/>
              </w:rPr>
            </w:pPr>
            <w:ins w:id="2407" w:author="Molly McEvilley" w:date="2020-09-17T10:43:00Z">
              <w:r>
                <w:t xml:space="preserve">If </w:t>
              </w:r>
              <w:r w:rsidRPr="00291CD4">
                <w:rPr>
                  <w:b/>
                </w:rPr>
                <w:t>ExitDate</w:t>
              </w:r>
              <w:r>
                <w:t xml:space="preserve"> is NULL, </w:t>
              </w:r>
              <w:r w:rsidRPr="001E1821">
                <w:rPr>
                  <w:u w:val="single"/>
                </w:rPr>
                <w:t>ReportEnd</w:t>
              </w:r>
            </w:ins>
          </w:p>
        </w:tc>
      </w:tr>
      <w:tr w:rsidR="00C01C1B" w:rsidRPr="00AE734F" w14:paraId="74BBFD05"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C5B76A6" w14:textId="33623984" w:rsidR="00C01C1B" w:rsidRPr="00AE734F" w:rsidRDefault="00C01C1B" w:rsidP="0092505D">
            <w:pPr>
              <w:pStyle w:val="NoSpacing"/>
            </w:pPr>
            <w:del w:id="2408" w:author="Molly McEvilley" w:date="2020-09-17T10:43:00Z">
              <w:r w:rsidRPr="00291CD4" w:rsidDel="006D16CD">
                <w:rPr>
                  <w:b/>
                </w:rPr>
                <w:delText>ProjectType</w:delText>
              </w:r>
              <w:r w:rsidDel="006D16CD">
                <w:delText xml:space="preserve"> in (3,13)</w:delText>
              </w:r>
            </w:del>
          </w:p>
        </w:tc>
        <w:tc>
          <w:tcPr>
            <w:tcW w:w="1800" w:type="dxa"/>
          </w:tcPr>
          <w:p w14:paraId="6BE39E5C" w14:textId="6A45B4FC"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b/>
              </w:rPr>
            </w:pPr>
            <w:del w:id="2409" w:author="Molly McEvilley" w:date="2020-09-17T10:43:00Z">
              <w:r w:rsidDel="006D16CD">
                <w:rPr>
                  <w:b/>
                </w:rPr>
                <w:delText>&gt;=</w:delText>
              </w:r>
              <w:r w:rsidRPr="00291CD4" w:rsidDel="006D16CD">
                <w:rPr>
                  <w:b/>
                </w:rPr>
                <w:delText>MoveInDate</w:delText>
              </w:r>
            </w:del>
          </w:p>
        </w:tc>
        <w:tc>
          <w:tcPr>
            <w:tcW w:w="4495" w:type="dxa"/>
          </w:tcPr>
          <w:p w14:paraId="163F2A62" w14:textId="02ECCDAF" w:rsidR="00C01C1B" w:rsidDel="006D16CD" w:rsidRDefault="00C01C1B" w:rsidP="0092505D">
            <w:pPr>
              <w:pStyle w:val="NoSpacing"/>
              <w:cnfStyle w:val="000000100000" w:firstRow="0" w:lastRow="0" w:firstColumn="0" w:lastColumn="0" w:oddVBand="0" w:evenVBand="0" w:oddHBand="1" w:evenHBand="0" w:firstRowFirstColumn="0" w:firstRowLastColumn="0" w:lastRowFirstColumn="0" w:lastRowLastColumn="0"/>
              <w:rPr>
                <w:del w:id="2410" w:author="Molly McEvilley" w:date="2020-09-17T10:43:00Z"/>
              </w:rPr>
            </w:pPr>
            <w:del w:id="2411" w:author="Molly McEvilley" w:date="2020-09-17T10:43:00Z">
              <w:r w:rsidDel="006D16CD">
                <w:delText>&lt;= (</w:delText>
              </w:r>
              <w:r w:rsidRPr="00291CD4" w:rsidDel="006D16CD">
                <w:rPr>
                  <w:b/>
                </w:rPr>
                <w:delText>ExitDate</w:delText>
              </w:r>
              <w:r w:rsidDel="006D16CD">
                <w:delText xml:space="preserve"> – 1 day)</w:delText>
              </w:r>
              <w:r w:rsidR="00243CE5" w:rsidDel="006D16CD">
                <w:delText xml:space="preserve"> </w:delText>
              </w:r>
              <w:r w:rsidDel="006D16CD">
                <w:delText xml:space="preserve">or, </w:delText>
              </w:r>
            </w:del>
          </w:p>
          <w:p w14:paraId="1049A7EE" w14:textId="4705F18B" w:rsidR="00C01C1B" w:rsidRPr="00AE734F" w:rsidRDefault="00C01C1B" w:rsidP="0092505D">
            <w:pPr>
              <w:pStyle w:val="NoSpacing"/>
              <w:cnfStyle w:val="000000100000" w:firstRow="0" w:lastRow="0" w:firstColumn="0" w:lastColumn="0" w:oddVBand="0" w:evenVBand="0" w:oddHBand="1" w:evenHBand="0" w:firstRowFirstColumn="0" w:firstRowLastColumn="0" w:lastRowFirstColumn="0" w:lastRowLastColumn="0"/>
            </w:pPr>
            <w:del w:id="2412"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C01C1B" w:rsidRPr="00AE734F" w14:paraId="032FA72A" w14:textId="77777777" w:rsidTr="0092505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6AE6A56B" w14:textId="19E880BA" w:rsidR="00C01C1B" w:rsidRPr="00291CD4" w:rsidRDefault="00C01C1B" w:rsidP="0092505D">
            <w:pPr>
              <w:pStyle w:val="NoSpacing"/>
              <w:rPr>
                <w:bCs w:val="0"/>
              </w:rPr>
            </w:pPr>
            <w:r w:rsidRPr="00291CD4">
              <w:rPr>
                <w:b/>
              </w:rPr>
              <w:t>ProjectType</w:t>
            </w:r>
            <w:r>
              <w:t xml:space="preserve"> in (2,3,8) or </w:t>
            </w:r>
            <w:r w:rsidR="00E36C4B">
              <w:rPr>
                <w:b/>
              </w:rPr>
              <w:t xml:space="preserve">ProjectType </w:t>
            </w:r>
            <w:r w:rsidR="00E36C4B" w:rsidRPr="00E36C4B">
              <w:t>= 1 and</w:t>
            </w:r>
            <w:r w:rsidR="00E36C4B">
              <w:rPr>
                <w:b/>
              </w:rPr>
              <w:t xml:space="preserve"> </w:t>
            </w:r>
            <w:r w:rsidRPr="00291CD4">
              <w:rPr>
                <w:b/>
              </w:rPr>
              <w:t>TrackingMethod</w:t>
            </w:r>
            <w:r>
              <w:t xml:space="preserve"> = 0</w:t>
            </w:r>
          </w:p>
        </w:tc>
        <w:tc>
          <w:tcPr>
            <w:tcW w:w="1800" w:type="dxa"/>
          </w:tcPr>
          <w:p w14:paraId="2D64FCC6" w14:textId="77777777" w:rsidR="00C01C1B" w:rsidRPr="00291CD4" w:rsidRDefault="00C01C1B" w:rsidP="0092505D">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641F7FF" w14:textId="77777777"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7BD3B0B9" w14:textId="109D4A4C" w:rsidR="00C01C1B" w:rsidRDefault="00C01C1B" w:rsidP="0092505D">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C01C1B" w:rsidRPr="00AE734F" w14:paraId="3B55AD76" w14:textId="77777777" w:rsidTr="0092505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62CB6C5" w14:textId="15D302D2" w:rsidR="00C01C1B" w:rsidRPr="00291CD4" w:rsidRDefault="00E36C4B" w:rsidP="0092505D">
            <w:pPr>
              <w:pStyle w:val="NoSpacing"/>
            </w:pPr>
            <w:r>
              <w:rPr>
                <w:b/>
              </w:rPr>
              <w:t xml:space="preserve">ProjectType </w:t>
            </w:r>
            <w:r w:rsidRPr="00E36C4B">
              <w:t>= 1 and</w:t>
            </w:r>
            <w:r>
              <w:rPr>
                <w:b/>
              </w:rPr>
              <w:t xml:space="preserve"> </w:t>
            </w:r>
            <w:r w:rsidR="00C01C1B" w:rsidRPr="00291CD4">
              <w:rPr>
                <w:b/>
              </w:rPr>
              <w:t>TrackingMethod</w:t>
            </w:r>
            <w:r w:rsidR="00C01C1B">
              <w:t xml:space="preserve"> = 3</w:t>
            </w:r>
          </w:p>
        </w:tc>
        <w:tc>
          <w:tcPr>
            <w:tcW w:w="6295" w:type="dxa"/>
            <w:gridSpan w:val="2"/>
          </w:tcPr>
          <w:p w14:paraId="0C6C8C79" w14:textId="0F24B1D2" w:rsidR="00C01C1B" w:rsidRPr="00291CD4" w:rsidRDefault="00C01C1B" w:rsidP="0092505D">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60EC67D9" w14:textId="77777777" w:rsidR="00C01C1B" w:rsidRPr="009D5B7E" w:rsidRDefault="00C01C1B" w:rsidP="00C01C1B">
      <w:r>
        <w:t xml:space="preserve">The value in the </w:t>
      </w:r>
      <w:r w:rsidRPr="004C74F2">
        <w:rPr>
          <w:b/>
        </w:rPr>
        <w:t>ProjectID</w:t>
      </w:r>
      <w:r>
        <w:t xml:space="preserve"> column for these counts must match a record in Project.csv.</w:t>
      </w:r>
    </w:p>
    <w:p w14:paraId="2E69B31B" w14:textId="77777777" w:rsidR="00B23C61" w:rsidRDefault="00B23C61" w:rsidP="0088191A">
      <w:pPr>
        <w:pStyle w:val="Heading3"/>
      </w:pPr>
      <w:r>
        <w:lastRenderedPageBreak/>
        <w:t>Cohort</w:t>
      </w:r>
    </w:p>
    <w:p w14:paraId="35A678C1" w14:textId="7EE42298" w:rsidR="00DA0B37" w:rsidRDefault="00DA0B37" w:rsidP="00783723">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6858E3D2" w14:textId="281C34AA" w:rsidR="00C01C1B" w:rsidRDefault="00C01C1B" w:rsidP="0088191A">
      <w:pPr>
        <w:pStyle w:val="Heading3"/>
      </w:pPr>
      <w:r>
        <w:t xml:space="preserve">Household Type and </w:t>
      </w:r>
      <w:r w:rsidR="00B23C61">
        <w:t>Population</w:t>
      </w:r>
    </w:p>
    <w:p w14:paraId="5285D028" w14:textId="32DC7B13" w:rsidR="009B614F" w:rsidRDefault="000C17CC" w:rsidP="009B614F">
      <w:pPr>
        <w:rPr>
          <w:ins w:id="2413" w:author="Molly McEvilley" w:date="2020-08-06T10:09:00Z"/>
          <w:rFonts w:cstheme="minorHAnsi"/>
        </w:rPr>
      </w:pPr>
      <w:ins w:id="2414" w:author="Molly McEvilley" w:date="2020-08-20T08:01:00Z">
        <w:r>
          <w:t xml:space="preserve">Generate these counts for each of the </w:t>
        </w:r>
        <w:r>
          <w:rPr>
            <w:rFonts w:cstheme="minorHAnsi"/>
          </w:rPr>
          <w:t xml:space="preserve">populations and household types listed below where the count is greater than zero based on data for the given project. </w:t>
        </w:r>
      </w:ins>
      <w:del w:id="2415" w:author="Molly McEvilley" w:date="2020-08-20T08:01:00Z">
        <w:r w:rsidR="009B614F" w:rsidDel="000C17CC">
          <w:delText xml:space="preserve">Generate these counts </w:delText>
        </w:r>
        <w:r w:rsidR="003C4035" w:rsidDel="000C17CC">
          <w:delText>for each of the following populations and household types</w:delText>
        </w:r>
        <w:r w:rsidR="004873DC" w:rsidDel="000C17CC">
          <w:rPr>
            <w:rFonts w:cstheme="minorHAnsi"/>
          </w:rPr>
          <w:delText xml:space="preserve">. </w:delText>
        </w:r>
        <w:r w:rsidR="009B614F" w:rsidDel="000C17CC">
          <w:rPr>
            <w:rFonts w:cstheme="minorHAnsi"/>
          </w:rPr>
          <w:delText>Populations for these counts are specific to the relevant project types; c</w:delText>
        </w:r>
      </w:del>
      <w:ins w:id="2416" w:author="Molly McEvilley" w:date="2020-08-20T08:01:00Z">
        <w:r>
          <w:t>C</w:t>
        </w:r>
      </w:ins>
      <w:r w:rsidR="009B614F">
        <w:rPr>
          <w:rFonts w:cstheme="minorHAnsi"/>
        </w:rPr>
        <w:t xml:space="preserve">riteria are based on </w:t>
      </w:r>
      <w:r w:rsidR="00D979B0">
        <w:rPr>
          <w:rFonts w:cstheme="minorHAnsi"/>
        </w:rPr>
        <w:t xml:space="preserve">tlsa_Person </w:t>
      </w:r>
      <w:r w:rsidR="009B614F">
        <w:rPr>
          <w:rFonts w:cstheme="minorHAnsi"/>
        </w:rPr>
        <w:t>values.</w:t>
      </w:r>
    </w:p>
    <w:p w14:paraId="6163F3D9" w14:textId="77777777" w:rsidR="00853F73" w:rsidRDefault="00853F73">
      <w:pPr>
        <w:rPr>
          <w:ins w:id="2417" w:author="Molly McEvilley" w:date="2020-08-06T10:10:00Z"/>
        </w:rPr>
      </w:pPr>
      <w:ins w:id="2418" w:author="Molly McEvilley" w:date="2020-08-06T10:10:00Z">
        <w:r>
          <w:t xml:space="preserve">The </w:t>
        </w:r>
        <w:r w:rsidRPr="000C17CC">
          <w:rPr>
            <w:b/>
            <w:bCs/>
          </w:rPr>
          <w:t>HHType</w:t>
        </w:r>
        <w:r>
          <w:t xml:space="preserve"> column indicates the household types for which the population is relevant.</w:t>
        </w:r>
      </w:ins>
    </w:p>
    <w:p w14:paraId="528EC67D" w14:textId="77777777" w:rsidR="00853F73" w:rsidRDefault="00853F73" w:rsidP="00853F73">
      <w:pPr>
        <w:pStyle w:val="ListParagraph"/>
        <w:numPr>
          <w:ilvl w:val="0"/>
          <w:numId w:val="16"/>
        </w:numPr>
        <w:rPr>
          <w:ins w:id="2419" w:author="Molly McEvilley" w:date="2020-08-06T10:10:00Z"/>
        </w:rPr>
      </w:pPr>
      <w:ins w:id="2420" w:author="Molly McEvilley" w:date="2020-08-06T10:10:00Z">
        <w:r>
          <w:t>Zero (0) represents a count of all records that meet the criteria, regardless of household type.</w:t>
        </w:r>
      </w:ins>
    </w:p>
    <w:p w14:paraId="272F6C8C" w14:textId="359731F7" w:rsidR="00853F73" w:rsidRPr="007F7731" w:rsidRDefault="00853F73" w:rsidP="0030608E">
      <w:pPr>
        <w:pStyle w:val="ListParagraph"/>
        <w:numPr>
          <w:ilvl w:val="0"/>
          <w:numId w:val="16"/>
        </w:numPr>
      </w:pPr>
      <w:ins w:id="2421"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tbl>
      <w:tblPr>
        <w:tblStyle w:val="Style11"/>
        <w:tblW w:w="9065" w:type="dxa"/>
        <w:tblInd w:w="108" w:type="dxa"/>
        <w:tblLook w:val="04A0" w:firstRow="1" w:lastRow="0" w:firstColumn="1" w:lastColumn="0" w:noHBand="0" w:noVBand="1"/>
      </w:tblPr>
      <w:tblGrid>
        <w:gridCol w:w="403"/>
        <w:gridCol w:w="3354"/>
        <w:gridCol w:w="1822"/>
        <w:gridCol w:w="3486"/>
      </w:tblGrid>
      <w:tr w:rsidR="009B614F" w:rsidRPr="00221967" w14:paraId="6C96DE8E" w14:textId="77777777" w:rsidTr="003C4035">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03" w:type="dxa"/>
          </w:tcPr>
          <w:p w14:paraId="728F6E5D" w14:textId="77777777" w:rsidR="009B614F" w:rsidRPr="001475A1" w:rsidRDefault="009B614F" w:rsidP="00950574">
            <w:pPr>
              <w:pStyle w:val="NoSpacing"/>
            </w:pPr>
            <w:r>
              <w:t>ID</w:t>
            </w:r>
          </w:p>
        </w:tc>
        <w:tc>
          <w:tcPr>
            <w:tcW w:w="3354" w:type="dxa"/>
          </w:tcPr>
          <w:p w14:paraId="0389CBD7"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822" w:type="dxa"/>
          </w:tcPr>
          <w:p w14:paraId="585DB9DE"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86" w:type="dxa"/>
          </w:tcPr>
          <w:p w14:paraId="1EB04D6C" w14:textId="4717CF9D"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67875CFB" w14:textId="77777777" w:rsidTr="003C403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72E4E1DF" w14:textId="0FF1245A" w:rsidR="009B614F" w:rsidRPr="001475A1" w:rsidRDefault="009B614F" w:rsidP="009B614F">
            <w:pPr>
              <w:pStyle w:val="NoSpacing"/>
            </w:pPr>
            <w:r>
              <w:t>3</w:t>
            </w:r>
          </w:p>
        </w:tc>
        <w:tc>
          <w:tcPr>
            <w:tcW w:w="3354" w:type="dxa"/>
          </w:tcPr>
          <w:p w14:paraId="51BA249E" w14:textId="38D498AE"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822" w:type="dxa"/>
          </w:tcPr>
          <w:p w14:paraId="6D1B9DEF" w14:textId="0C791943"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86" w:type="dxa"/>
          </w:tcPr>
          <w:p w14:paraId="5786C02D" w14:textId="2B2ED74C" w:rsidR="009B614F" w:rsidRPr="001475A1" w:rsidRDefault="009B614F" w:rsidP="009B614F">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549C9374" w14:textId="77777777" w:rsidTr="003C403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03" w:type="dxa"/>
          </w:tcPr>
          <w:p w14:paraId="4F06F2D5" w14:textId="38F4A75F" w:rsidR="009B614F" w:rsidRPr="001475A1" w:rsidRDefault="009B614F" w:rsidP="009B614F">
            <w:pPr>
              <w:pStyle w:val="NoSpacing"/>
            </w:pPr>
            <w:r>
              <w:t>6</w:t>
            </w:r>
          </w:p>
        </w:tc>
        <w:tc>
          <w:tcPr>
            <w:tcW w:w="3354" w:type="dxa"/>
          </w:tcPr>
          <w:p w14:paraId="589EB390" w14:textId="6739564F"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822" w:type="dxa"/>
          </w:tcPr>
          <w:p w14:paraId="5B5B8183" w14:textId="71BE2279"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86" w:type="dxa"/>
          </w:tcPr>
          <w:p w14:paraId="318A4E52" w14:textId="77777777" w:rsidR="009B614F" w:rsidRPr="00107D0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21EB5F08" w14:textId="77777777" w:rsidR="009B614F"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60847580" w14:textId="5DA97512" w:rsidR="009B614F" w:rsidRPr="001475A1" w:rsidRDefault="009B614F" w:rsidP="009B614F">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7EF99832" w14:textId="5D1D24F0" w:rsidR="00C01C1B" w:rsidRPr="00655B0F" w:rsidRDefault="00B23C61" w:rsidP="0088191A">
      <w:pPr>
        <w:pStyle w:val="Heading3"/>
      </w:pPr>
      <w:proofErr w:type="spellStart"/>
      <w:r>
        <w:t>SystemPath</w:t>
      </w:r>
      <w:proofErr w:type="spellEnd"/>
    </w:p>
    <w:p w14:paraId="3469D2ED" w14:textId="77777777" w:rsidR="00B23C61" w:rsidRPr="00074555" w:rsidRDefault="00B23C61" w:rsidP="00B23C61">
      <w:proofErr w:type="spellStart"/>
      <w:r w:rsidRPr="00DE6DFA">
        <w:rPr>
          <w:b/>
        </w:rPr>
        <w:t>SystemPath</w:t>
      </w:r>
      <w:proofErr w:type="spellEnd"/>
      <w:r>
        <w:t xml:space="preserve"> is always -1 for counts of </w:t>
      </w:r>
      <w:proofErr w:type="spellStart"/>
      <w:r>
        <w:t>bednights</w:t>
      </w:r>
      <w:proofErr w:type="spellEnd"/>
      <w:r>
        <w:t>.</w:t>
      </w:r>
    </w:p>
    <w:p w14:paraId="2AC27C95" w14:textId="671024D7" w:rsidR="00C01C1B" w:rsidRDefault="00C01C1B" w:rsidP="0088191A">
      <w:pPr>
        <w:pStyle w:val="Heading2"/>
      </w:pPr>
      <w:bookmarkStart w:id="2422" w:name="_Toc37849826"/>
      <w:bookmarkStart w:id="2423" w:name="_Toc38030600"/>
      <w:r>
        <w:t xml:space="preserve">Get Counts of </w:t>
      </w:r>
      <w:proofErr w:type="spellStart"/>
      <w:r>
        <w:t>Bednights</w:t>
      </w:r>
      <w:proofErr w:type="spellEnd"/>
      <w:r>
        <w:t xml:space="preserve"> by Project Type and Personal Characteristics</w:t>
      </w:r>
      <w:bookmarkEnd w:id="2422"/>
      <w:bookmarkEnd w:id="2423"/>
    </w:p>
    <w:p w14:paraId="1093623E"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12C9947" wp14:editId="2700E77A">
                <wp:extent cx="4961890" cy="1737360"/>
                <wp:effectExtent l="0" t="0" r="10160" b="15240"/>
                <wp:docPr id="74485886" name="Group 7448588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5887"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5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0FD6A1" w14:textId="77777777" w:rsidR="00722600" w:rsidRDefault="00722600" w:rsidP="00F824D6">
                              <w:pPr>
                                <w:pStyle w:val="Style3"/>
                              </w:pPr>
                              <w:r>
                                <w:t>lsa_Calculated</w:t>
                              </w:r>
                            </w:p>
                          </w:txbxContent>
                        </wps:txbx>
                        <wps:bodyPr rot="0" vert="horz" wrap="square" lIns="0" tIns="0" rIns="0" bIns="0" anchor="ctr" anchorCtr="0" upright="1">
                          <a:noAutofit/>
                        </wps:bodyPr>
                      </wps:wsp>
                      <wps:wsp>
                        <wps:cNvPr id="7448595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25B64D" w14:textId="77777777" w:rsidR="00722600" w:rsidRDefault="00722600" w:rsidP="00F824D6">
                              <w:pPr>
                                <w:pStyle w:val="Style3"/>
                              </w:pPr>
                              <w:r>
                                <w:t>lsa_Report</w:t>
                              </w:r>
                            </w:p>
                          </w:txbxContent>
                        </wps:txbx>
                        <wps:bodyPr rot="0" vert="horz" wrap="square" lIns="0" tIns="0" rIns="0" bIns="0" anchor="ctr" anchorCtr="0" upright="1">
                          <a:noAutofit/>
                        </wps:bodyPr>
                      </wps:wsp>
                      <wps:wsp>
                        <wps:cNvPr id="7448595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955" name="Group 69"/>
                        <wpg:cNvGrpSpPr>
                          <a:grpSpLocks/>
                        </wpg:cNvGrpSpPr>
                        <wpg:grpSpPr bwMode="auto">
                          <a:xfrm>
                            <a:off x="1134218" y="1123398"/>
                            <a:ext cx="13864" cy="17373"/>
                            <a:chOff x="1055351" y="1120540"/>
                            <a:chExt cx="13863" cy="17373"/>
                          </a:xfrm>
                        </wpg:grpSpPr>
                        <wpg:grpSp>
                          <wpg:cNvPr id="74485956" name="Group 70"/>
                          <wpg:cNvGrpSpPr>
                            <a:grpSpLocks/>
                          </wpg:cNvGrpSpPr>
                          <wpg:grpSpPr bwMode="auto">
                            <a:xfrm>
                              <a:off x="1056308" y="1125512"/>
                              <a:ext cx="11887" cy="6912"/>
                              <a:chOff x="1054307" y="1104837"/>
                              <a:chExt cx="11887" cy="6911"/>
                            </a:xfrm>
                          </wpg:grpSpPr>
                          <wps:wsp>
                            <wps:cNvPr id="74485957"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C1E291" w14:textId="77777777" w:rsidR="00722600" w:rsidRDefault="00722600" w:rsidP="00F824D6">
                                  <w:pPr>
                                    <w:pStyle w:val="Style3"/>
                                  </w:pPr>
                                  <w:r>
                                    <w:t>tlsa_Enrollment</w:t>
                                  </w:r>
                                </w:p>
                              </w:txbxContent>
                            </wps:txbx>
                            <wps:bodyPr rot="0" vert="horz" wrap="square" lIns="0" tIns="0" rIns="0" bIns="0" anchor="ctr" anchorCtr="0" upright="1">
                              <a:noAutofit/>
                            </wps:bodyPr>
                          </wps:wsp>
                          <wps:wsp>
                            <wps:cNvPr id="74485966"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A299C4" w14:textId="77777777" w:rsidR="00722600" w:rsidRDefault="00722600" w:rsidP="00F824D6">
                                  <w:pPr>
                                    <w:pStyle w:val="Style3"/>
                                  </w:pPr>
                                  <w:r>
                                    <w:t>tlsa_HHID</w:t>
                                  </w:r>
                                </w:p>
                              </w:txbxContent>
                            </wps:txbx>
                            <wps:bodyPr rot="0" vert="horz" wrap="square" lIns="0" tIns="0" rIns="0" bIns="0" anchor="ctr" anchorCtr="0" upright="1">
                              <a:noAutofit/>
                            </wps:bodyPr>
                          </wps:wsp>
                        </wpg:grpSp>
                        <wps:wsp>
                          <wps:cNvPr id="74485967"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8"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69"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5B672" w14:textId="77777777" w:rsidR="00722600" w:rsidRDefault="00722600" w:rsidP="00F824D6">
                                <w:pPr>
                                  <w:pStyle w:val="Style3"/>
                                </w:pPr>
                                <w:r>
                                  <w:t>hmis_Services</w:t>
                                </w:r>
                              </w:p>
                            </w:txbxContent>
                          </wps:txbx>
                          <wps:bodyPr rot="0" vert="horz" wrap="square" lIns="0" tIns="0" rIns="0" bIns="0" anchor="ctr" anchorCtr="0" upright="1">
                            <a:noAutofit/>
                          </wps:bodyPr>
                        </wps:wsp>
                        <wps:wsp>
                          <wps:cNvPr id="74485970"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A39A066" w14:textId="77777777" w:rsidR="00722600" w:rsidRDefault="00722600" w:rsidP="00F824D6">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012C9947" id="Group 74485886" o:spid="_x0000_s1617"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">
                <v:shape id="AutoShape 65" o:spid="_x0000_s1618"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" strokecolor="black [0]" strokeweight=".5pt">
                  <v:stroke endarrow="block"/>
                  <v:shadow color="black [0]"/>
                </v:shape>
                <v:shape id="AutoShape 66" o:spid="_x0000_s1619"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" fillcolor="#fce5d6" strokecolor="#f5b183" strokeweight=".5pt">
                  <v:shadow color="black" opacity="0" offset="0,0"/>
                  <v:textbox inset="0,0,0,0">
                    <w:txbxContent>
                      <w:p w14:paraId="2F0FD6A1" w14:textId="77777777" w:rsidR="00722600" w:rsidRDefault="00722600" w:rsidP="00F824D6">
                        <w:pPr>
                          <w:pStyle w:val="Style3"/>
                        </w:pPr>
                        <w:r>
                          <w:t>lsa_Calculated</w:t>
                        </w:r>
                      </w:p>
                    </w:txbxContent>
                  </v:textbox>
                </v:shape>
                <v:shape id="AutoShape 390" o:spid="_x0000_s1620"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" fillcolor="#fce5d6" strokecolor="#f5b183" strokeweight=".5pt">
                  <v:shadow color="black" opacity="0" offset="0,0"/>
                  <v:textbox inset="0,0,0,0">
                    <w:txbxContent>
                      <w:p w14:paraId="4125B64D" w14:textId="77777777" w:rsidR="00722600" w:rsidRDefault="00722600" w:rsidP="00F824D6">
                        <w:pPr>
                          <w:pStyle w:val="Style3"/>
                        </w:pPr>
                        <w:r>
                          <w:t>lsa_Report</w:t>
                        </w:r>
                      </w:p>
                    </w:txbxContent>
                  </v:textbox>
                </v:shape>
                <v:shape id="AutoShape 68" o:spid="_x0000_s1621"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" strokecolor="black [0]" strokeweight=".5pt">
                  <v:stroke endarrow="block"/>
                  <v:shadow color="black [0]"/>
                </v:shape>
                <v:group id="Group 69" o:spid="_x0000_s1622"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">
                  <v:group id="Group 70" o:spid="_x0000_s1623"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">
                    <v:shape id="AutoShape 462" o:spid="_x0000_s1624"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" fillcolor="#ebd7e1" strokecolor="#c285a3" strokeweight=".5pt">
                      <v:shadow color="black" opacity="0" offset="0,0"/>
                      <v:textbox inset="0,0,0,0">
                        <w:txbxContent>
                          <w:p w14:paraId="5BC1E291" w14:textId="77777777" w:rsidR="00722600" w:rsidRDefault="00722600" w:rsidP="00F824D6">
                            <w:pPr>
                              <w:pStyle w:val="Style3"/>
                            </w:pPr>
                            <w:r>
                              <w:t>tlsa_Enrollment</w:t>
                            </w:r>
                          </w:p>
                        </w:txbxContent>
                      </v:textbox>
                    </v:shape>
                    <v:shape id="AutoShape 462" o:spid="_x0000_s1625"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" fillcolor="#ebd7e1" strokecolor="#c285a3" strokeweight=".5pt">
                      <v:shadow color="black" opacity="0" offset="0,0"/>
                      <v:textbox inset="0,0,0,0">
                        <w:txbxContent>
                          <w:p w14:paraId="67A299C4" w14:textId="77777777" w:rsidR="00722600" w:rsidRDefault="00722600" w:rsidP="00F824D6">
                            <w:pPr>
                              <w:pStyle w:val="Style3"/>
                            </w:pPr>
                            <w:r>
                              <w:t>tlsa_HHID</w:t>
                            </w:r>
                          </w:p>
                        </w:txbxContent>
                      </v:textbox>
                    </v:shape>
                  </v:group>
                  <v:shape id="AutoShape 407" o:spid="_x0000_s1626"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" fillcolor="#5b9bd5" strokecolor="black [0]" strokeweight=".5pt">
                    <v:shadow color="black [0]"/>
                    <v:textbox inset="2.88pt,2.88pt,2.88pt,2.88pt"/>
                  </v:shape>
                  <v:shape id="AutoShape 74" o:spid="_x0000_s1627"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" fillcolor="#5b9bd5" strokecolor="black [0]" strokeweight=".5pt">
                    <v:shadow color="black [0]"/>
                    <v:textbox inset="2.88pt,2.88pt,2.88pt,2.88pt"/>
                  </v:shape>
                  <v:shape id="AutoShape 448" o:spid="_x0000_s1628"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" fillcolor="#dfebf7" strokecolor="#5b9bd5" strokeweight=".5pt">
                    <v:shadow color="black" opacity="0" offset="0,0"/>
                    <v:textbox inset="0,0,0,0">
                      <w:txbxContent>
                        <w:p w14:paraId="5345B672" w14:textId="77777777" w:rsidR="00722600" w:rsidRDefault="00722600" w:rsidP="00F824D6">
                          <w:pPr>
                            <w:pStyle w:val="Style3"/>
                          </w:pPr>
                          <w:r>
                            <w:t>hmis_Services</w:t>
                          </w:r>
                        </w:p>
                      </w:txbxContent>
                    </v:textbox>
                  </v:shape>
                  <v:shape id="AutoShape 76" o:spid="_x0000_s1629"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" fillcolor="#ebd7e1" strokecolor="#c285a3" strokeweight=".5pt">
                    <v:shadow color="black" opacity="0" offset="0,0"/>
                    <v:textbox inset="0,0,0,0">
                      <w:txbxContent>
                        <w:p w14:paraId="0A39A066" w14:textId="77777777" w:rsidR="00722600" w:rsidRDefault="00722600" w:rsidP="00F824D6">
                          <w:pPr>
                            <w:widowControl w:val="0"/>
                            <w:spacing w:after="0"/>
                            <w:jc w:val="center"/>
                          </w:pPr>
                          <w:r>
                            <w:t>tlsa_Person</w:t>
                          </w:r>
                        </w:p>
                      </w:txbxContent>
                    </v:textbox>
                  </v:shape>
                </v:group>
                <w10:anchorlock/>
              </v:group>
            </w:pict>
          </mc:Fallback>
        </mc:AlternateContent>
      </w:r>
    </w:p>
    <w:p w14:paraId="6BEA21B6" w14:textId="77777777" w:rsidR="0091483E" w:rsidRDefault="0091483E" w:rsidP="0088191A">
      <w:pPr>
        <w:pStyle w:val="Heading3"/>
      </w:pPr>
      <w:proofErr w:type="spellStart"/>
      <w:r>
        <w:t>ReportRow</w:t>
      </w:r>
      <w:proofErr w:type="spellEnd"/>
      <w:r>
        <w:t>, Universe, and Value</w:t>
      </w:r>
    </w:p>
    <w:p w14:paraId="57492A88" w14:textId="6E89419F" w:rsidR="0091483E" w:rsidRDefault="0091483E" w:rsidP="0091483E">
      <w:proofErr w:type="spellStart"/>
      <w:r w:rsidRPr="009A701E">
        <w:rPr>
          <w:b/>
        </w:rPr>
        <w:t>ReportRow</w:t>
      </w:r>
      <w:proofErr w:type="spellEnd"/>
      <w:r>
        <w:t xml:space="preserve"> 57 counts bed nights for people based on their own personal characteristics; for example, only </w:t>
      </w:r>
      <w:proofErr w:type="spellStart"/>
      <w:r>
        <w:t>bednights</w:t>
      </w:r>
      <w:proofErr w:type="spellEnd"/>
      <w:r>
        <w:t xml:space="preserve"> for veterans are included in the ‘Veteran’ count</w:t>
      </w:r>
      <w:r w:rsidR="004873DC">
        <w:t xml:space="preserve">. </w:t>
      </w:r>
    </w:p>
    <w:p w14:paraId="207ECBEE" w14:textId="5401B1C7" w:rsidR="00857565" w:rsidRDefault="00857565" w:rsidP="00857565">
      <w:r>
        <w:t xml:space="preserve">These counts </w:t>
      </w:r>
      <w:ins w:id="2424" w:author="Molly McEvilley" w:date="2020-08-19T03:57:00Z">
        <w:r w:rsidR="00142EAC">
          <w:t xml:space="preserve">may be included under </w:t>
        </w:r>
      </w:ins>
      <w:ins w:id="2425" w:author="Molly McEvilley" w:date="2020-08-19T03:58:00Z">
        <w:r w:rsidR="00142EAC">
          <w:t xml:space="preserve">any circumstances but </w:t>
        </w:r>
      </w:ins>
      <w:r>
        <w:t xml:space="preserve">are required in </w:t>
      </w:r>
      <w:proofErr w:type="spellStart"/>
      <w:r>
        <w:t>LSACalculated</w:t>
      </w:r>
      <w:proofErr w:type="spellEnd"/>
      <w:r>
        <w:t xml:space="preserve"> only if: </w:t>
      </w:r>
    </w:p>
    <w:p w14:paraId="3B621FDC" w14:textId="77777777" w:rsidR="00857565" w:rsidRDefault="00857565" w:rsidP="00046859">
      <w:pPr>
        <w:pStyle w:val="ListParagraph"/>
        <w:numPr>
          <w:ilvl w:val="0"/>
          <w:numId w:val="9"/>
        </w:numPr>
      </w:pPr>
      <w:r w:rsidRPr="00271EB6">
        <w:rPr>
          <w:u w:val="single"/>
        </w:rPr>
        <w:t>ReportStart</w:t>
      </w:r>
      <w:r>
        <w:t xml:space="preserve"> is October 1 </w:t>
      </w:r>
    </w:p>
    <w:p w14:paraId="3E6D0FD1" w14:textId="77777777" w:rsidR="00857565" w:rsidRDefault="00857565" w:rsidP="00046859">
      <w:pPr>
        <w:pStyle w:val="ListParagraph"/>
        <w:numPr>
          <w:ilvl w:val="0"/>
          <w:numId w:val="9"/>
        </w:numPr>
      </w:pPr>
      <w:r w:rsidRPr="00271EB6">
        <w:rPr>
          <w:u w:val="single"/>
        </w:rPr>
        <w:t>ReportEnd</w:t>
      </w:r>
      <w:r>
        <w:t xml:space="preserve"> is September 30 of the following year</w:t>
      </w:r>
    </w:p>
    <w:p w14:paraId="7904970B" w14:textId="77777777" w:rsidR="00857565" w:rsidRDefault="00857565" w:rsidP="00046859">
      <w:pPr>
        <w:pStyle w:val="ListParagraph"/>
        <w:numPr>
          <w:ilvl w:val="0"/>
          <w:numId w:val="9"/>
        </w:numPr>
      </w:pPr>
      <w:proofErr w:type="spellStart"/>
      <w:r>
        <w:t>LSAReport.</w:t>
      </w:r>
      <w:r w:rsidRPr="00271EB6">
        <w:rPr>
          <w:b/>
        </w:rPr>
        <w:t>LSAScope</w:t>
      </w:r>
      <w:proofErr w:type="spellEnd"/>
      <w:r>
        <w:t xml:space="preserve"> = 1</w:t>
      </w:r>
    </w:p>
    <w:p w14:paraId="25A325E2" w14:textId="23999DD8" w:rsidR="0091483E" w:rsidRDefault="0091483E" w:rsidP="0091483E">
      <w:r>
        <w:t xml:space="preserve">The value in the Project.csv </w:t>
      </w:r>
      <w:r>
        <w:rPr>
          <w:b/>
        </w:rPr>
        <w:t>ProjectType</w:t>
      </w:r>
      <w:r>
        <w:t xml:space="preserve"> column for these counts determines the </w:t>
      </w:r>
      <w:r>
        <w:rPr>
          <w:b/>
        </w:rPr>
        <w:t>Universe:</w:t>
      </w:r>
    </w:p>
    <w:tbl>
      <w:tblPr>
        <w:tblStyle w:val="Style11"/>
        <w:tblW w:w="0" w:type="auto"/>
        <w:tblLook w:val="04A0" w:firstRow="1" w:lastRow="0" w:firstColumn="1" w:lastColumn="0" w:noHBand="0" w:noVBand="1"/>
      </w:tblPr>
      <w:tblGrid>
        <w:gridCol w:w="2875"/>
        <w:gridCol w:w="2974"/>
      </w:tblGrid>
      <w:tr w:rsidR="0091483E" w:rsidRPr="00271EB6" w14:paraId="14B88925" w14:textId="77777777" w:rsidTr="00B534E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875" w:type="dxa"/>
          </w:tcPr>
          <w:p w14:paraId="7EF11049" w14:textId="4D0C2B17" w:rsidR="0091483E" w:rsidRPr="00AE5204" w:rsidRDefault="0091483E" w:rsidP="00B534EF">
            <w:pPr>
              <w:pStyle w:val="NoSpacing"/>
              <w:rPr>
                <w:bCs w:val="0"/>
              </w:rPr>
            </w:pPr>
            <w:r w:rsidRPr="008A7566">
              <w:t>Universe</w:t>
            </w:r>
          </w:p>
        </w:tc>
        <w:tc>
          <w:tcPr>
            <w:tcW w:w="2974" w:type="dxa"/>
          </w:tcPr>
          <w:p w14:paraId="010AC1C6" w14:textId="77777777" w:rsidR="0091483E" w:rsidRPr="008A7566" w:rsidRDefault="0091483E" w:rsidP="00B534EF">
            <w:pPr>
              <w:pStyle w:val="NoSpacing"/>
              <w:cnfStyle w:val="100000000000" w:firstRow="1" w:lastRow="0" w:firstColumn="0" w:lastColumn="0" w:oddVBand="0" w:evenVBand="0" w:oddHBand="0" w:evenHBand="0" w:firstRowFirstColumn="0" w:firstRowLastColumn="0" w:lastRowFirstColumn="0" w:lastRowLastColumn="0"/>
            </w:pPr>
            <w:r>
              <w:t>Active Enrollment</w:t>
            </w:r>
          </w:p>
        </w:tc>
      </w:tr>
      <w:tr w:rsidR="0091483E" w:rsidRPr="00271EB6" w14:paraId="7B17683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06721D79" w14:textId="77777777" w:rsidR="0091483E" w:rsidRPr="008A7566" w:rsidRDefault="0091483E" w:rsidP="00B534EF">
            <w:pPr>
              <w:pStyle w:val="NoSpacing"/>
            </w:pPr>
            <w:r>
              <w:t>11=ES project type</w:t>
            </w:r>
          </w:p>
        </w:tc>
        <w:tc>
          <w:tcPr>
            <w:tcW w:w="2974" w:type="dxa"/>
          </w:tcPr>
          <w:p w14:paraId="62E15F71"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1 </w:t>
            </w:r>
          </w:p>
        </w:tc>
      </w:tr>
      <w:tr w:rsidR="0091483E" w:rsidRPr="00271EB6" w14:paraId="170EF69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4C073A83" w14:textId="77777777" w:rsidR="0091483E" w:rsidRDefault="0091483E" w:rsidP="00B534EF">
            <w:pPr>
              <w:pStyle w:val="NoSpacing"/>
            </w:pPr>
            <w:r>
              <w:t>12=SH project type</w:t>
            </w:r>
          </w:p>
        </w:tc>
        <w:tc>
          <w:tcPr>
            <w:tcW w:w="2974" w:type="dxa"/>
          </w:tcPr>
          <w:p w14:paraId="4C5C96B8"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8 </w:t>
            </w:r>
          </w:p>
        </w:tc>
      </w:tr>
      <w:tr w:rsidR="0091483E" w:rsidRPr="00271EB6" w14:paraId="1F735943"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41718AF" w14:textId="77777777" w:rsidR="0091483E" w:rsidRDefault="0091483E" w:rsidP="00B534EF">
            <w:pPr>
              <w:pStyle w:val="NoSpacing"/>
            </w:pPr>
            <w:r>
              <w:lastRenderedPageBreak/>
              <w:t>13=TH project type</w:t>
            </w:r>
          </w:p>
        </w:tc>
        <w:tc>
          <w:tcPr>
            <w:tcW w:w="2974" w:type="dxa"/>
          </w:tcPr>
          <w:p w14:paraId="751AC7E4" w14:textId="77777777" w:rsidR="0091483E" w:rsidRDefault="0091483E" w:rsidP="00B534EF">
            <w:pPr>
              <w:pStyle w:val="NoSpacing"/>
              <w:cnfStyle w:val="000000100000" w:firstRow="0" w:lastRow="0" w:firstColumn="0" w:lastColumn="0" w:oddVBand="0" w:evenVBand="0" w:oddHBand="1" w:evenHBand="0" w:firstRowFirstColumn="0" w:firstRowLastColumn="0" w:lastRowFirstColumn="0" w:lastRowLastColumn="0"/>
            </w:pPr>
            <w:r w:rsidRPr="003B4D50">
              <w:rPr>
                <w:b/>
              </w:rPr>
              <w:t>ProjectType</w:t>
            </w:r>
            <w:r>
              <w:t xml:space="preserve"> = 2 </w:t>
            </w:r>
          </w:p>
        </w:tc>
      </w:tr>
      <w:tr w:rsidR="0091483E" w:rsidRPr="00271EB6" w14:paraId="4C0AE5C9"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27341451" w14:textId="77777777" w:rsidR="0091483E" w:rsidRDefault="0091483E" w:rsidP="00B534EF">
            <w:pPr>
              <w:pStyle w:val="NoSpacing"/>
            </w:pPr>
            <w:r>
              <w:t xml:space="preserve">14=Housed in RRH </w:t>
            </w:r>
          </w:p>
        </w:tc>
        <w:tc>
          <w:tcPr>
            <w:tcW w:w="2974" w:type="dxa"/>
          </w:tcPr>
          <w:p w14:paraId="13FC2B04"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 13</w:t>
            </w:r>
          </w:p>
        </w:tc>
      </w:tr>
      <w:tr w:rsidR="0091483E" w:rsidRPr="00271EB6" w14:paraId="696E169F" w14:textId="77777777" w:rsidTr="00B534E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591E25BC" w14:textId="77777777" w:rsidR="0091483E" w:rsidRDefault="0091483E" w:rsidP="00B534EF">
            <w:pPr>
              <w:pStyle w:val="NoSpacing"/>
            </w:pPr>
            <w:r>
              <w:t xml:space="preserve">15=Housed in PSH </w:t>
            </w:r>
          </w:p>
        </w:tc>
        <w:tc>
          <w:tcPr>
            <w:tcW w:w="2974" w:type="dxa"/>
          </w:tcPr>
          <w:p w14:paraId="749A95B4" w14:textId="77777777" w:rsidR="0091483E" w:rsidRPr="003B4D50" w:rsidRDefault="0091483E" w:rsidP="00B534EF">
            <w:pPr>
              <w:pStyle w:val="NoSpacing"/>
              <w:cnfStyle w:val="000000100000" w:firstRow="0" w:lastRow="0" w:firstColumn="0" w:lastColumn="0" w:oddVBand="0" w:evenVBand="0" w:oddHBand="1" w:evenHBand="0" w:firstRowFirstColumn="0" w:firstRowLastColumn="0" w:lastRowFirstColumn="0" w:lastRowLastColumn="0"/>
              <w:rPr>
                <w:b/>
              </w:rPr>
            </w:pPr>
            <w:r w:rsidRPr="003B4D50">
              <w:rPr>
                <w:b/>
              </w:rPr>
              <w:t>ProjectType</w:t>
            </w:r>
            <w:r>
              <w:t xml:space="preserve"> = 3 </w:t>
            </w:r>
          </w:p>
        </w:tc>
      </w:tr>
      <w:tr w:rsidR="0091483E" w:rsidRPr="00271EB6" w14:paraId="2322B99B" w14:textId="77777777" w:rsidTr="00B534E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875" w:type="dxa"/>
          </w:tcPr>
          <w:p w14:paraId="3F66B1E5" w14:textId="77777777" w:rsidR="0091483E" w:rsidRDefault="0091483E" w:rsidP="00B534EF">
            <w:pPr>
              <w:pStyle w:val="NoSpacing"/>
            </w:pPr>
            <w:r>
              <w:t>16= ES/SH/TH unduplicated</w:t>
            </w:r>
          </w:p>
        </w:tc>
        <w:tc>
          <w:tcPr>
            <w:tcW w:w="2974" w:type="dxa"/>
          </w:tcPr>
          <w:p w14:paraId="61C379C1" w14:textId="77777777" w:rsidR="0091483E" w:rsidRDefault="0091483E" w:rsidP="00B534EF">
            <w:pPr>
              <w:pStyle w:val="NoSpacing"/>
              <w:cnfStyle w:val="000000010000" w:firstRow="0" w:lastRow="0" w:firstColumn="0" w:lastColumn="0" w:oddVBand="0" w:evenVBand="0" w:oddHBand="0" w:evenHBand="1" w:firstRowFirstColumn="0" w:firstRowLastColumn="0" w:lastRowFirstColumn="0" w:lastRowLastColumn="0"/>
            </w:pPr>
            <w:r w:rsidRPr="003B4D50">
              <w:rPr>
                <w:b/>
              </w:rPr>
              <w:t>ProjectType</w:t>
            </w:r>
            <w:r>
              <w:t xml:space="preserve"> in (1,8,2) </w:t>
            </w:r>
          </w:p>
        </w:tc>
      </w:tr>
    </w:tbl>
    <w:p w14:paraId="68E9E164" w14:textId="31ABA6C2" w:rsidR="00857565" w:rsidRDefault="00857565" w:rsidP="00857565">
      <w:r w:rsidRPr="00A355EA">
        <w:rPr>
          <w:b/>
        </w:rPr>
        <w:t>Value</w:t>
      </w:r>
      <w:r>
        <w:t xml:space="preserve"> = a count of the combination of [Date] and distinct </w:t>
      </w:r>
      <w:r w:rsidRPr="004C74F2">
        <w:rPr>
          <w:b/>
        </w:rPr>
        <w:t>PersonalID</w:t>
      </w:r>
      <w:r w:rsidRPr="00A005D8">
        <w:rPr>
          <w:iCs/>
        </w:rPr>
        <w:t>s</w:t>
      </w:r>
      <w:r w:rsidRPr="00243CE5">
        <w:rPr>
          <w:iCs/>
        </w:rPr>
        <w:t xml:space="preserve"> </w:t>
      </w:r>
      <w:r>
        <w:t xml:space="preserve">in </w:t>
      </w:r>
      <w:r w:rsidR="00D979B0">
        <w:t xml:space="preserve">tlsa_Person </w:t>
      </w:r>
      <w:r>
        <w:t xml:space="preserve">active in relevant projects that meet the criteria for inclusion based on household type and personal characteristics in </w:t>
      </w:r>
      <w:r w:rsidR="00D979B0">
        <w:t>tlsa_Person</w:t>
      </w:r>
      <w:r>
        <w:t xml:space="preserve">, where [Date] is between </w:t>
      </w:r>
      <w:r w:rsidRPr="00291CD4">
        <w:rPr>
          <w:u w:val="single"/>
        </w:rPr>
        <w:t>ReportStart</w:t>
      </w:r>
      <w:r>
        <w:t xml:space="preserve"> and </w:t>
      </w:r>
      <w:r w:rsidRPr="00291CD4">
        <w:rPr>
          <w:u w:val="single"/>
        </w:rPr>
        <w:t>ReportEnd</w:t>
      </w:r>
      <w:r>
        <w:t xml:space="preserve"> and:</w:t>
      </w:r>
    </w:p>
    <w:tbl>
      <w:tblPr>
        <w:tblStyle w:val="Style11"/>
        <w:tblW w:w="0" w:type="auto"/>
        <w:tblLook w:val="04A0" w:firstRow="1" w:lastRow="0" w:firstColumn="1" w:lastColumn="0" w:noHBand="0" w:noVBand="1"/>
      </w:tblPr>
      <w:tblGrid>
        <w:gridCol w:w="3055"/>
        <w:gridCol w:w="1800"/>
        <w:gridCol w:w="4495"/>
      </w:tblGrid>
      <w:tr w:rsidR="00857565" w:rsidRPr="00AE734F" w14:paraId="7F080170"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6F7895FE" w14:textId="77777777" w:rsidR="00857565" w:rsidRPr="00AE734F" w:rsidRDefault="00857565" w:rsidP="00072386">
            <w:pPr>
              <w:pStyle w:val="NoSpacing"/>
            </w:pPr>
            <w:r w:rsidRPr="00AE734F">
              <w:t>Project</w:t>
            </w:r>
          </w:p>
        </w:tc>
        <w:tc>
          <w:tcPr>
            <w:tcW w:w="1800" w:type="dxa"/>
          </w:tcPr>
          <w:p w14:paraId="001F2D6F"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471EAE0D" w14:textId="77777777" w:rsidR="00857565" w:rsidRPr="00AE734F" w:rsidRDefault="00857565"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6D16CD" w:rsidRPr="00AE734F" w14:paraId="2F502833" w14:textId="77777777" w:rsidTr="00722600">
        <w:trPr>
          <w:cnfStyle w:val="000000100000" w:firstRow="0" w:lastRow="0" w:firstColumn="0" w:lastColumn="0" w:oddVBand="0" w:evenVBand="0" w:oddHBand="1" w:evenHBand="0" w:firstRowFirstColumn="0" w:firstRowLastColumn="0" w:lastRowFirstColumn="0" w:lastRowLastColumn="0"/>
          <w:cantSplit/>
          <w:trHeight w:val="216"/>
          <w:ins w:id="2426"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5A454D33" w14:textId="77777777" w:rsidR="006D16CD" w:rsidRPr="00AE734F" w:rsidRDefault="006D16CD" w:rsidP="00722600">
            <w:pPr>
              <w:pStyle w:val="NoSpacing"/>
              <w:rPr>
                <w:ins w:id="2427" w:author="Molly McEvilley" w:date="2020-09-17T10:43:00Z"/>
              </w:rPr>
            </w:pPr>
            <w:ins w:id="2428" w:author="Molly McEvilley" w:date="2020-09-17T10:43:00Z">
              <w:r w:rsidRPr="00291CD4">
                <w:rPr>
                  <w:b/>
                </w:rPr>
                <w:t>ProjectType</w:t>
              </w:r>
              <w:r>
                <w:t xml:space="preserve"> = 3</w:t>
              </w:r>
            </w:ins>
          </w:p>
        </w:tc>
        <w:tc>
          <w:tcPr>
            <w:tcW w:w="1800" w:type="dxa"/>
          </w:tcPr>
          <w:p w14:paraId="2FAF8BF9" w14:textId="77777777" w:rsidR="006D16CD" w:rsidRPr="00291CD4"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29" w:author="Molly McEvilley" w:date="2020-09-17T10:43:00Z"/>
                <w:b/>
              </w:rPr>
            </w:pPr>
            <w:ins w:id="2430" w:author="Molly McEvilley" w:date="2020-09-17T10:43:00Z">
              <w:r>
                <w:rPr>
                  <w:b/>
                </w:rPr>
                <w:t>&gt;=</w:t>
              </w:r>
              <w:r w:rsidRPr="00291CD4">
                <w:rPr>
                  <w:b/>
                </w:rPr>
                <w:t>MoveInDate</w:t>
              </w:r>
            </w:ins>
          </w:p>
        </w:tc>
        <w:tc>
          <w:tcPr>
            <w:tcW w:w="4495" w:type="dxa"/>
          </w:tcPr>
          <w:p w14:paraId="7C999F41" w14:textId="77777777" w:rsidR="006D16CD"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31" w:author="Molly McEvilley" w:date="2020-09-17T10:43:00Z"/>
              </w:rPr>
            </w:pPr>
            <w:ins w:id="2432" w:author="Molly McEvilley" w:date="2020-09-17T10:43:00Z">
              <w:r>
                <w:t>&lt;= (</w:t>
              </w:r>
              <w:r w:rsidRPr="00291CD4">
                <w:rPr>
                  <w:b/>
                </w:rPr>
                <w:t>ExitDate</w:t>
              </w:r>
              <w:r>
                <w:t xml:space="preserve"> – 1 day) or, </w:t>
              </w:r>
            </w:ins>
          </w:p>
          <w:p w14:paraId="2C7F6B9D" w14:textId="77777777" w:rsidR="006D16CD" w:rsidRPr="00AE734F" w:rsidRDefault="006D16CD" w:rsidP="00722600">
            <w:pPr>
              <w:pStyle w:val="NoSpacing"/>
              <w:cnfStyle w:val="000000100000" w:firstRow="0" w:lastRow="0" w:firstColumn="0" w:lastColumn="0" w:oddVBand="0" w:evenVBand="0" w:oddHBand="1" w:evenHBand="0" w:firstRowFirstColumn="0" w:firstRowLastColumn="0" w:lastRowFirstColumn="0" w:lastRowLastColumn="0"/>
              <w:rPr>
                <w:ins w:id="2433" w:author="Molly McEvilley" w:date="2020-09-17T10:43:00Z"/>
              </w:rPr>
            </w:pPr>
            <w:ins w:id="2434" w:author="Molly McEvilley" w:date="2020-09-17T10:43:00Z">
              <w:r>
                <w:t xml:space="preserve">If </w:t>
              </w:r>
              <w:r w:rsidRPr="00291CD4">
                <w:rPr>
                  <w:b/>
                </w:rPr>
                <w:t>ExitDate</w:t>
              </w:r>
              <w:r>
                <w:t xml:space="preserve"> is NULL, </w:t>
              </w:r>
              <w:r w:rsidRPr="001E1821">
                <w:rPr>
                  <w:u w:val="single"/>
                </w:rPr>
                <w:t>ReportEnd</w:t>
              </w:r>
            </w:ins>
          </w:p>
        </w:tc>
      </w:tr>
      <w:tr w:rsidR="006D16CD" w:rsidRPr="00AE734F" w14:paraId="40521450" w14:textId="77777777" w:rsidTr="00722600">
        <w:trPr>
          <w:cnfStyle w:val="000000010000" w:firstRow="0" w:lastRow="0" w:firstColumn="0" w:lastColumn="0" w:oddVBand="0" w:evenVBand="0" w:oddHBand="0" w:evenHBand="1" w:firstRowFirstColumn="0" w:firstRowLastColumn="0" w:lastRowFirstColumn="0" w:lastRowLastColumn="0"/>
          <w:cantSplit/>
          <w:trHeight w:val="216"/>
          <w:ins w:id="2435"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3122EEEA" w14:textId="77777777" w:rsidR="006D16CD" w:rsidRPr="00291CD4" w:rsidRDefault="006D16CD" w:rsidP="00722600">
            <w:pPr>
              <w:pStyle w:val="NoSpacing"/>
              <w:rPr>
                <w:ins w:id="2436" w:author="Molly McEvilley" w:date="2020-09-17T10:43:00Z"/>
                <w:b/>
              </w:rPr>
            </w:pPr>
            <w:ins w:id="2437" w:author="Molly McEvilley" w:date="2020-09-17T10:43:00Z">
              <w:r w:rsidRPr="00291CD4">
                <w:rPr>
                  <w:b/>
                </w:rPr>
                <w:t>ProjectType</w:t>
              </w:r>
              <w:r>
                <w:t xml:space="preserve"> = 13</w:t>
              </w:r>
            </w:ins>
          </w:p>
        </w:tc>
        <w:tc>
          <w:tcPr>
            <w:tcW w:w="1800" w:type="dxa"/>
          </w:tcPr>
          <w:p w14:paraId="24345E4D"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38" w:author="Molly McEvilley" w:date="2020-09-17T10:43:00Z"/>
                <w:b/>
              </w:rPr>
            </w:pPr>
            <w:ins w:id="2439" w:author="Molly McEvilley" w:date="2020-09-17T10:43:00Z">
              <w:r>
                <w:rPr>
                  <w:b/>
                </w:rPr>
                <w:t>&gt;=</w:t>
              </w:r>
              <w:r w:rsidRPr="00291CD4">
                <w:rPr>
                  <w:b/>
                </w:rPr>
                <w:t>MoveInDate</w:t>
              </w:r>
            </w:ins>
          </w:p>
        </w:tc>
        <w:tc>
          <w:tcPr>
            <w:tcW w:w="4495" w:type="dxa"/>
          </w:tcPr>
          <w:p w14:paraId="08127AE8"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40" w:author="Molly McEvilley" w:date="2020-09-17T10:43:00Z"/>
              </w:rPr>
            </w:pPr>
            <w:ins w:id="2441" w:author="Molly McEvilley" w:date="2020-09-17T10:43:00Z">
              <w:r>
                <w:t>&lt;= (</w:t>
              </w:r>
              <w:r w:rsidRPr="00291CD4">
                <w:rPr>
                  <w:b/>
                </w:rPr>
                <w:t>ExitDate</w:t>
              </w:r>
              <w:r>
                <w:t xml:space="preserve"> – 1 day) or, </w:t>
              </w:r>
            </w:ins>
          </w:p>
          <w:p w14:paraId="4801BBF8" w14:textId="77777777" w:rsidR="006D16CD" w:rsidRP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42" w:author="Molly McEvilley" w:date="2020-09-17T10:43:00Z"/>
              </w:rPr>
            </w:pPr>
            <w:ins w:id="2443" w:author="Molly McEvilley" w:date="2020-09-17T10:43:00Z">
              <w:r>
                <w:t xml:space="preserve">= </w:t>
              </w:r>
              <w:r w:rsidRPr="00372FA1">
                <w:rPr>
                  <w:b/>
                  <w:bCs/>
                </w:rPr>
                <w:t>MoveInDate</w:t>
              </w:r>
              <w:r>
                <w:t xml:space="preserve"> and = </w:t>
              </w:r>
              <w:r w:rsidRPr="00372FA1">
                <w:rPr>
                  <w:b/>
                  <w:bCs/>
                </w:rPr>
                <w:t>ExitDate</w:t>
              </w:r>
              <w:r>
                <w:t>; or</w:t>
              </w:r>
            </w:ins>
          </w:p>
          <w:p w14:paraId="059500F3" w14:textId="77777777" w:rsidR="006D16CD" w:rsidRDefault="006D16CD" w:rsidP="00722600">
            <w:pPr>
              <w:pStyle w:val="NoSpacing"/>
              <w:cnfStyle w:val="000000010000" w:firstRow="0" w:lastRow="0" w:firstColumn="0" w:lastColumn="0" w:oddVBand="0" w:evenVBand="0" w:oddHBand="0" w:evenHBand="1" w:firstRowFirstColumn="0" w:firstRowLastColumn="0" w:lastRowFirstColumn="0" w:lastRowLastColumn="0"/>
              <w:rPr>
                <w:ins w:id="2444" w:author="Molly McEvilley" w:date="2020-09-17T10:43:00Z"/>
              </w:rPr>
            </w:pPr>
            <w:ins w:id="2445" w:author="Molly McEvilley" w:date="2020-09-17T10:43:00Z">
              <w:r>
                <w:t xml:space="preserve">If </w:t>
              </w:r>
              <w:r w:rsidRPr="00291CD4">
                <w:rPr>
                  <w:b/>
                </w:rPr>
                <w:t>ExitDate</w:t>
              </w:r>
              <w:r>
                <w:t xml:space="preserve"> is NULL, </w:t>
              </w:r>
              <w:r w:rsidRPr="001E1821">
                <w:rPr>
                  <w:u w:val="single"/>
                </w:rPr>
                <w:t>ReportEnd</w:t>
              </w:r>
            </w:ins>
          </w:p>
        </w:tc>
      </w:tr>
      <w:tr w:rsidR="00857565" w:rsidRPr="00AE734F" w:rsidDel="006D16CD" w14:paraId="53BE69CF" w14:textId="06B406B7" w:rsidTr="00072386">
        <w:trPr>
          <w:cnfStyle w:val="000000100000" w:firstRow="0" w:lastRow="0" w:firstColumn="0" w:lastColumn="0" w:oddVBand="0" w:evenVBand="0" w:oddHBand="1" w:evenHBand="0" w:firstRowFirstColumn="0" w:firstRowLastColumn="0" w:lastRowFirstColumn="0" w:lastRowLastColumn="0"/>
          <w:cantSplit/>
          <w:trHeight w:val="216"/>
          <w:del w:id="2446" w:author="Molly McEvilley" w:date="2020-09-17T10:43:00Z"/>
        </w:trPr>
        <w:tc>
          <w:tcPr>
            <w:cnfStyle w:val="001000000000" w:firstRow="0" w:lastRow="0" w:firstColumn="1" w:lastColumn="0" w:oddVBand="0" w:evenVBand="0" w:oddHBand="0" w:evenHBand="0" w:firstRowFirstColumn="0" w:firstRowLastColumn="0" w:lastRowFirstColumn="0" w:lastRowLastColumn="0"/>
            <w:tcW w:w="3055" w:type="dxa"/>
          </w:tcPr>
          <w:p w14:paraId="712C104F" w14:textId="1ACD3FC6" w:rsidR="00857565" w:rsidRPr="00AE734F" w:rsidDel="006D16CD" w:rsidRDefault="00857565" w:rsidP="00072386">
            <w:pPr>
              <w:pStyle w:val="NoSpacing"/>
              <w:rPr>
                <w:del w:id="2447" w:author="Molly McEvilley" w:date="2020-09-17T10:43:00Z"/>
              </w:rPr>
            </w:pPr>
            <w:del w:id="2448" w:author="Molly McEvilley" w:date="2020-09-17T10:43:00Z">
              <w:r w:rsidRPr="00291CD4" w:rsidDel="006D16CD">
                <w:rPr>
                  <w:b/>
                </w:rPr>
                <w:delText>ProjectType</w:delText>
              </w:r>
              <w:r w:rsidDel="006D16CD">
                <w:delText xml:space="preserve"> in (3,13)</w:delText>
              </w:r>
            </w:del>
          </w:p>
        </w:tc>
        <w:tc>
          <w:tcPr>
            <w:tcW w:w="1800" w:type="dxa"/>
          </w:tcPr>
          <w:p w14:paraId="427A92D2" w14:textId="4FA410ED" w:rsidR="00857565" w:rsidRPr="00291CD4"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449" w:author="Molly McEvilley" w:date="2020-09-17T10:43:00Z"/>
                <w:b/>
              </w:rPr>
            </w:pPr>
            <w:del w:id="2450" w:author="Molly McEvilley" w:date="2020-09-17T10:43:00Z">
              <w:r w:rsidDel="006D16CD">
                <w:rPr>
                  <w:b/>
                </w:rPr>
                <w:delText>&gt;=</w:delText>
              </w:r>
              <w:r w:rsidRPr="00291CD4" w:rsidDel="006D16CD">
                <w:rPr>
                  <w:b/>
                </w:rPr>
                <w:delText>MoveInDate</w:delText>
              </w:r>
            </w:del>
          </w:p>
        </w:tc>
        <w:tc>
          <w:tcPr>
            <w:tcW w:w="4495" w:type="dxa"/>
          </w:tcPr>
          <w:p w14:paraId="735F6052" w14:textId="22D6DD46" w:rsidR="00857565"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451" w:author="Molly McEvilley" w:date="2020-09-17T10:43:00Z"/>
              </w:rPr>
            </w:pPr>
            <w:del w:id="2452" w:author="Molly McEvilley" w:date="2020-09-17T10:43:00Z">
              <w:r w:rsidDel="006D16CD">
                <w:delText>&lt;= (</w:delText>
              </w:r>
              <w:r w:rsidRPr="00291CD4" w:rsidDel="006D16CD">
                <w:rPr>
                  <w:b/>
                </w:rPr>
                <w:delText>ExitDate</w:delText>
              </w:r>
              <w:r w:rsidDel="006D16CD">
                <w:delText xml:space="preserve"> – 1 day)or, </w:delText>
              </w:r>
            </w:del>
          </w:p>
          <w:p w14:paraId="2CFF286B" w14:textId="73BBCCFD" w:rsidR="00857565" w:rsidRPr="00AE734F" w:rsidDel="006D16CD" w:rsidRDefault="00857565" w:rsidP="00072386">
            <w:pPr>
              <w:pStyle w:val="NoSpacing"/>
              <w:cnfStyle w:val="000000100000" w:firstRow="0" w:lastRow="0" w:firstColumn="0" w:lastColumn="0" w:oddVBand="0" w:evenVBand="0" w:oddHBand="1" w:evenHBand="0" w:firstRowFirstColumn="0" w:firstRowLastColumn="0" w:lastRowFirstColumn="0" w:lastRowLastColumn="0"/>
              <w:rPr>
                <w:del w:id="2453" w:author="Molly McEvilley" w:date="2020-09-17T10:43:00Z"/>
              </w:rPr>
            </w:pPr>
            <w:del w:id="2454" w:author="Molly McEvilley" w:date="2020-09-17T10:43:00Z">
              <w:r w:rsidDel="006D16CD">
                <w:delText xml:space="preserve">If </w:delText>
              </w:r>
              <w:r w:rsidRPr="00291CD4" w:rsidDel="006D16CD">
                <w:rPr>
                  <w:b/>
                </w:rPr>
                <w:delText>ExitDate</w:delText>
              </w:r>
              <w:r w:rsidDel="006D16CD">
                <w:delText xml:space="preserve"> is </w:delText>
              </w:r>
              <w:r w:rsidR="00143E83" w:rsidDel="006D16CD">
                <w:delText>NULL</w:delText>
              </w:r>
              <w:r w:rsidDel="006D16CD">
                <w:delText xml:space="preserve">, </w:delText>
              </w:r>
              <w:r w:rsidRPr="001E1821" w:rsidDel="006D16CD">
                <w:rPr>
                  <w:u w:val="single"/>
                </w:rPr>
                <w:delText>ReportEnd</w:delText>
              </w:r>
            </w:del>
          </w:p>
        </w:tc>
      </w:tr>
      <w:tr w:rsidR="00857565" w:rsidRPr="00AE734F" w14:paraId="13EB449F"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AEE1B57" w14:textId="77777777" w:rsidR="00857565" w:rsidRPr="00291CD4" w:rsidRDefault="00857565" w:rsidP="00072386">
            <w:pPr>
              <w:pStyle w:val="NoSpacing"/>
              <w:rPr>
                <w:bCs w:val="0"/>
              </w:rPr>
            </w:pPr>
            <w:r w:rsidRPr="00291CD4">
              <w:rPr>
                <w:b/>
              </w:rPr>
              <w:t>ProjectType</w:t>
            </w:r>
            <w:r>
              <w:t xml:space="preserve"> in (2,3,8) or </w:t>
            </w:r>
            <w:r>
              <w:rPr>
                <w:b/>
              </w:rPr>
              <w:t xml:space="preserve">ProjectType </w:t>
            </w:r>
            <w:r w:rsidRPr="00E36C4B">
              <w:t>= 1 and</w:t>
            </w:r>
            <w:r>
              <w:rPr>
                <w:b/>
              </w:rPr>
              <w:t xml:space="preserve"> </w:t>
            </w:r>
            <w:r w:rsidRPr="00291CD4">
              <w:rPr>
                <w:b/>
              </w:rPr>
              <w:t>TrackingMethod</w:t>
            </w:r>
            <w:r>
              <w:t xml:space="preserve"> = 0</w:t>
            </w:r>
          </w:p>
        </w:tc>
        <w:tc>
          <w:tcPr>
            <w:tcW w:w="1800" w:type="dxa"/>
          </w:tcPr>
          <w:p w14:paraId="2B9BBD16" w14:textId="77777777" w:rsidR="00857565" w:rsidRPr="00291CD4" w:rsidRDefault="00857565" w:rsidP="00072386">
            <w:pPr>
              <w:pStyle w:val="NoSpacing"/>
              <w:cnfStyle w:val="000000010000" w:firstRow="0" w:lastRow="0" w:firstColumn="0" w:lastColumn="0" w:oddVBand="0" w:evenVBand="0" w:oddHBand="0" w:evenHBand="1" w:firstRowFirstColumn="0" w:firstRowLastColumn="0" w:lastRowFirstColumn="0" w:lastRowLastColumn="0"/>
              <w:rPr>
                <w:b/>
              </w:rPr>
            </w:pPr>
            <w:r>
              <w:rPr>
                <w:b/>
              </w:rPr>
              <w:t>&gt;=</w:t>
            </w:r>
            <w:r w:rsidRPr="00291CD4">
              <w:rPr>
                <w:b/>
              </w:rPr>
              <w:t>EntryDate</w:t>
            </w:r>
          </w:p>
        </w:tc>
        <w:tc>
          <w:tcPr>
            <w:tcW w:w="4495" w:type="dxa"/>
          </w:tcPr>
          <w:p w14:paraId="10B1BEBA" w14:textId="77777777"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&lt;= (</w:t>
            </w:r>
            <w:r w:rsidRPr="00291CD4">
              <w:rPr>
                <w:b/>
              </w:rPr>
              <w:t>ExitDate</w:t>
            </w:r>
            <w:r>
              <w:t xml:space="preserve"> – 1 day) or, </w:t>
            </w:r>
          </w:p>
          <w:p w14:paraId="0DEE8EDC" w14:textId="23DE5D91" w:rsidR="00857565" w:rsidRDefault="00857565" w:rsidP="00072386">
            <w:pPr>
              <w:pStyle w:val="NoSpacing"/>
              <w:cnfStyle w:val="000000010000" w:firstRow="0" w:lastRow="0" w:firstColumn="0" w:lastColumn="0" w:oddVBand="0" w:evenVBand="0" w:oddHBand="0" w:evenHBand="1"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857565" w:rsidRPr="00AE734F" w14:paraId="41C0AB5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3B4522A" w14:textId="77777777" w:rsidR="00857565" w:rsidRPr="00291CD4" w:rsidRDefault="00857565" w:rsidP="00072386">
            <w:pPr>
              <w:pStyle w:val="NoSpacing"/>
            </w:pPr>
            <w:r>
              <w:rPr>
                <w:b/>
              </w:rPr>
              <w:t xml:space="preserve">ProjectType </w:t>
            </w:r>
            <w:r w:rsidRPr="00E36C4B">
              <w:t>= 1 and</w:t>
            </w:r>
            <w:r>
              <w:rPr>
                <w:b/>
              </w:rPr>
              <w:t xml:space="preserve"> </w:t>
            </w:r>
            <w:r w:rsidRPr="00291CD4">
              <w:rPr>
                <w:b/>
              </w:rPr>
              <w:t>TrackingMethod</w:t>
            </w:r>
            <w:r>
              <w:t xml:space="preserve"> = 3</w:t>
            </w:r>
          </w:p>
        </w:tc>
        <w:tc>
          <w:tcPr>
            <w:tcW w:w="6295" w:type="dxa"/>
            <w:gridSpan w:val="2"/>
          </w:tcPr>
          <w:p w14:paraId="77C0FD41" w14:textId="1047DD92" w:rsidR="00857565" w:rsidRPr="00291CD4" w:rsidRDefault="00857565" w:rsidP="00072386">
            <w:pPr>
              <w:pStyle w:val="NoSpacing"/>
              <w:cnfStyle w:val="000000100000" w:firstRow="0" w:lastRow="0" w:firstColumn="0" w:lastColumn="0" w:oddVBand="0" w:evenVBand="0" w:oddHBand="1" w:evenHBand="0" w:firstRowFirstColumn="0" w:firstRowLastColumn="0" w:lastRowFirstColumn="0" w:lastRowLastColumn="0"/>
              <w:rPr>
                <w:i/>
              </w:rPr>
            </w:pPr>
            <w:r>
              <w:rPr>
                <w:i/>
              </w:rPr>
              <w:t>=</w:t>
            </w:r>
            <w:proofErr w:type="spellStart"/>
            <w:r w:rsidR="003C4035" w:rsidRPr="003C4035">
              <w:rPr>
                <w:i/>
              </w:rPr>
              <w:t>BedNightDate</w:t>
            </w:r>
            <w:proofErr w:type="spellEnd"/>
            <w:r w:rsidRPr="00291CD4">
              <w:rPr>
                <w:i/>
              </w:rPr>
              <w:t xml:space="preserve"> </w:t>
            </w:r>
          </w:p>
        </w:tc>
      </w:tr>
    </w:tbl>
    <w:p w14:paraId="23A14382" w14:textId="77777777" w:rsidR="0091483E" w:rsidRDefault="0091483E" w:rsidP="0088191A">
      <w:pPr>
        <w:pStyle w:val="Heading3"/>
      </w:pPr>
      <w:r>
        <w:t xml:space="preserve">Cohort </w:t>
      </w:r>
    </w:p>
    <w:p w14:paraId="1F6D4297" w14:textId="3C46040C" w:rsidR="00DA0B37" w:rsidRDefault="00DA0B37" w:rsidP="000A5584">
      <w:pPr>
        <w:rPr>
          <w:rFonts w:ascii="Calibri" w:hAnsi="Calibri" w:cs="Calibri"/>
        </w:rPr>
      </w:pPr>
      <w:r>
        <w:rPr>
          <w:szCs w:val="20"/>
        </w:rPr>
        <w:t>The count of bed nights is for the active cohort (</w:t>
      </w:r>
      <w:r>
        <w:rPr>
          <w:b/>
          <w:bCs/>
          <w:szCs w:val="20"/>
        </w:rPr>
        <w:t>Cohort</w:t>
      </w:r>
      <w:r>
        <w:rPr>
          <w:szCs w:val="20"/>
        </w:rPr>
        <w:t xml:space="preserve"> = 1)</w:t>
      </w:r>
      <w:r w:rsidR="004873DC">
        <w:rPr>
          <w:szCs w:val="20"/>
        </w:rPr>
        <w:t xml:space="preserve">. </w:t>
      </w:r>
    </w:p>
    <w:p w14:paraId="1268DCFA" w14:textId="18944EEA" w:rsidR="00C01C1B" w:rsidRDefault="00716736" w:rsidP="0088191A">
      <w:pPr>
        <w:pStyle w:val="Heading3"/>
      </w:pPr>
      <w:r>
        <w:t>Household Type and Population</w:t>
      </w:r>
    </w:p>
    <w:p w14:paraId="04A1A950" w14:textId="747C993F" w:rsidR="000C17CC" w:rsidRDefault="000C17CC" w:rsidP="000C17CC">
      <w:pPr>
        <w:rPr>
          <w:ins w:id="2455" w:author="Molly McEvilley" w:date="2020-08-20T08:02:00Z"/>
          <w:rFonts w:cstheme="minorHAnsi"/>
        </w:rPr>
      </w:pPr>
      <w:ins w:id="2456" w:author="Molly McEvilley" w:date="2020-08-20T08:02:00Z">
        <w:r>
          <w:t xml:space="preserve">Generate these counts for each of the </w:t>
        </w:r>
        <w:r>
          <w:rPr>
            <w:rFonts w:cstheme="minorHAnsi"/>
          </w:rPr>
          <w:t>populations and household types listed below where the count is greater than zero based on data for the given project type. Criteria are based on tlsa_Person.</w:t>
        </w:r>
      </w:ins>
    </w:p>
    <w:p w14:paraId="5F1A54F5" w14:textId="67536048" w:rsidR="00853F73" w:rsidRDefault="009B614F">
      <w:pPr>
        <w:rPr>
          <w:ins w:id="2457" w:author="Molly McEvilley" w:date="2020-08-06T10:10:00Z"/>
        </w:rPr>
      </w:pPr>
      <w:del w:id="2458" w:author="Molly McEvilley" w:date="2020-08-20T08:02:00Z">
        <w:r w:rsidDel="000C17CC">
          <w:delText xml:space="preserve">Generate these counts </w:delText>
        </w:r>
        <w:r w:rsidR="003C4035" w:rsidDel="000C17CC">
          <w:delText>for each of the following populations and household types</w:delText>
        </w:r>
        <w:r w:rsidR="004873DC" w:rsidRPr="001109FB" w:rsidDel="000C17CC">
          <w:rPr>
            <w:rFonts w:cstheme="minorHAnsi"/>
          </w:rPr>
          <w:delText xml:space="preserve">. </w:delText>
        </w:r>
        <w:r w:rsidRPr="001109FB" w:rsidDel="000C17CC">
          <w:rPr>
            <w:rFonts w:cstheme="minorHAnsi"/>
          </w:rPr>
          <w:delText xml:space="preserve">Populations for these counts are specific to the relevant project types; criteria are based on </w:delText>
        </w:r>
        <w:r w:rsidR="00D979B0" w:rsidRPr="001109FB" w:rsidDel="000C17CC">
          <w:rPr>
            <w:rFonts w:cstheme="minorHAnsi"/>
          </w:rPr>
          <w:delText xml:space="preserve">tlsa_Person </w:delText>
        </w:r>
        <w:r w:rsidRPr="001109FB" w:rsidDel="000C17CC">
          <w:rPr>
            <w:rFonts w:cstheme="minorHAnsi"/>
          </w:rPr>
          <w:delText>values.</w:delText>
        </w:r>
      </w:del>
      <w:ins w:id="2459" w:author="Molly McEvilley" w:date="2020-08-06T10:10:00Z">
        <w:r w:rsidR="00853F73">
          <w:t xml:space="preserve">The </w:t>
        </w:r>
        <w:r w:rsidR="00853F73" w:rsidRPr="000C17CC">
          <w:rPr>
            <w:b/>
            <w:bCs/>
          </w:rPr>
          <w:t>HHType</w:t>
        </w:r>
        <w:r w:rsidR="00853F73">
          <w:t xml:space="preserve"> column indicates the household types for which the population is relevant.</w:t>
        </w:r>
      </w:ins>
    </w:p>
    <w:p w14:paraId="103A3178" w14:textId="77777777" w:rsidR="00853F73" w:rsidRDefault="00853F73" w:rsidP="00853F73">
      <w:pPr>
        <w:pStyle w:val="ListParagraph"/>
        <w:numPr>
          <w:ilvl w:val="0"/>
          <w:numId w:val="16"/>
        </w:numPr>
        <w:rPr>
          <w:ins w:id="2460" w:author="Molly McEvilley" w:date="2020-08-06T10:10:00Z"/>
        </w:rPr>
      </w:pPr>
      <w:ins w:id="2461" w:author="Molly McEvilley" w:date="2020-08-06T10:10:00Z">
        <w:r>
          <w:t>Zero (0) represents a count of all records that meet the criteria, regardless of household type.</w:t>
        </w:r>
      </w:ins>
    </w:p>
    <w:p w14:paraId="238882BD" w14:textId="77777777" w:rsidR="00853F73" w:rsidRPr="0044267F" w:rsidRDefault="00853F73" w:rsidP="00853F73">
      <w:pPr>
        <w:pStyle w:val="ListParagraph"/>
        <w:numPr>
          <w:ilvl w:val="0"/>
          <w:numId w:val="16"/>
        </w:numPr>
        <w:rPr>
          <w:ins w:id="2462" w:author="Molly McEvilley" w:date="2020-08-06T10:10:00Z"/>
        </w:rPr>
      </w:pPr>
      <w:ins w:id="2463" w:author="Molly McEvilley" w:date="2020-08-06T10:10:00Z">
        <w:r>
          <w:t xml:space="preserve">The value for </w:t>
        </w:r>
        <w:r w:rsidRPr="0044267F">
          <w:rPr>
            <w:b/>
            <w:bCs/>
          </w:rPr>
          <w:t>HHType</w:t>
        </w:r>
        <w:r>
          <w:t xml:space="preserve"> in </w:t>
        </w:r>
        <w:proofErr w:type="spellStart"/>
        <w:r>
          <w:t>LSACalculated</w:t>
        </w:r>
        <w:proofErr w:type="spellEnd"/>
        <w:r>
          <w:t xml:space="preserve"> should use the values shown below, based on </w:t>
        </w:r>
        <w:proofErr w:type="spellStart"/>
        <w:r w:rsidRPr="0044267F">
          <w:rPr>
            <w:b/>
            <w:bCs/>
          </w:rPr>
          <w:t>ActiveHHType</w:t>
        </w:r>
        <w:proofErr w:type="spellEnd"/>
        <w:r>
          <w:t>.</w:t>
        </w:r>
      </w:ins>
    </w:p>
    <w:p w14:paraId="24FED411" w14:textId="470C64B3" w:rsidR="00853F73" w:rsidRPr="007F7731" w:rsidDel="00853F73" w:rsidRDefault="00853F73" w:rsidP="009B614F">
      <w:pPr>
        <w:rPr>
          <w:del w:id="2464" w:author="Molly McEvilley" w:date="2020-08-06T10:10:00Z"/>
        </w:rPr>
      </w:pPr>
    </w:p>
    <w:tbl>
      <w:tblPr>
        <w:tblStyle w:val="Style11"/>
        <w:tblW w:w="9065" w:type="dxa"/>
        <w:tblInd w:w="108" w:type="dxa"/>
        <w:tblLook w:val="04A0" w:firstRow="1" w:lastRow="0" w:firstColumn="1" w:lastColumn="0" w:noHBand="0" w:noVBand="1"/>
      </w:tblPr>
      <w:tblGrid>
        <w:gridCol w:w="550"/>
        <w:gridCol w:w="4064"/>
        <w:gridCol w:w="1024"/>
        <w:gridCol w:w="3427"/>
      </w:tblGrid>
      <w:tr w:rsidR="009B614F" w:rsidRPr="00221967" w14:paraId="59B4A42C" w14:textId="77777777" w:rsidTr="00950574">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50" w:type="dxa"/>
          </w:tcPr>
          <w:p w14:paraId="499CD6A0" w14:textId="77777777" w:rsidR="009B614F" w:rsidRPr="001475A1" w:rsidRDefault="009B614F" w:rsidP="00950574">
            <w:pPr>
              <w:pStyle w:val="NoSpacing"/>
            </w:pPr>
            <w:r>
              <w:t>ID</w:t>
            </w:r>
          </w:p>
        </w:tc>
        <w:tc>
          <w:tcPr>
            <w:tcW w:w="4064" w:type="dxa"/>
          </w:tcPr>
          <w:p w14:paraId="20E2A632" w14:textId="77777777" w:rsidR="009B614F" w:rsidRPr="001475A1" w:rsidRDefault="009B614F" w:rsidP="00950574">
            <w:pPr>
              <w:pStyle w:val="NoSpacing"/>
              <w:cnfStyle w:val="100000000000" w:firstRow="1" w:lastRow="0" w:firstColumn="0" w:lastColumn="0" w:oddVBand="0" w:evenVBand="0" w:oddHBand="0" w:evenHBand="0" w:firstRowFirstColumn="0" w:firstRowLastColumn="0" w:lastRowFirstColumn="0" w:lastRowLastColumn="0"/>
              <w:rPr>
                <w:b w:val="0"/>
                <w:bCs w:val="0"/>
              </w:rPr>
            </w:pPr>
            <w:r>
              <w:t>Household Population</w:t>
            </w:r>
          </w:p>
        </w:tc>
        <w:tc>
          <w:tcPr>
            <w:tcW w:w="1024" w:type="dxa"/>
          </w:tcPr>
          <w:p w14:paraId="320E9F7C" w14:textId="77777777" w:rsidR="009B614F" w:rsidRPr="004C74F2" w:rsidRDefault="009B614F" w:rsidP="00950574">
            <w:pPr>
              <w:pStyle w:val="NoSpacing"/>
              <w:cnfStyle w:val="100000000000" w:firstRow="1" w:lastRow="0" w:firstColumn="0" w:lastColumn="0" w:oddVBand="0" w:evenVBand="0" w:oddHBand="0" w:evenHBand="0" w:firstRowFirstColumn="0" w:firstRowLastColumn="0" w:lastRowFirstColumn="0" w:lastRowLastColumn="0"/>
              <w:rPr>
                <w:bCs w:val="0"/>
              </w:rPr>
            </w:pPr>
            <w:r w:rsidRPr="004C74F2">
              <w:rPr>
                <w:bCs w:val="0"/>
              </w:rPr>
              <w:t>HHType</w:t>
            </w:r>
          </w:p>
        </w:tc>
        <w:tc>
          <w:tcPr>
            <w:tcW w:w="3427" w:type="dxa"/>
          </w:tcPr>
          <w:p w14:paraId="76093149" w14:textId="79435626" w:rsidR="009B614F" w:rsidRPr="001475A1" w:rsidRDefault="00D979B0" w:rsidP="00950574">
            <w:pPr>
              <w:pStyle w:val="NoSpacing"/>
              <w:cnfStyle w:val="100000000000" w:firstRow="1" w:lastRow="0" w:firstColumn="0" w:lastColumn="0" w:oddVBand="0" w:evenVBand="0" w:oddHBand="0" w:evenHBand="0" w:firstRowFirstColumn="0" w:firstRowLastColumn="0" w:lastRowFirstColumn="0" w:lastRowLastColumn="0"/>
            </w:pPr>
            <w:r>
              <w:rPr>
                <w:bCs w:val="0"/>
              </w:rPr>
              <w:t xml:space="preserve">tlsa_Person </w:t>
            </w:r>
            <w:r w:rsidR="009B614F">
              <w:t>Criteria</w:t>
            </w:r>
          </w:p>
        </w:tc>
      </w:tr>
      <w:tr w:rsidR="009B614F" w:rsidRPr="001475A1" w14:paraId="323E7D37" w14:textId="77777777" w:rsidTr="00950574">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020B0022" w14:textId="77777777" w:rsidR="009B614F" w:rsidRPr="001475A1" w:rsidRDefault="009B614F" w:rsidP="00950574">
            <w:pPr>
              <w:pStyle w:val="NoSpacing"/>
            </w:pPr>
            <w:r>
              <w:t>3</w:t>
            </w:r>
          </w:p>
        </w:tc>
        <w:tc>
          <w:tcPr>
            <w:tcW w:w="4064" w:type="dxa"/>
          </w:tcPr>
          <w:p w14:paraId="7B10CB26"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BD3702">
              <w:t>Veteran</w:t>
            </w:r>
          </w:p>
        </w:tc>
        <w:tc>
          <w:tcPr>
            <w:tcW w:w="1024" w:type="dxa"/>
          </w:tcPr>
          <w:p w14:paraId="4E4E76DA"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t>0,1,2,99</w:t>
            </w:r>
          </w:p>
        </w:tc>
        <w:tc>
          <w:tcPr>
            <w:tcW w:w="3427" w:type="dxa"/>
          </w:tcPr>
          <w:p w14:paraId="33327851" w14:textId="77777777" w:rsidR="009B614F" w:rsidRPr="001475A1" w:rsidRDefault="009B614F" w:rsidP="00950574">
            <w:pPr>
              <w:pStyle w:val="NoSpacing"/>
              <w:cnfStyle w:val="000000100000" w:firstRow="0" w:lastRow="0" w:firstColumn="0" w:lastColumn="0" w:oddVBand="0" w:evenVBand="0" w:oddHBand="1" w:evenHBand="0" w:firstRowFirstColumn="0" w:firstRowLastColumn="0" w:lastRowFirstColumn="0" w:lastRowLastColumn="0"/>
            </w:pPr>
            <w:r w:rsidRPr="002C297C">
              <w:rPr>
                <w:b/>
              </w:rPr>
              <w:t>VetStatus</w:t>
            </w:r>
            <w:r>
              <w:t xml:space="preserve"> = 1</w:t>
            </w:r>
          </w:p>
        </w:tc>
      </w:tr>
      <w:tr w:rsidR="009B614F" w:rsidRPr="001475A1" w14:paraId="307A93AB" w14:textId="77777777" w:rsidTr="00950574">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50" w:type="dxa"/>
          </w:tcPr>
          <w:p w14:paraId="22566CE4" w14:textId="77777777" w:rsidR="009B614F" w:rsidRPr="001475A1" w:rsidRDefault="009B614F" w:rsidP="00950574">
            <w:pPr>
              <w:pStyle w:val="NoSpacing"/>
            </w:pPr>
            <w:r>
              <w:t>6</w:t>
            </w:r>
          </w:p>
        </w:tc>
        <w:tc>
          <w:tcPr>
            <w:tcW w:w="4064" w:type="dxa"/>
          </w:tcPr>
          <w:p w14:paraId="689C2C5C"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rsidRPr="00BD3702">
              <w:t>Chronically Homeless Adult/HoH</w:t>
            </w:r>
          </w:p>
        </w:tc>
        <w:tc>
          <w:tcPr>
            <w:tcW w:w="1024" w:type="dxa"/>
          </w:tcPr>
          <w:p w14:paraId="4A5EB4D7"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r>
              <w:t>0,1,2,3,99</w:t>
            </w:r>
          </w:p>
        </w:tc>
        <w:tc>
          <w:tcPr>
            <w:tcW w:w="3427" w:type="dxa"/>
          </w:tcPr>
          <w:p w14:paraId="2E4C79C4" w14:textId="77777777" w:rsidR="009B614F" w:rsidRPr="00107D0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46E82FFD" w14:textId="77777777" w:rsidR="009B614F"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B432AB">
              <w:rPr>
                <w:b/>
              </w:rPr>
              <w:t>C</w:t>
            </w:r>
            <w:r w:rsidRPr="0092779E">
              <w:rPr>
                <w:b/>
              </w:rPr>
              <w:t>HTime</w:t>
            </w:r>
            <w:proofErr w:type="spellEnd"/>
            <w:r w:rsidRPr="00107D01">
              <w:t xml:space="preserve"> = 365</w:t>
            </w:r>
            <w:r>
              <w:t xml:space="preserve"> and </w:t>
            </w:r>
            <w:proofErr w:type="spellStart"/>
            <w:r w:rsidRPr="00B432AB">
              <w:rPr>
                <w:b/>
              </w:rPr>
              <w:t>CHTimeStatus</w:t>
            </w:r>
            <w:proofErr w:type="spellEnd"/>
            <w:r w:rsidRPr="00107D01">
              <w:t xml:space="preserve"> in (1,2)</w:t>
            </w:r>
            <w:r>
              <w:t>; or</w:t>
            </w:r>
          </w:p>
          <w:p w14:paraId="5485EA4E" w14:textId="77777777" w:rsidR="009B614F" w:rsidRPr="001475A1" w:rsidRDefault="009B614F" w:rsidP="00950574">
            <w:pPr>
              <w:pStyle w:val="NoSpacing"/>
              <w:cnfStyle w:val="000000010000" w:firstRow="0" w:lastRow="0" w:firstColumn="0" w:lastColumn="0" w:oddVBand="0" w:evenVBand="0" w:oddHBand="0" w:evenHBand="1" w:firstRowFirstColumn="0" w:firstRowLastColumn="0" w:lastRowFirstColumn="0" w:lastRowLastColumn="0"/>
            </w:pPr>
            <w:proofErr w:type="spellStart"/>
            <w:r w:rsidRPr="002C297C">
              <w:rPr>
                <w:b/>
              </w:rPr>
              <w:t>CHTime</w:t>
            </w:r>
            <w:proofErr w:type="spellEnd"/>
            <w:r w:rsidRPr="005F4836">
              <w:t xml:space="preserve"> = 400 and </w:t>
            </w:r>
            <w:proofErr w:type="spellStart"/>
            <w:r w:rsidRPr="002C297C">
              <w:rPr>
                <w:b/>
              </w:rPr>
              <w:t>CHTimeStatus</w:t>
            </w:r>
            <w:proofErr w:type="spellEnd"/>
            <w:r w:rsidRPr="005F4836">
              <w:t xml:space="preserve"> = 2</w:t>
            </w:r>
          </w:p>
        </w:tc>
      </w:tr>
    </w:tbl>
    <w:p w14:paraId="2057664D" w14:textId="77777777" w:rsidR="001F2085" w:rsidRDefault="001F2085" w:rsidP="0088191A">
      <w:pPr>
        <w:pStyle w:val="Heading3"/>
      </w:pPr>
      <w:proofErr w:type="spellStart"/>
      <w:r>
        <w:t>SystemPath</w:t>
      </w:r>
      <w:proofErr w:type="spellEnd"/>
      <w:r>
        <w:t xml:space="preserve"> and ProjectID</w:t>
      </w:r>
    </w:p>
    <w:p w14:paraId="53FC4C92" w14:textId="4C8A096C" w:rsidR="001F2085" w:rsidRPr="004D73A0" w:rsidRDefault="001F2085" w:rsidP="001F2085">
      <w:proofErr w:type="spellStart"/>
      <w:r w:rsidRPr="004D73A0">
        <w:rPr>
          <w:b/>
        </w:rPr>
        <w:t>SystemPath</w:t>
      </w:r>
      <w:proofErr w:type="spellEnd"/>
      <w:r>
        <w:t xml:space="preserve"> is always -1 for counts of </w:t>
      </w:r>
      <w:proofErr w:type="spellStart"/>
      <w:r>
        <w:t>bednights</w:t>
      </w:r>
      <w:proofErr w:type="spellEnd"/>
      <w:r>
        <w:t xml:space="preserve">; </w:t>
      </w:r>
      <w:r w:rsidRPr="00DE6DFA">
        <w:rPr>
          <w:b/>
        </w:rPr>
        <w:t>ProjectID</w:t>
      </w:r>
      <w:r>
        <w:t xml:space="preserve"> should be </w:t>
      </w:r>
      <w:r w:rsidR="00143E83">
        <w:t>NULL</w:t>
      </w:r>
      <w:r>
        <w:t xml:space="preserve"> for counts by project type.</w:t>
      </w:r>
    </w:p>
    <w:p w14:paraId="615963C3" w14:textId="754018A0" w:rsidR="00DE2AC2" w:rsidRPr="00000B20" w:rsidRDefault="00DE2AC2" w:rsidP="0088191A">
      <w:pPr>
        <w:pStyle w:val="Heading2"/>
      </w:pPr>
      <w:bookmarkStart w:id="2465" w:name="_Toc31198840"/>
      <w:bookmarkStart w:id="2466" w:name="_Toc37849827"/>
      <w:bookmarkStart w:id="2467" w:name="_Toc38030601"/>
      <w:bookmarkEnd w:id="2465"/>
      <w:r>
        <w:lastRenderedPageBreak/>
        <w:t xml:space="preserve">Data Quality – </w:t>
      </w:r>
      <w:r w:rsidR="00CF1247">
        <w:t xml:space="preserve">Get Counts of </w:t>
      </w:r>
      <w:r>
        <w:t>Enrollments Active After Project Operating End Date</w:t>
      </w:r>
      <w:r w:rsidR="00DA0B37">
        <w:t xml:space="preserve"> by Project</w:t>
      </w:r>
      <w:bookmarkEnd w:id="2466"/>
      <w:bookmarkEnd w:id="2467"/>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722600" w:rsidRDefault="00722600"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722600" w:rsidRDefault="00722600"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722600" w:rsidRDefault="00722600"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722600" w:rsidRDefault="00722600"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722600" w:rsidRDefault="00722600" w:rsidP="00686AF1">
                              <w:pPr>
                                <w:pStyle w:val="Style3"/>
                              </w:pPr>
                              <w:r>
                                <w:t>tlsa_CohortDates</w:t>
                              </w:r>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630"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">
                <v:shape id="AutoShape 137" o:spid="_x0000_s1631"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632"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722600" w:rsidRDefault="00722600" w:rsidP="00686AF1">
                        <w:pPr>
                          <w:pStyle w:val="Style3"/>
                        </w:pPr>
                        <w:r>
                          <w:t>lsa_Calculated</w:t>
                        </w:r>
                      </w:p>
                    </w:txbxContent>
                  </v:textbox>
                </v:shape>
                <v:group id="Group 139" o:spid="_x0000_s1633"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634"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635"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636"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722600" w:rsidRDefault="00722600" w:rsidP="00FC12AA">
                          <w:pPr>
                            <w:pStyle w:val="Style3"/>
                          </w:pPr>
                          <w:r>
                            <w:t>hmis_Exit</w:t>
                          </w:r>
                        </w:p>
                      </w:txbxContent>
                    </v:textbox>
                  </v:shape>
                  <v:shape id="AutoShape 10" o:spid="_x0000_s1637"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722600" w:rsidRDefault="00722600" w:rsidP="00FC12AA">
                          <w:pPr>
                            <w:pStyle w:val="Style3"/>
                          </w:pPr>
                          <w:r>
                            <w:t>tlsa_Enrollment</w:t>
                          </w:r>
                        </w:p>
                      </w:txbxContent>
                    </v:textbox>
                  </v:shape>
                  <v:shape id="AutoShape 13" o:spid="_x0000_s1638"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722600" w:rsidRDefault="00722600" w:rsidP="00FC12AA">
                          <w:pPr>
                            <w:pStyle w:val="Style3"/>
                          </w:pPr>
                          <w:r>
                            <w:t>hmis_Project</w:t>
                          </w:r>
                        </w:p>
                      </w:txbxContent>
                    </v:textbox>
                  </v:shape>
                </v:group>
                <v:shape id="AutoShape 145" o:spid="_x0000_s1639"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722600" w:rsidRDefault="00722600" w:rsidP="00686AF1">
                        <w:pPr>
                          <w:pStyle w:val="Style3"/>
                        </w:pPr>
                        <w:r>
                          <w:t>tlsa_CohortDates</w:t>
                        </w:r>
                      </w:p>
                    </w:txbxContent>
                  </v:textbox>
                </v:shape>
                <v:shape id="AutoShape 146" o:spid="_x0000_s1640"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3D5520FB" w14:textId="073C10D4" w:rsidR="00DE2AC2" w:rsidRDefault="00DE2AC2" w:rsidP="0088191A">
      <w:pPr>
        <w:pStyle w:val="Heading3"/>
        <w:rPr>
          <w:ins w:id="2468" w:author="Molly McEvilley" w:date="2020-08-11T17:50:00Z"/>
        </w:rPr>
      </w:pPr>
      <w:proofErr w:type="spellStart"/>
      <w:r w:rsidRPr="00AB2970">
        <w:t>ReportRow</w:t>
      </w:r>
      <w:proofErr w:type="spellEnd"/>
    </w:p>
    <w:p w14:paraId="265E536F" w14:textId="48B5F7A4" w:rsidR="00EB1C9F" w:rsidRPr="00EB1C9F" w:rsidRDefault="00EB1C9F">
      <w:pPr>
        <w:pPrChange w:id="2469" w:author="Molly McEvilley" w:date="2020-08-11T17:50:00Z">
          <w:pPr>
            <w:pStyle w:val="Heading3"/>
          </w:pPr>
        </w:pPrChange>
      </w:pPr>
      <w:proofErr w:type="spellStart"/>
      <w:ins w:id="2470" w:author="Molly McEvilley" w:date="2020-08-11T17:50:00Z">
        <w:r w:rsidRPr="00EB1C9F">
          <w:rPr>
            <w:b/>
            <w:bCs/>
            <w:rPrChange w:id="2471" w:author="Molly McEvilley" w:date="2020-08-11T17:51:00Z">
              <w:rPr/>
            </w:rPrChange>
          </w:rPr>
          <w:t>ReportR</w:t>
        </w:r>
      </w:ins>
      <w:ins w:id="2472" w:author="Molly McEvilley" w:date="2020-08-11T17:51:00Z">
        <w:r w:rsidRPr="00EB1C9F">
          <w:rPr>
            <w:b/>
            <w:bCs/>
            <w:rPrChange w:id="2473" w:author="Molly McEvilley" w:date="2020-08-11T17:51:00Z">
              <w:rPr/>
            </w:rPrChange>
          </w:rPr>
          <w:t>ow</w:t>
        </w:r>
        <w:r>
          <w:t>s</w:t>
        </w:r>
        <w:proofErr w:type="spellEnd"/>
        <w:r>
          <w:t xml:space="preserve"> 58 and 59</w:t>
        </w:r>
      </w:ins>
      <w:ins w:id="2474" w:author="Molly McEvilley" w:date="2020-08-11T17:52:00Z">
        <w:r>
          <w:t xml:space="preserve"> </w:t>
        </w:r>
      </w:ins>
      <w:ins w:id="2475" w:author="Molly McEvilley" w:date="2020-08-11T17:53:00Z">
        <w:r>
          <w:t xml:space="preserve">count a subset of </w:t>
        </w:r>
      </w:ins>
      <w:ins w:id="2476" w:author="Molly McEvilley" w:date="2020-08-13T05:01:00Z">
        <w:r>
          <w:t xml:space="preserve">enrollments in </w:t>
        </w:r>
        <w:proofErr w:type="spellStart"/>
        <w:r>
          <w:t>tlsa_Enrollment</w:t>
        </w:r>
        <w:proofErr w:type="spellEnd"/>
        <w:r>
          <w:t xml:space="preserve"> </w:t>
        </w:r>
      </w:ins>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1C85CB10" w14:textId="77777777" w:rsidR="00DE2AC2" w:rsidRDefault="00DE2AC2" w:rsidP="0088191A">
      <w:pPr>
        <w:pStyle w:val="Heading3"/>
      </w:pPr>
      <w:r w:rsidRPr="00AB2970">
        <w:t>Cohort</w:t>
      </w:r>
    </w:p>
    <w:p w14:paraId="53CBDB82" w14:textId="2412CA91" w:rsidR="00DE2AC2" w:rsidRDefault="00DE2AC2" w:rsidP="00DE2AC2">
      <w:r>
        <w:rPr>
          <w:b/>
          <w:bCs/>
        </w:rPr>
        <w:t>Cohort</w:t>
      </w:r>
      <w:r>
        <w:t xml:space="preserve"> = 20 for these counts</w:t>
      </w:r>
      <w:del w:id="2477" w:author="Molly McEvilley" w:date="2020-08-11T17:48:00Z">
        <w:r w:rsidR="004873DC" w:rsidDel="00EB1C9F">
          <w:delText xml:space="preserve">. </w:delText>
        </w:r>
        <w:r w:rsidDel="00EB1C9F">
          <w:delText>The cohort for these counts is</w:delText>
        </w:r>
      </w:del>
      <w:ins w:id="2478" w:author="Molly McEvilley" w:date="2020-08-11T17:48:00Z">
        <w:r w:rsidR="00EB1C9F">
          <w:t xml:space="preserve"> – they include</w:t>
        </w:r>
      </w:ins>
      <w:r>
        <w:t xml:space="preserve"> all </w:t>
      </w:r>
      <w:ins w:id="2479" w:author="Molly McEvilley" w:date="2020-08-11T17:48:00Z">
        <w:r w:rsidR="00EB1C9F">
          <w:t xml:space="preserve">enrollments </w:t>
        </w:r>
      </w:ins>
      <w:del w:id="2480" w:author="Molly McEvilley" w:date="2020-08-11T17:48:00Z">
        <w:r w:rsidDel="00EB1C9F">
          <w:delText xml:space="preserve">clients </w:delText>
        </w:r>
      </w:del>
      <w:r>
        <w:t xml:space="preserve">in continuum ES/SH/TH/RRH/PSH projects </w:t>
      </w:r>
      <w:del w:id="2481" w:author="Molly McEvilley" w:date="2020-08-11T17:48:00Z">
        <w:r w:rsidDel="00EB1C9F">
          <w:delText xml:space="preserve">with enrollments </w:delText>
        </w:r>
      </w:del>
      <w:r>
        <w:t xml:space="preserve">active in the three years ending on </w:t>
      </w:r>
      <w:r>
        <w:rPr>
          <w:u w:val="single"/>
        </w:rPr>
        <w:t>ReportEnd</w:t>
      </w:r>
      <w:r>
        <w:t>.</w:t>
      </w:r>
    </w:p>
    <w:p w14:paraId="4EB0FAFE" w14:textId="77777777" w:rsidR="00DE2AC2" w:rsidRDefault="00DE2AC2" w:rsidP="00DE2AC2">
      <w:r>
        <w:t>The cohort date range is:</w:t>
      </w:r>
    </w:p>
    <w:p w14:paraId="7699CA45"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04F1BDC5"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09D60E" w14:textId="77777777" w:rsidR="00DE2AC2" w:rsidRDefault="00DE2AC2" w:rsidP="0088191A">
      <w:pPr>
        <w:pStyle w:val="Heading3"/>
      </w:pPr>
      <w:r w:rsidRPr="00AB2970">
        <w:t>Universe, ProjectID, and Value</w:t>
      </w:r>
    </w:p>
    <w:p w14:paraId="1965A65D" w14:textId="77777777" w:rsidR="00DE2AC2" w:rsidRDefault="00DE2AC2" w:rsidP="00DE2AC2">
      <w:r>
        <w:t xml:space="preserve">The </w:t>
      </w:r>
      <w:r>
        <w:rPr>
          <w:b/>
          <w:bCs/>
        </w:rPr>
        <w:t>Universe</w:t>
      </w:r>
      <w:r>
        <w:t xml:space="preserve"> for project-level counts is 10.</w:t>
      </w:r>
    </w:p>
    <w:p w14:paraId="6BABF801" w14:textId="563C70EA"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3F561D5F" w14:textId="5FA8365D" w:rsidR="00DE2AC2" w:rsidRDefault="00DE2AC2" w:rsidP="00DE2AC2">
      <w:r>
        <w:rPr>
          <w:b/>
          <w:bCs/>
        </w:rPr>
        <w:t>Value</w:t>
      </w:r>
      <w:r>
        <w:t xml:space="preserve"> = a count of distinct </w:t>
      </w:r>
      <w:r>
        <w:rPr>
          <w:i/>
          <w:iCs/>
        </w:rPr>
        <w:t>EnrollmentID</w:t>
      </w:r>
      <w:r>
        <w:t>s in hmis_Enrollment where:</w:t>
      </w:r>
    </w:p>
    <w:p w14:paraId="65B1ABA3"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OperatingEndDate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p>
    <w:p w14:paraId="6C127C2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in (1,2,3,8,13)</w:t>
      </w:r>
    </w:p>
    <w:p w14:paraId="1C31F29C"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433509B0" w14:textId="7D343258"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proofErr w:type="spellStart"/>
      <w:r>
        <w:rPr>
          <w:rFonts w:ascii="Calibri" w:hAnsi="Calibri" w:cs="Calibri"/>
          <w:b/>
          <w:bCs/>
        </w:rPr>
        <w:t>ReportRow</w:t>
      </w:r>
      <w:proofErr w:type="spellEnd"/>
      <w:r>
        <w:rPr>
          <w:rFonts w:ascii="Calibri" w:hAnsi="Calibri" w:cs="Calibri"/>
        </w:rPr>
        <w:t xml:space="preserve"> 58); or </w:t>
      </w:r>
    </w:p>
    <w:p w14:paraId="64C1758F" w14:textId="7DEDD78F"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Exit.ExitDate</w:t>
      </w:r>
      <w:proofErr w:type="spellEnd"/>
      <w:r>
        <w:rPr>
          <w:rFonts w:ascii="Calibri" w:hAnsi="Calibri" w:cs="Calibri"/>
        </w:rPr>
        <w:t xml:space="preserve"> &gt; Project</w:t>
      </w:r>
      <w:r w:rsidR="004873DC">
        <w:rPr>
          <w:rFonts w:ascii="Calibri" w:hAnsi="Calibri" w:cs="Calibri"/>
        </w:rPr>
        <w:t xml:space="preserve">.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
    <w:p w14:paraId="6CC7D9DF" w14:textId="533A8778" w:rsidR="00DE2AC2" w:rsidRDefault="00DE2AC2" w:rsidP="0030608E">
      <w:pPr>
        <w:pStyle w:val="ListParagraph"/>
        <w:numPr>
          <w:ilvl w:val="0"/>
          <w:numId w:val="39"/>
        </w:numPr>
        <w:rPr>
          <w:ins w:id="2482" w:author="Molly McEvilley" w:date="2020-08-20T08:10:00Z"/>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076BDFD6" w14:textId="5979D8F6" w:rsidR="00E5055B" w:rsidRPr="009064C3" w:rsidRDefault="00E5055B">
      <w:pPr>
        <w:pPrChange w:id="2483" w:author="Molly McEvilley" w:date="2020-08-20T08:10:00Z">
          <w:pPr>
            <w:pStyle w:val="ListParagraph"/>
            <w:numPr>
              <w:numId w:val="39"/>
            </w:numPr>
          </w:pPr>
        </w:pPrChange>
      </w:pPr>
      <w:ins w:id="2484" w:author="Molly McEvilley" w:date="2020-08-20T08:10:00Z">
        <w:r w:rsidRPr="00E5055B">
          <w:rPr>
            <w:rPrChange w:id="2485" w:author="Molly McEvilley" w:date="2020-08-20T08:10:00Z">
              <w:rPr>
                <w:b/>
                <w:bCs/>
              </w:rPr>
            </w:rPrChange>
          </w:rPr>
          <w:t xml:space="preserve">Records are only included when the count is greater than zero.  </w:t>
        </w:r>
      </w:ins>
    </w:p>
    <w:p w14:paraId="49FE2191" w14:textId="77777777" w:rsidR="00DE2AC2" w:rsidRPr="00AB2970" w:rsidRDefault="00DE2AC2" w:rsidP="0088191A">
      <w:pPr>
        <w:pStyle w:val="Heading3"/>
      </w:pPr>
      <w:r w:rsidRPr="00AB2970">
        <w:t xml:space="preserve">Household Type, Population, and </w:t>
      </w:r>
      <w:proofErr w:type="spellStart"/>
      <w:r w:rsidRPr="00AB2970">
        <w:t>SystemPath</w:t>
      </w:r>
      <w:proofErr w:type="spellEnd"/>
    </w:p>
    <w:p w14:paraId="355AA4B3" w14:textId="72E5D466" w:rsidR="00DE2AC2" w:rsidRDefault="00DE2AC2" w:rsidP="00DE2AC2">
      <w:r>
        <w:rPr>
          <w:b/>
          <w:bCs/>
        </w:rPr>
        <w:t>HHType</w:t>
      </w:r>
      <w:r>
        <w:t xml:space="preserve"> and </w:t>
      </w:r>
      <w:r>
        <w:rPr>
          <w:b/>
          <w:bCs/>
        </w:rPr>
        <w:t>Population</w:t>
      </w:r>
      <w:r>
        <w:t xml:space="preserve"> for these counts is always 0</w:t>
      </w:r>
      <w:r w:rsidR="004873DC">
        <w:t xml:space="preserve">. </w:t>
      </w:r>
    </w:p>
    <w:p w14:paraId="716D2584" w14:textId="77777777" w:rsidR="00DE2AC2" w:rsidRDefault="00DE2AC2" w:rsidP="00DE2AC2">
      <w:proofErr w:type="spellStart"/>
      <w:r>
        <w:rPr>
          <w:b/>
          <w:bCs/>
        </w:rPr>
        <w:t>SystemPath</w:t>
      </w:r>
      <w:proofErr w:type="spellEnd"/>
      <w:r>
        <w:t xml:space="preserve"> is always -1.</w:t>
      </w:r>
    </w:p>
    <w:p w14:paraId="03452587" w14:textId="0BC68D8A" w:rsidR="00DE2AC2" w:rsidRDefault="00DE2AC2" w:rsidP="0088191A">
      <w:pPr>
        <w:pStyle w:val="Heading2"/>
      </w:pPr>
      <w:bookmarkStart w:id="2486" w:name="_Toc37849828"/>
      <w:bookmarkStart w:id="2487" w:name="_Toc38030602"/>
      <w:r>
        <w:lastRenderedPageBreak/>
        <w:t xml:space="preserve">Data Quality – </w:t>
      </w:r>
      <w:r w:rsidR="00CF1247">
        <w:t xml:space="preserve">Get Counts of </w:t>
      </w:r>
      <w:r>
        <w:t xml:space="preserve">Night-by-Night Enrollments </w:t>
      </w:r>
      <w:r w:rsidR="00E53100">
        <w:t xml:space="preserve">with Exit Date Discrepancies </w:t>
      </w:r>
      <w:r w:rsidR="00D705D2">
        <w:t>by Project</w:t>
      </w:r>
      <w:bookmarkEnd w:id="2486"/>
      <w:bookmarkEnd w:id="2487"/>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722600" w:rsidRDefault="00722600"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722600" w:rsidRDefault="00722600"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722600" w:rsidRDefault="00722600"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722600" w:rsidRDefault="00722600"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722600" w:rsidRDefault="00722600"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722600" w:rsidRDefault="00722600"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722600" w:rsidRDefault="00722600"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641"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">
                <v:shape id="AutoShape 148" o:spid="_x0000_s1642"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643"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722600" w:rsidRDefault="00722600" w:rsidP="00506C76">
                        <w:pPr>
                          <w:pStyle w:val="Style3"/>
                        </w:pPr>
                        <w:r>
                          <w:t>lsa_Calculated</w:t>
                        </w:r>
                      </w:p>
                    </w:txbxContent>
                  </v:textbox>
                </v:shape>
                <v:shape id="AutoShape 150" o:spid="_x0000_s1644"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645"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722600" w:rsidRDefault="00722600" w:rsidP="00DF5517">
                        <w:pPr>
                          <w:pStyle w:val="Style3"/>
                        </w:pPr>
                        <w:r>
                          <w:t>lsa_Report</w:t>
                        </w:r>
                      </w:p>
                    </w:txbxContent>
                  </v:textbox>
                </v:shape>
                <v:group id="Group 152" o:spid="_x0000_s1646"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647"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648"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649"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722600" w:rsidRDefault="00722600" w:rsidP="00DF5517">
                          <w:pPr>
                            <w:pStyle w:val="Style3"/>
                          </w:pPr>
                          <w:r>
                            <w:t>hmis_Exit</w:t>
                          </w:r>
                        </w:p>
                      </w:txbxContent>
                    </v:textbox>
                  </v:shape>
                  <v:shape id="AutoShape 10" o:spid="_x0000_s1650"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722600" w:rsidRDefault="00722600" w:rsidP="00DF5517">
                          <w:pPr>
                            <w:pStyle w:val="Style3"/>
                          </w:pPr>
                          <w:r>
                            <w:t>tlsa_HHID</w:t>
                          </w:r>
                        </w:p>
                      </w:txbxContent>
                    </v:textbox>
                  </v:shape>
                  <v:shape id="AutoShape 13" o:spid="_x0000_s1651"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722600" w:rsidRDefault="00722600" w:rsidP="00DF5517">
                          <w:pPr>
                            <w:pStyle w:val="Style3"/>
                          </w:pPr>
                          <w:r>
                            <w:t>hmis_Enrollment</w:t>
                          </w:r>
                        </w:p>
                      </w:txbxContent>
                    </v:textbox>
                  </v:shape>
                  <v:shape id="AutoShape 9" o:spid="_x0000_s1652"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722600" w:rsidRDefault="00722600" w:rsidP="00DF5517">
                          <w:pPr>
                            <w:pStyle w:val="Style3"/>
                          </w:pPr>
                          <w:r>
                            <w:t>hmis_Project</w:t>
                          </w:r>
                        </w:p>
                      </w:txbxContent>
                    </v:textbox>
                  </v:shape>
                  <v:shape id="AutoShape 9" o:spid="_x0000_s1653"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722600" w:rsidRDefault="00722600" w:rsidP="00DF5517">
                          <w:pPr>
                            <w:pStyle w:val="Style3"/>
                          </w:pPr>
                          <w:r>
                            <w:t>hmis_Services</w:t>
                          </w:r>
                        </w:p>
                      </w:txbxContent>
                    </v:textbox>
                  </v:shape>
                </v:group>
                <w10:anchorlock/>
              </v:group>
            </w:pict>
          </mc:Fallback>
        </mc:AlternateContent>
      </w:r>
    </w:p>
    <w:p w14:paraId="0EBD672A" w14:textId="77777777" w:rsidR="00DE2AC2" w:rsidRDefault="00DE2AC2" w:rsidP="0088191A">
      <w:pPr>
        <w:pStyle w:val="Heading3"/>
      </w:pPr>
      <w:proofErr w:type="spellStart"/>
      <w:r w:rsidRPr="00AB2970">
        <w:t>ReportRow</w:t>
      </w:r>
      <w:proofErr w:type="spellEnd"/>
      <w:r w:rsidRPr="00AB2970">
        <w:t>, Universe, and ProjectID</w:t>
      </w:r>
    </w:p>
    <w:p w14:paraId="132B75CD" w14:textId="77777777"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in continuum night-by-night ES projects that have no record of a </w:t>
      </w:r>
      <w:proofErr w:type="spellStart"/>
      <w:r>
        <w:t>bednight</w:t>
      </w:r>
      <w:proofErr w:type="spellEnd"/>
      <w:r>
        <w:t xml:space="preserve"> in the 90 days ending on </w:t>
      </w:r>
      <w:r>
        <w:rPr>
          <w:u w:val="single"/>
        </w:rPr>
        <w:t>ReportEnd</w:t>
      </w:r>
      <w:r>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CF96E2D" w14:textId="77777777" w:rsidR="00DE2AC2" w:rsidRDefault="00DE2AC2" w:rsidP="00DE2AC2">
      <w:r>
        <w:t xml:space="preserve">The </w:t>
      </w:r>
      <w:r>
        <w:rPr>
          <w:b/>
          <w:bCs/>
        </w:rPr>
        <w:t>Universe</w:t>
      </w:r>
      <w:r>
        <w:t xml:space="preserve"> for project-level counts is 10.</w:t>
      </w:r>
    </w:p>
    <w:p w14:paraId="68049959" w14:textId="7BEF08C8" w:rsidR="00DE2AC2" w:rsidRDefault="00DE2AC2" w:rsidP="00DE2AC2">
      <w:r>
        <w:t xml:space="preserve">These counts are grouped by </w:t>
      </w:r>
      <w:proofErr w:type="gramStart"/>
      <w:r>
        <w:rPr>
          <w:b/>
          <w:bCs/>
          <w:i/>
          <w:iCs/>
        </w:rPr>
        <w:t>ProjectID</w:t>
      </w:r>
      <w:r>
        <w:t>, and</w:t>
      </w:r>
      <w:proofErr w:type="gramEnd"/>
      <w:r>
        <w:t xml:space="preserve"> may include </w:t>
      </w:r>
      <w:proofErr w:type="spellStart"/>
      <w:r>
        <w:t>ProjectIDs</w:t>
      </w:r>
      <w:proofErr w:type="spellEnd"/>
      <w:r>
        <w:t xml:space="preserve"> that are not included in Project.csv</w:t>
      </w:r>
      <w:r w:rsidR="004873DC">
        <w:t xml:space="preserve">. </w:t>
      </w:r>
    </w:p>
    <w:p w14:paraId="137BE5D8" w14:textId="77777777" w:rsidR="00DE2AC2" w:rsidRDefault="00DE2AC2" w:rsidP="0088191A">
      <w:pPr>
        <w:pStyle w:val="Heading3"/>
      </w:pPr>
      <w:r w:rsidRPr="00AB2970">
        <w:t>Cohort</w:t>
      </w:r>
    </w:p>
    <w:p w14:paraId="132D4246" w14:textId="372A76F6" w:rsidR="00DE2AC2" w:rsidRDefault="00DE2AC2" w:rsidP="00DE2AC2">
      <w:r>
        <w:rPr>
          <w:b/>
          <w:bCs/>
        </w:rPr>
        <w:t>Cohort</w:t>
      </w:r>
      <w:r>
        <w:t xml:space="preserve"> = 20 for these counts</w:t>
      </w:r>
      <w:r w:rsidR="004873DC">
        <w:t xml:space="preserve">. </w:t>
      </w:r>
      <w:r>
        <w:t xml:space="preserve">The cohort for these counts is all clients in continuum night-by-night ES projects enrollments active in the three years ending on </w:t>
      </w:r>
      <w:r>
        <w:rPr>
          <w:u w:val="single"/>
        </w:rPr>
        <w:t>ReportEnd</w:t>
      </w:r>
      <w:r>
        <w:t>.</w:t>
      </w:r>
    </w:p>
    <w:p w14:paraId="4A5430C0" w14:textId="77777777" w:rsidR="00DE2AC2" w:rsidRDefault="00DE2AC2" w:rsidP="00DE2AC2">
      <w:r>
        <w:t>The cohort date range is:</w:t>
      </w:r>
    </w:p>
    <w:p w14:paraId="1ADF0DDE" w14:textId="77777777" w:rsidR="00DE2AC2" w:rsidRDefault="00DE2AC2" w:rsidP="00DE2AC2">
      <w:pPr>
        <w:ind w:left="720"/>
      </w:pPr>
      <w:proofErr w:type="spellStart"/>
      <w:r>
        <w:rPr>
          <w:u w:val="single"/>
        </w:rPr>
        <w:t>CohortStart</w:t>
      </w:r>
      <w:proofErr w:type="spellEnd"/>
      <w:r>
        <w:t xml:space="preserve"> = [</w:t>
      </w:r>
      <w:r>
        <w:rPr>
          <w:u w:val="single"/>
        </w:rPr>
        <w:t>ReportEnd</w:t>
      </w:r>
      <w:r>
        <w:t xml:space="preserve"> – 3 years] + 1 day</w:t>
      </w:r>
    </w:p>
    <w:p w14:paraId="7A23C880" w14:textId="77777777" w:rsidR="00DE2AC2" w:rsidRDefault="00DE2AC2" w:rsidP="00DE2AC2">
      <w:pPr>
        <w:ind w:left="720"/>
      </w:pPr>
      <w:proofErr w:type="spellStart"/>
      <w:r>
        <w:rPr>
          <w:u w:val="single"/>
        </w:rPr>
        <w:t>CohortEnd</w:t>
      </w:r>
      <w:proofErr w:type="spellEnd"/>
      <w:r>
        <w:t xml:space="preserve"> = </w:t>
      </w:r>
      <w:r>
        <w:rPr>
          <w:u w:val="single"/>
        </w:rPr>
        <w:t>ReportEnd</w:t>
      </w:r>
    </w:p>
    <w:p w14:paraId="49CFC1F2" w14:textId="77777777" w:rsidR="00DE2AC2" w:rsidRDefault="00DE2AC2" w:rsidP="0088191A">
      <w:pPr>
        <w:pStyle w:val="Heading3"/>
      </w:pPr>
      <w:r w:rsidRPr="00AB2970">
        <w:t>Value</w:t>
      </w:r>
    </w:p>
    <w:p w14:paraId="584F18BB" w14:textId="77777777" w:rsidR="00DE2AC2" w:rsidRDefault="00DE2AC2" w:rsidP="00DE2AC2">
      <w:r>
        <w:rPr>
          <w:b/>
          <w:bCs/>
        </w:rPr>
        <w:t>Value</w:t>
      </w:r>
      <w:r>
        <w:t xml:space="preserve"> = a count of distinct </w:t>
      </w:r>
      <w:r>
        <w:rPr>
          <w:i/>
          <w:iCs/>
        </w:rPr>
        <w:t>EnrollmentID</w:t>
      </w:r>
      <w:r>
        <w:t>s in hmis_Enrollment where:</w:t>
      </w:r>
    </w:p>
    <w:p w14:paraId="6D749AD8"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ProjectType</w:t>
      </w:r>
      <w:proofErr w:type="spellEnd"/>
      <w:r>
        <w:rPr>
          <w:rFonts w:ascii="Calibri" w:hAnsi="Calibri" w:cs="Calibri"/>
        </w:rPr>
        <w:t xml:space="preserve"> = 1 and </w:t>
      </w:r>
      <w:proofErr w:type="spellStart"/>
      <w:r>
        <w:rPr>
          <w:rFonts w:ascii="Calibri" w:hAnsi="Calibri" w:cs="Calibri"/>
        </w:rPr>
        <w:t>Project.</w:t>
      </w:r>
      <w:r>
        <w:rPr>
          <w:rFonts w:ascii="Calibri" w:hAnsi="Calibri" w:cs="Calibri"/>
          <w:i/>
          <w:iCs/>
        </w:rPr>
        <w:t>TrackingMethod</w:t>
      </w:r>
      <w:proofErr w:type="spellEnd"/>
      <w:r>
        <w:rPr>
          <w:rFonts w:ascii="Calibri" w:hAnsi="Calibri" w:cs="Calibri"/>
        </w:rPr>
        <w:t xml:space="preserve"> = 3</w:t>
      </w:r>
    </w:p>
    <w:p w14:paraId="2D65334D" w14:textId="77777777" w:rsidR="00DE2AC2" w:rsidRDefault="00DE2AC2" w:rsidP="0030608E">
      <w:pPr>
        <w:pStyle w:val="ListParagraph"/>
        <w:numPr>
          <w:ilvl w:val="0"/>
          <w:numId w:val="39"/>
        </w:numPr>
        <w:rPr>
          <w:rFonts w:ascii="Calibri" w:hAnsi="Calibri" w:cs="Calibri"/>
        </w:rPr>
      </w:pPr>
      <w:proofErr w:type="spellStart"/>
      <w:r>
        <w:rPr>
          <w:rFonts w:ascii="Calibri" w:hAnsi="Calibri" w:cs="Calibri"/>
        </w:rPr>
        <w:t>Project.</w:t>
      </w:r>
      <w:r>
        <w:rPr>
          <w:rFonts w:ascii="Calibri" w:hAnsi="Calibri" w:cs="Calibri"/>
          <w:i/>
          <w:iCs/>
        </w:rPr>
        <w:t>ContinuumProject</w:t>
      </w:r>
      <w:proofErr w:type="spellEnd"/>
      <w:r>
        <w:rPr>
          <w:rFonts w:ascii="Calibri" w:hAnsi="Calibri" w:cs="Calibri"/>
        </w:rPr>
        <w:t xml:space="preserve"> = 1 </w:t>
      </w:r>
    </w:p>
    <w:p w14:paraId="1E6DDAEE" w14:textId="77777777" w:rsidR="00DE2AC2" w:rsidRDefault="00DE2AC2" w:rsidP="0030608E">
      <w:pPr>
        <w:pStyle w:val="ListParagraph"/>
        <w:numPr>
          <w:ilvl w:val="0"/>
          <w:numId w:val="39"/>
        </w:numPr>
        <w:rPr>
          <w:rFonts w:ascii="Calibri" w:hAnsi="Calibri" w:cs="Calibri"/>
          <w:u w:val="single"/>
        </w:rPr>
      </w:pPr>
      <w:r>
        <w:rPr>
          <w:rFonts w:ascii="Calibri" w:hAnsi="Calibri" w:cs="Calibri"/>
        </w:rPr>
        <w:t xml:space="preserve">There is an </w:t>
      </w:r>
      <w:proofErr w:type="spellStart"/>
      <w:r>
        <w:rPr>
          <w:rFonts w:ascii="Calibri" w:hAnsi="Calibri" w:cs="Calibri"/>
        </w:rPr>
        <w:t>EnrollmentCoC</w:t>
      </w:r>
      <w:proofErr w:type="spellEnd"/>
      <w:r>
        <w:rPr>
          <w:rFonts w:ascii="Calibri" w:hAnsi="Calibri" w:cs="Calibri"/>
        </w:rPr>
        <w:t xml:space="preserve"> record for the </w:t>
      </w:r>
      <w:r>
        <w:rPr>
          <w:rFonts w:ascii="Calibri" w:hAnsi="Calibri" w:cs="Calibri"/>
          <w:i/>
          <w:iCs/>
        </w:rPr>
        <w:t>HouseholdID</w:t>
      </w:r>
      <w:r>
        <w:rPr>
          <w:rFonts w:ascii="Calibri" w:hAnsi="Calibri" w:cs="Calibri"/>
        </w:rPr>
        <w:t xml:space="preserve"> where </w:t>
      </w:r>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and </w:t>
      </w:r>
      <w:r>
        <w:rPr>
          <w:rFonts w:ascii="Calibri" w:hAnsi="Calibri" w:cs="Calibri"/>
          <w:i/>
          <w:iCs/>
        </w:rPr>
        <w:t>CoCCode</w:t>
      </w:r>
      <w:r>
        <w:rPr>
          <w:rFonts w:ascii="Calibri" w:hAnsi="Calibri" w:cs="Calibri"/>
        </w:rPr>
        <w:t xml:space="preserve"> = </w:t>
      </w:r>
      <w:r>
        <w:rPr>
          <w:rFonts w:ascii="Calibri" w:hAnsi="Calibri" w:cs="Calibri"/>
          <w:u w:val="single"/>
        </w:rPr>
        <w:t xml:space="preserve">ReportCoC </w:t>
      </w:r>
    </w:p>
    <w:p w14:paraId="77749AA6" w14:textId="7C991059" w:rsidR="00DE2AC2"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5C02E6C0" w14:textId="77777777" w:rsidR="00DE2AC2" w:rsidRPr="00AB2970" w:rsidRDefault="00DE2AC2" w:rsidP="0088191A">
      <w:pPr>
        <w:pStyle w:val="Heading3"/>
      </w:pPr>
      <w:r w:rsidRPr="00AB2970">
        <w:lastRenderedPageBreak/>
        <w:t xml:space="preserve">Household Type, Population, and </w:t>
      </w:r>
      <w:proofErr w:type="spellStart"/>
      <w:r w:rsidRPr="00AB2970">
        <w:t>SystemPath</w:t>
      </w:r>
      <w:proofErr w:type="spellEnd"/>
    </w:p>
    <w:p w14:paraId="765B3827" w14:textId="031A023D" w:rsidR="00DE2AC2" w:rsidRDefault="00DE2AC2" w:rsidP="00DE2AC2">
      <w:r>
        <w:rPr>
          <w:b/>
          <w:bCs/>
        </w:rPr>
        <w:t>HHType</w:t>
      </w:r>
      <w:r>
        <w:t xml:space="preserve"> and </w:t>
      </w:r>
      <w:r>
        <w:rPr>
          <w:b/>
          <w:bCs/>
        </w:rPr>
        <w:t>Population</w:t>
      </w:r>
      <w:r>
        <w:t xml:space="preserve"> for these counts is always 0</w:t>
      </w:r>
      <w:r w:rsidR="004873DC">
        <w:t xml:space="preserve">. </w:t>
      </w:r>
    </w:p>
    <w:p w14:paraId="2486194B" w14:textId="77777777" w:rsidR="00DE2AC2" w:rsidRDefault="00DE2AC2" w:rsidP="00DE2AC2">
      <w:proofErr w:type="spellStart"/>
      <w:r>
        <w:rPr>
          <w:b/>
          <w:bCs/>
        </w:rPr>
        <w:t>SystemPath</w:t>
      </w:r>
      <w:proofErr w:type="spellEnd"/>
      <w:r>
        <w:t xml:space="preserve"> is always -1.</w:t>
      </w:r>
    </w:p>
    <w:p w14:paraId="6C21ADB4" w14:textId="64C3E1BB" w:rsidR="00D705D2" w:rsidRPr="00000B20" w:rsidRDefault="00D705D2" w:rsidP="0088191A">
      <w:pPr>
        <w:pStyle w:val="Heading2"/>
      </w:pPr>
      <w:bookmarkStart w:id="2488" w:name="_Data_Quality_–"/>
      <w:bookmarkStart w:id="2489" w:name="_Toc37849829"/>
      <w:bookmarkStart w:id="2490" w:name="_Toc38030603"/>
      <w:bookmarkEnd w:id="2488"/>
      <w:r>
        <w:t xml:space="preserve">Data Quality – Get Counts of </w:t>
      </w:r>
      <w:del w:id="2491" w:author="Molly McEvilley" w:date="2020-08-13T05:11:00Z">
        <w:r w:rsidDel="00EB1C9F">
          <w:delText xml:space="preserve">Enrollments </w:delText>
        </w:r>
      </w:del>
      <w:ins w:id="2492" w:author="Molly McEvilley" w:date="2020-08-13T05:11:00Z">
        <w:r w:rsidR="00EB1C9F">
          <w:t xml:space="preserve">Households </w:t>
        </w:r>
      </w:ins>
      <w:r>
        <w:t xml:space="preserve">with no </w:t>
      </w:r>
      <w:proofErr w:type="spellStart"/>
      <w:r>
        <w:t>Enrollment</w:t>
      </w:r>
      <w:del w:id="2493" w:author="Molly McEvilley" w:date="2020-08-13T05:11:00Z">
        <w:r w:rsidDel="00EB1C9F">
          <w:delText xml:space="preserve"> </w:delText>
        </w:r>
      </w:del>
      <w:r>
        <w:t>CoC</w:t>
      </w:r>
      <w:proofErr w:type="spellEnd"/>
      <w:r>
        <w:t xml:space="preserve"> Record by Project</w:t>
      </w:r>
      <w:bookmarkEnd w:id="2489"/>
      <w:bookmarkEnd w:id="2490"/>
    </w:p>
    <w:p w14:paraId="30E606E8" w14:textId="52E8A7A1" w:rsidR="00EB1C9F" w:rsidRPr="00EF3C8B" w:rsidRDefault="00EF3C8B" w:rsidP="009400D2">
      <w:pPr>
        <w:jc w:val="center"/>
      </w:pPr>
      <w:del w:id="2494" w:author="Molly McEvilley" w:date="2020-08-11T16:10:00Z">
        <w:r w:rsidDel="00EB1C9F">
          <w:rPr>
            <w:rFonts w:ascii="Times New Roman" w:hAnsi="Times New Roman" w:cs="Times New Roman"/>
            <w:noProof/>
            <w:sz w:val="24"/>
            <w:szCs w:val="24"/>
          </w:rPr>
          <mc:AlternateContent>
            <mc:Choice Requires="wpg">
              <w:drawing>
                <wp:inline distT="0" distB="0" distL="0" distR="0" wp14:anchorId="20C2416A" wp14:editId="4273BD14">
                  <wp:extent cx="5142965" cy="1828830"/>
                  <wp:effectExtent l="0" t="0" r="19685" b="19050"/>
                  <wp:docPr id="74486219" name="Group 74486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965" cy="1828830"/>
                            <a:chOff x="1113973" y="1088229"/>
                            <a:chExt cx="51427" cy="18288"/>
                          </a:xfrm>
                        </wpg:grpSpPr>
                        <wps:wsp>
                          <wps:cNvPr id="74486220" name="AutoShape 161"/>
                          <wps:cNvCnPr>
                            <a:cxnSpLocks noChangeShapeType="1"/>
                            <a:stCxn id="74486225" idx="1"/>
                            <a:endCxn id="74486221" idx="1"/>
                          </wps:cNvCnPr>
                          <wps:spPr bwMode="auto">
                            <a:xfrm>
                              <a:off x="1147573" y="1097373"/>
                              <a:ext cx="5940"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1" name="AutoShape 162"/>
                          <wps:cNvSpPr>
                            <a:spLocks noChangeArrowheads="1"/>
                          </wps:cNvSpPr>
                          <wps:spPr bwMode="auto">
                            <a:xfrm>
                              <a:off x="115351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54517A" w14:textId="7BB38753" w:rsidR="00722600" w:rsidRDefault="00722600" w:rsidP="009400D2">
                                <w:pPr>
                                  <w:pStyle w:val="Style3"/>
                                </w:pPr>
                                <w:r>
                                  <w:t>lsa_Calculated</w:t>
                                </w:r>
                              </w:p>
                            </w:txbxContent>
                          </wps:txbx>
                          <wps:bodyPr rot="0" vert="horz" wrap="square" lIns="0" tIns="0" rIns="0" bIns="0" anchor="ctr" anchorCtr="0" upright="1">
                            <a:noAutofit/>
                          </wps:bodyPr>
                        </wps:wsp>
                        <wps:wsp>
                          <wps:cNvPr id="74486222" name="AutoShape 163"/>
                          <wps:cNvCnPr>
                            <a:cxnSpLocks noChangeShapeType="1"/>
                            <a:stCxn id="74486223" idx="3"/>
                            <a:endCxn id="74486226" idx="1"/>
                          </wps:cNvCnPr>
                          <wps:spPr bwMode="auto">
                            <a:xfrm flipV="1">
                              <a:off x="1125860" y="1097373"/>
                              <a:ext cx="6441" cy="2743"/>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23" name="AutoShape 13"/>
                          <wps:cNvSpPr>
                            <a:spLocks noChangeArrowheads="1"/>
                          </wps:cNvSpPr>
                          <wps:spPr bwMode="auto">
                            <a:xfrm>
                              <a:off x="1113973" y="1098744"/>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8AFA3B" w14:textId="77777777" w:rsidR="00722600" w:rsidRDefault="00722600" w:rsidP="00EF3C8B">
                                <w:pPr>
                                  <w:pStyle w:val="Style3"/>
                                </w:pPr>
                                <w:r>
                                  <w:t>lsa_Report</w:t>
                                </w:r>
                              </w:p>
                            </w:txbxContent>
                          </wps:txbx>
                          <wps:bodyPr rot="0" vert="horz" wrap="square" lIns="0" tIns="0" rIns="0" bIns="0" anchor="ctr" anchorCtr="0" upright="1">
                            <a:noAutofit/>
                          </wps:bodyPr>
                        </wps:wsp>
                        <wpg:grpSp>
                          <wpg:cNvPr id="74486224" name="Group 165"/>
                          <wpg:cNvGrpSpPr>
                            <a:grpSpLocks/>
                          </wpg:cNvGrpSpPr>
                          <wpg:grpSpPr bwMode="auto">
                            <a:xfrm>
                              <a:off x="1132301" y="1088229"/>
                              <a:ext cx="15272" cy="18288"/>
                              <a:chOff x="1132301" y="1088229"/>
                              <a:chExt cx="15272" cy="18288"/>
                            </a:xfrm>
                          </wpg:grpSpPr>
                          <wps:wsp>
                            <wps:cNvPr id="74486225" name="Left Bracket 244"/>
                            <wps:cNvSpPr>
                              <a:spLocks/>
                            </wps:cNvSpPr>
                            <wps:spPr bwMode="auto">
                              <a:xfrm flipH="1" flipV="1">
                                <a:off x="1145147"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6" name="Left Bracket 245"/>
                            <wps:cNvSpPr>
                              <a:spLocks/>
                            </wps:cNvSpPr>
                            <wps:spPr bwMode="auto">
                              <a:xfrm flipV="1">
                                <a:off x="1132301" y="1088229"/>
                                <a:ext cx="2426" cy="18288"/>
                              </a:xfrm>
                              <a:prstGeom prst="leftBracket">
                                <a:avLst>
                                  <a:gd name="adj" fmla="val 8166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27" name="AutoShape 9"/>
                            <wps:cNvSpPr>
                              <a:spLocks noChangeArrowheads="1"/>
                            </wps:cNvSpPr>
                            <wps:spPr bwMode="auto">
                              <a:xfrm>
                                <a:off x="1133580" y="1102552"/>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CBB99D" w14:textId="77777777" w:rsidR="00722600" w:rsidRDefault="00722600" w:rsidP="00EF3C8B">
                                  <w:pPr>
                                    <w:pStyle w:val="Style3"/>
                                  </w:pPr>
                                  <w:r>
                                    <w:t>hmis_Exit</w:t>
                                  </w:r>
                                </w:p>
                              </w:txbxContent>
                            </wps:txbx>
                            <wps:bodyPr rot="0" vert="horz" wrap="square" lIns="0" tIns="0" rIns="0" bIns="0" anchor="ctr" anchorCtr="0" upright="1">
                              <a:noAutofit/>
                            </wps:bodyPr>
                          </wps:wsp>
                          <wps:wsp>
                            <wps:cNvPr id="74486228" name="AutoShape 13"/>
                            <wps:cNvSpPr>
                              <a:spLocks noChangeArrowheads="1"/>
                            </wps:cNvSpPr>
                            <wps:spPr bwMode="auto">
                              <a:xfrm>
                                <a:off x="1133580" y="1093234"/>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241B9" w14:textId="77777777" w:rsidR="00722600" w:rsidRDefault="00722600" w:rsidP="00EF3C8B">
                                  <w:pPr>
                                    <w:pStyle w:val="Style3"/>
                                  </w:pPr>
                                  <w:r>
                                    <w:t>hmis_Enrollment</w:t>
                                  </w:r>
                                </w:p>
                              </w:txbxContent>
                            </wps:txbx>
                            <wps:bodyPr rot="0" vert="horz" wrap="square" lIns="0" tIns="0" rIns="0" bIns="0" anchor="ctr" anchorCtr="0" upright="1">
                              <a:noAutofit/>
                            </wps:bodyPr>
                          </wps:wsp>
                          <wps:wsp>
                            <wps:cNvPr id="74486229" name="AutoShape 9"/>
                            <wps:cNvSpPr>
                              <a:spLocks noChangeArrowheads="1"/>
                            </wps:cNvSpPr>
                            <wps:spPr bwMode="auto">
                              <a:xfrm>
                                <a:off x="1133580" y="1089059"/>
                                <a:ext cx="12802" cy="2789"/>
                              </a:xfrm>
                              <a:prstGeom prst="flowChartDocument">
                                <a:avLst/>
                              </a:prstGeom>
                              <a:solidFill>
                                <a:schemeClr val="accent6">
                                  <a:lumMod val="20000"/>
                                  <a:lumOff val="80000"/>
                                </a:schemeClr>
                              </a:solidFill>
                              <a:ln w="6350">
                                <a:solidFill>
                                  <a:schemeClr val="accent6">
                                    <a:lumMod val="60000"/>
                                    <a:lumOff val="40000"/>
                                  </a:schemeClr>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50CCA0" w14:textId="4A6A51F7" w:rsidR="00722600" w:rsidRDefault="00722600" w:rsidP="00EF3C8B">
                                  <w:pPr>
                                    <w:pStyle w:val="Style3"/>
                                  </w:pPr>
                                  <w:r>
                                    <w:t>hmis_Project</w:t>
                                  </w:r>
                                </w:p>
                              </w:txbxContent>
                            </wps:txbx>
                            <wps:bodyPr rot="0" vert="horz" wrap="square" lIns="0" tIns="0" rIns="0" bIns="0" anchor="ctr" anchorCtr="0" upright="1">
                              <a:noAutofit/>
                            </wps:bodyPr>
                          </wps:wsp>
                          <wps:wsp>
                            <wps:cNvPr id="74486266" name="AutoShape 9"/>
                            <wps:cNvSpPr>
                              <a:spLocks noChangeArrowheads="1"/>
                            </wps:cNvSpPr>
                            <wps:spPr bwMode="auto">
                              <a:xfrm>
                                <a:off x="1133580" y="1097893"/>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2C165" w14:textId="77777777" w:rsidR="00722600" w:rsidRDefault="00722600" w:rsidP="00EF3C8B">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20C2416A" id="Group 74486219" o:spid="_x0000_s1654" style="width:404.95pt;height:2in;mso-position-horizontal-relative:char;mso-position-vertical-relative:line" coordorigin="11139,10882" coordsize="514,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">
                  <v:shape id="AutoShape 161" o:spid="_x0000_s1655" type="#_x0000_t32" style="position:absolute;left:11475;top:10973;width:60;height:2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" strokecolor="black [0]" strokeweight=".5pt">
                    <v:stroke endarrow="block"/>
                    <v:shadow color="black [0]"/>
                  </v:shape>
                  <v:shape id="AutoShape 162" o:spid="_x0000_s1656" type="#_x0000_t114" style="position:absolute;left:11535;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" fillcolor="#fce5d6" strokecolor="#f5b183" strokeweight=".5pt">
                    <v:shadow color="black" opacity="0" offset="0,0"/>
                    <v:textbox inset="0,0,0,0">
                      <w:txbxContent>
                        <w:p w14:paraId="5754517A" w14:textId="7BB38753" w:rsidR="00722600" w:rsidRDefault="00722600" w:rsidP="009400D2">
                          <w:pPr>
                            <w:pStyle w:val="Style3"/>
                          </w:pPr>
                          <w:r>
                            <w:t>lsa_Calculated</w:t>
                          </w:r>
                        </w:p>
                      </w:txbxContent>
                    </v:textbox>
                  </v:shape>
                  <v:shape id="AutoShape 163" o:spid="_x0000_s1657" type="#_x0000_t32" style="position:absolute;left:11258;top:10973;width:65;height:2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" strokecolor="black [0]" strokeweight=".5pt">
                    <v:stroke endarrow="block"/>
                    <v:shadow color="black [0]"/>
                  </v:shape>
                  <v:shape id="AutoShape 13" o:spid="_x0000_s1658" type="#_x0000_t114" style="position:absolute;left:11139;top:1098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" fillcolor="#fce5d6" strokecolor="#f5b183" strokeweight=".5pt">
                    <v:shadow color="black" opacity="0" offset="0,0"/>
                    <v:textbox inset="0,0,0,0">
                      <w:txbxContent>
                        <w:p w14:paraId="588AFA3B" w14:textId="77777777" w:rsidR="00722600" w:rsidRDefault="00722600" w:rsidP="00EF3C8B">
                          <w:pPr>
                            <w:pStyle w:val="Style3"/>
                          </w:pPr>
                          <w:r>
                            <w:t>lsa_Report</w:t>
                          </w:r>
                        </w:p>
                      </w:txbxContent>
                    </v:textbox>
                  </v:shape>
                  <v:group id="Group 165" o:spid="_x0000_s1659" style="position:absolute;left:11323;top:10882;width:152;height:183" coordorigin="11323,10882"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">
                    <v:shape id="Left Bracket 244" o:spid="_x0000_s1660" type="#_x0000_t85" style="position:absolute;left:11451;top:10882;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" adj="2340" fillcolor="#5b9bd5" strokecolor="black [0]" strokeweight=".5pt">
                      <v:shadow color="black [0]"/>
                      <v:textbox inset="2.88pt,2.88pt,2.88pt,2.88pt"/>
                    </v:shape>
                    <v:shape id="Left Bracket 245" o:spid="_x0000_s1661" type="#_x0000_t85" style="position:absolute;left:11323;top:10882;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" adj="2340" fillcolor="#5b9bd5" strokecolor="black [0]" strokeweight=".5pt">
                      <v:shadow color="black [0]"/>
                      <v:textbox inset="2.88pt,2.88pt,2.88pt,2.88pt"/>
                    </v:shape>
                    <v:shape id="AutoShape 9" o:spid="_x0000_s1662" type="#_x0000_t132" style="position:absolute;left:11335;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" fillcolor="#dfebf7" strokecolor="#5b9bd5" strokeweight=".5pt">
                      <v:shadow color="black" opacity="0" offset="0,0"/>
                      <v:textbox inset="0,0,0,0">
                        <w:txbxContent>
                          <w:p w14:paraId="53CBB99D" w14:textId="77777777" w:rsidR="00722600" w:rsidRDefault="00722600" w:rsidP="00EF3C8B">
                            <w:pPr>
                              <w:pStyle w:val="Style3"/>
                            </w:pPr>
                            <w:r>
                              <w:t>hmis_Exit</w:t>
                            </w:r>
                          </w:p>
                        </w:txbxContent>
                      </v:textbox>
                    </v:shape>
                    <v:shape id="AutoShape 13" o:spid="_x0000_s1663" type="#_x0000_t132" style="position:absolute;left:11335;top:1093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" fillcolor="#dfebf7" strokecolor="#5b9bd5" strokeweight=".5pt">
                      <v:shadow color="black" opacity="0" offset="0,0"/>
                      <v:textbox inset="0,0,0,0">
                        <w:txbxContent>
                          <w:p w14:paraId="176241B9" w14:textId="77777777" w:rsidR="00722600" w:rsidRDefault="00722600" w:rsidP="00EF3C8B">
                            <w:pPr>
                              <w:pStyle w:val="Style3"/>
                            </w:pPr>
                            <w:r>
                              <w:t>hmis_Enrollment</w:t>
                            </w:r>
                          </w:p>
                        </w:txbxContent>
                      </v:textbox>
                    </v:shape>
                    <v:shape id="AutoShape 9" o:spid="_x0000_s1664" type="#_x0000_t114" style="position:absolute;left:11335;top:10890;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" fillcolor="#fde9d9 [665]" strokecolor="#fabf8f [1945]" strokeweight=".5pt">
                      <v:stroke joinstyle="round"/>
                      <v:shadow color="black" opacity="0" offset="0,0"/>
                      <v:textbox inset="0,0,0,0">
                        <w:txbxContent>
                          <w:p w14:paraId="5E50CCA0" w14:textId="4A6A51F7" w:rsidR="00722600" w:rsidRDefault="00722600" w:rsidP="00EF3C8B">
                            <w:pPr>
                              <w:pStyle w:val="Style3"/>
                            </w:pPr>
                            <w:r>
                              <w:t>hmis_Project</w:t>
                            </w:r>
                          </w:p>
                        </w:txbxContent>
                      </v:textbox>
                    </v:shape>
                    <v:shape id="AutoShape 9" o:spid="_x0000_s1665" type="#_x0000_t132" style="position:absolute;left:11335;top:10978;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" fillcolor="#dfebf7" strokecolor="#5b9bd5" strokeweight=".5pt">
                      <v:shadow color="black" opacity="0" offset="0,0"/>
                      <v:textbox inset="0,0,0,0">
                        <w:txbxContent>
                          <w:p w14:paraId="4D22C165" w14:textId="77777777" w:rsidR="00722600" w:rsidRDefault="00722600" w:rsidP="00EF3C8B">
                            <w:pPr>
                              <w:pStyle w:val="Style3"/>
                            </w:pPr>
                            <w:r>
                              <w:t>hmis_EnrollmentCoC</w:t>
                            </w:r>
                          </w:p>
                        </w:txbxContent>
                      </v:textbox>
                    </v:shape>
                  </v:group>
                  <w10:anchorlock/>
                </v:group>
              </w:pict>
            </mc:Fallback>
          </mc:AlternateContent>
        </w:r>
      </w:del>
      <w:ins w:id="2495" w:author="Molly McEvilley" w:date="2020-08-11T15:17:00Z">
        <w:r w:rsidR="00EB1C9F"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722600" w:rsidRDefault="00722600"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722600" w:rsidRDefault="00722600"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722600" w:rsidRDefault="00722600"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722600" w:rsidRDefault="00722600"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722600" w:rsidRDefault="00722600"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722600" w:rsidRDefault="00722600"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666"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">
                  <v:shape id="AutoShape 161" o:spid="_x0000_s1667"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668"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722600" w:rsidRDefault="00722600" w:rsidP="00EB1C9F">
                          <w:pPr>
                            <w:pStyle w:val="Style3"/>
                          </w:pPr>
                          <w:r>
                            <w:t>lsa_Calculated</w:t>
                          </w:r>
                        </w:p>
                      </w:txbxContent>
                    </v:textbox>
                  </v:shape>
                  <v:shape id="AutoShape 163" o:spid="_x0000_s1669"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670"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722600" w:rsidRDefault="00722600" w:rsidP="00EB1C9F">
                          <w:pPr>
                            <w:pStyle w:val="Style3"/>
                          </w:pPr>
                          <w:r>
                            <w:t>lsa_Report</w:t>
                          </w:r>
                        </w:p>
                      </w:txbxContent>
                    </v:textbox>
                  </v:shape>
                  <v:shape id="Left Bracket 244" o:spid="_x0000_s1671"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672"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673"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722600" w:rsidRDefault="00722600" w:rsidP="00EB1C9F">
                          <w:pPr>
                            <w:pStyle w:val="Style3"/>
                          </w:pPr>
                          <w:r>
                            <w:t>hmis_Exit</w:t>
                          </w:r>
                        </w:p>
                      </w:txbxContent>
                    </v:textbox>
                  </v:shape>
                  <v:shape id="AutoShape 13" o:spid="_x0000_s1674"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722600" w:rsidRDefault="00722600" w:rsidP="00EB1C9F">
                          <w:pPr>
                            <w:pStyle w:val="Style3"/>
                          </w:pPr>
                          <w:r>
                            <w:t>hmis_Enrollment</w:t>
                          </w:r>
                        </w:p>
                      </w:txbxContent>
                    </v:textbox>
                  </v:shape>
                  <v:shape id="AutoShape 9" o:spid="_x0000_s1675"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722600" w:rsidRDefault="00722600" w:rsidP="00EB1C9F">
                          <w:pPr>
                            <w:pStyle w:val="Style3"/>
                          </w:pPr>
                          <w:r>
                            <w:t>lsa_Project</w:t>
                          </w:r>
                        </w:p>
                      </w:txbxContent>
                    </v:textbox>
                  </v:shape>
                  <v:shape id="AutoShape 9" o:spid="_x0000_s1676"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722600" w:rsidRDefault="00722600" w:rsidP="00EB1C9F">
                          <w:pPr>
                            <w:pStyle w:val="Style3"/>
                          </w:pPr>
                          <w:r>
                            <w:t>hmis_EnrollmentCoC</w:t>
                          </w:r>
                        </w:p>
                      </w:txbxContent>
                    </v:textbox>
                  </v:shape>
                  <w10:anchorlock/>
                </v:group>
              </w:pict>
            </mc:Fallback>
          </mc:AlternateContent>
        </w:r>
      </w:ins>
    </w:p>
    <w:p w14:paraId="6311BC1D" w14:textId="5A45B982" w:rsidR="00D705D2" w:rsidRDefault="00D705D2" w:rsidP="0088191A">
      <w:pPr>
        <w:pStyle w:val="Heading3"/>
      </w:pPr>
      <w:proofErr w:type="spellStart"/>
      <w:r w:rsidRPr="00AB2970">
        <w:t>ReportRow</w:t>
      </w:r>
      <w:proofErr w:type="spellEnd"/>
      <w:ins w:id="2496" w:author="Molly McEvilley" w:date="2020-08-11T16:21:00Z">
        <w:r w:rsidR="00EB1C9F">
          <w:t xml:space="preserve"> and Value</w:t>
        </w:r>
      </w:ins>
      <w:del w:id="2497" w:author="Molly McEvilley" w:date="2020-08-11T16:21:00Z">
        <w:r w:rsidRPr="00AB2970" w:rsidDel="00EB1C9F">
          <w:delText>, Universe, and ProjectID</w:delText>
        </w:r>
      </w:del>
    </w:p>
    <w:p w14:paraId="4C396F73" w14:textId="24BB5BD3" w:rsidR="00EB1C9F" w:rsidRDefault="00D705D2" w:rsidP="00D705D2">
      <w:pPr>
        <w:rPr>
          <w:ins w:id="2498" w:author="Molly McEvilley" w:date="2020-08-11T17:45:00Z"/>
        </w:rPr>
      </w:pPr>
      <w:proofErr w:type="spellStart"/>
      <w:r>
        <w:rPr>
          <w:b/>
          <w:bCs/>
        </w:rPr>
        <w:t>ReportRow</w:t>
      </w:r>
      <w:proofErr w:type="spellEnd"/>
      <w:r>
        <w:t xml:space="preserve"> 62 counts</w:t>
      </w:r>
      <w:ins w:id="2499" w:author="Molly McEvilley" w:date="2020-08-11T14:56:00Z">
        <w:r w:rsidR="00EB1C9F">
          <w:t xml:space="preserve"> households </w:t>
        </w:r>
      </w:ins>
      <w:ins w:id="2500" w:author="Molly McEvilley" w:date="2020-08-11T16:05:00Z">
        <w:r w:rsidR="00EB1C9F">
          <w:t xml:space="preserve">that are active in </w:t>
        </w:r>
      </w:ins>
      <w:ins w:id="2501" w:author="Molly McEvilley" w:date="2020-08-11T16:13:00Z">
        <w:r w:rsidR="00EB1C9F">
          <w:t xml:space="preserve">a continuum </w:t>
        </w:r>
      </w:ins>
      <w:ins w:id="2502" w:author="Molly McEvilley" w:date="2020-08-11T16:15:00Z">
        <w:r w:rsidR="00EB1C9F">
          <w:t>ES/SH/TH</w:t>
        </w:r>
      </w:ins>
      <w:ins w:id="2503" w:author="Molly McEvilley" w:date="2020-08-11T16:16:00Z">
        <w:r w:rsidR="00EB1C9F">
          <w:t xml:space="preserve">/RRH/PSH </w:t>
        </w:r>
      </w:ins>
      <w:ins w:id="2504" w:author="Molly McEvilley" w:date="2020-08-11T16:13:00Z">
        <w:r w:rsidR="00EB1C9F">
          <w:t xml:space="preserve">project during </w:t>
        </w:r>
      </w:ins>
      <w:ins w:id="2505" w:author="Molly McEvilley" w:date="2020-08-11T16:05:00Z">
        <w:r w:rsidR="00EB1C9F">
          <w:t>the report period</w:t>
        </w:r>
      </w:ins>
      <w:ins w:id="2506" w:author="Molly McEvilley" w:date="2020-08-11T16:16:00Z">
        <w:r w:rsidR="00EB1C9F">
          <w:t xml:space="preserve"> </w:t>
        </w:r>
      </w:ins>
      <w:ins w:id="2507" w:author="Molly McEvilley" w:date="2020-08-11T16:17:00Z">
        <w:r w:rsidR="00EB1C9F">
          <w:t>and whose enrollment(s)</w:t>
        </w:r>
      </w:ins>
      <w:ins w:id="2508" w:author="Molly McEvilley" w:date="2020-08-11T16:05:00Z">
        <w:r w:rsidR="00EB1C9F">
          <w:t xml:space="preserve"> </w:t>
        </w:r>
      </w:ins>
      <w:ins w:id="2509" w:author="Molly McEvilley" w:date="2020-08-11T14:56:00Z">
        <w:r w:rsidR="00EB1C9F">
          <w:t>are not associated with any CoC</w:t>
        </w:r>
      </w:ins>
      <w:ins w:id="2510" w:author="Molly McEvilley" w:date="2020-08-11T16:21:00Z">
        <w:r w:rsidR="00EB1C9F">
          <w:t xml:space="preserve">. </w:t>
        </w:r>
      </w:ins>
    </w:p>
    <w:p w14:paraId="3A6A89C4" w14:textId="47C8BB1F" w:rsidR="00D705D2" w:rsidRDefault="00D705D2" w:rsidP="00D705D2">
      <w:pPr>
        <w:rPr>
          <w:ins w:id="2511" w:author="Molly McEvilley" w:date="2020-08-11T16:11:00Z"/>
        </w:rPr>
      </w:pPr>
      <w:del w:id="2512" w:author="Molly McEvilley" w:date="2020-08-11T14:57:00Z">
        <w:r w:rsidDel="00EB1C9F">
          <w:delText xml:space="preserve"> </w:delText>
        </w:r>
      </w:del>
      <w:del w:id="2513" w:author="Molly McEvilley" w:date="2020-08-11T16:12:00Z">
        <w:r w:rsidDel="00EB1C9F">
          <w:rPr>
            <w:i/>
            <w:iCs/>
          </w:rPr>
          <w:delText>HouseholdID</w:delText>
        </w:r>
        <w:r w:rsidDel="00EB1C9F">
          <w:delText xml:space="preserve">s </w:delText>
        </w:r>
      </w:del>
      <w:del w:id="2514" w:author="Molly McEvilley" w:date="2020-08-11T16:10:00Z">
        <w:r w:rsidDel="00EB1C9F">
          <w:delText xml:space="preserve">in continuum ES/SH/TH/RRH/PSH projects without </w:delText>
        </w:r>
      </w:del>
      <w:del w:id="2515" w:author="Molly McEvilley" w:date="2020-08-11T14:55:00Z">
        <w:r w:rsidDel="00EB1C9F">
          <w:delText xml:space="preserve">a </w:delText>
        </w:r>
      </w:del>
      <w:del w:id="2516" w:author="Molly McEvilley" w:date="2020-08-11T14:57:00Z">
        <w:r w:rsidDel="00EB1C9F">
          <w:delText xml:space="preserve">valid </w:delText>
        </w:r>
      </w:del>
      <w:del w:id="2517" w:author="Molly McEvilley" w:date="2020-08-11T16:10:00Z">
        <w:r w:rsidDel="00EB1C9F">
          <w:rPr>
            <w:i/>
            <w:iCs/>
          </w:rPr>
          <w:delText>EnrollmentCoC</w:delText>
        </w:r>
      </w:del>
      <w:del w:id="2518" w:author="Molly McEvilley" w:date="2020-08-11T14:50:00Z">
        <w:r w:rsidR="004873DC" w:rsidDel="00EB1C9F">
          <w:delText xml:space="preserve">. </w:delText>
        </w:r>
      </w:del>
    </w:p>
    <w:p w14:paraId="75764086" w14:textId="77777777" w:rsidR="00EB1C9F" w:rsidRDefault="00EB1C9F" w:rsidP="00EB1C9F">
      <w:pPr>
        <w:rPr>
          <w:ins w:id="2519" w:author="Molly McEvilley" w:date="2020-08-11T16:11:00Z"/>
        </w:rPr>
      </w:pPr>
      <w:ins w:id="2520" w:author="Molly McEvilley" w:date="2020-08-11T16:11:00Z">
        <w:r>
          <w:rPr>
            <w:b/>
            <w:bCs/>
          </w:rPr>
          <w:t>Value</w:t>
        </w:r>
        <w:r>
          <w:t xml:space="preserve"> = a count of distinct </w:t>
        </w:r>
        <w:r>
          <w:rPr>
            <w:i/>
            <w:iCs/>
          </w:rPr>
          <w:t>HouseholdID</w:t>
        </w:r>
        <w:r>
          <w:t>s in hmis_Enrollment where:</w:t>
        </w:r>
      </w:ins>
    </w:p>
    <w:p w14:paraId="549656E7" w14:textId="38BE4DED" w:rsidR="00EB1C9F" w:rsidRDefault="00EB1C9F" w:rsidP="00EB1C9F">
      <w:pPr>
        <w:pStyle w:val="ListParagraph"/>
        <w:numPr>
          <w:ilvl w:val="0"/>
          <w:numId w:val="39"/>
        </w:numPr>
        <w:rPr>
          <w:ins w:id="2521" w:author="Molly McEvilley" w:date="2020-08-11T16:31:00Z"/>
          <w:rFonts w:ascii="Calibri" w:hAnsi="Calibri" w:cs="Calibri"/>
        </w:rPr>
      </w:pPr>
      <w:ins w:id="2522" w:author="Molly McEvilley" w:date="2020-08-11T16:11:00Z">
        <w:r>
          <w:rPr>
            <w:rFonts w:ascii="Calibri" w:hAnsi="Calibri" w:cs="Calibri"/>
            <w:i/>
            <w:iCs/>
          </w:rPr>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w:t>
        </w:r>
      </w:ins>
      <w:ins w:id="2523" w:author="Molly McEvilley" w:date="2020-08-11T16:31:00Z">
        <w:r>
          <w:rPr>
            <w:rFonts w:ascii="Calibri" w:hAnsi="Calibri" w:cs="Calibri"/>
          </w:rPr>
          <w:t>; and</w:t>
        </w:r>
      </w:ins>
    </w:p>
    <w:p w14:paraId="2690D06F" w14:textId="460A8EC3" w:rsidR="00EB1C9F" w:rsidRDefault="00EB1C9F" w:rsidP="00EB1C9F">
      <w:pPr>
        <w:pStyle w:val="ListParagraph"/>
        <w:numPr>
          <w:ilvl w:val="0"/>
          <w:numId w:val="39"/>
        </w:numPr>
        <w:rPr>
          <w:ins w:id="2524" w:author="Molly McEvilley" w:date="2020-08-11T16:11:00Z"/>
          <w:rFonts w:ascii="Calibri" w:hAnsi="Calibri" w:cs="Calibri"/>
        </w:rPr>
      </w:pPr>
      <w:ins w:id="2525" w:author="Molly McEvilley" w:date="2020-08-11T16:11:00Z">
        <w:r>
          <w:rPr>
            <w:rFonts w:ascii="Calibri" w:hAnsi="Calibri" w:cs="Calibri"/>
            <w:i/>
            <w:iCs/>
          </w:rPr>
          <w:t>EntryDate</w:t>
        </w:r>
        <w:r>
          <w:rPr>
            <w:rFonts w:ascii="Calibri" w:hAnsi="Calibri" w:cs="Calibri"/>
          </w:rPr>
          <w:t xml:space="preserve"> &lt;= </w:t>
        </w:r>
      </w:ins>
      <w:ins w:id="2526" w:author="Molly McEvilley" w:date="2020-03-30T05:05:00Z">
        <w:r w:rsidRPr="00EB1C9F">
          <w:rPr>
            <w:rFonts w:ascii="Calibri" w:hAnsi="Calibri"/>
            <w:u w:val="single"/>
          </w:rPr>
          <w:t>ReportEnd</w:t>
        </w:r>
      </w:ins>
      <w:ins w:id="2527" w:author="Molly McEvilley" w:date="2020-08-11T16:31:00Z">
        <w:r>
          <w:rPr>
            <w:rFonts w:ascii="Calibri" w:hAnsi="Calibri" w:cs="Calibri"/>
            <w:u w:val="single"/>
          </w:rPr>
          <w:t>; and</w:t>
        </w:r>
      </w:ins>
    </w:p>
    <w:p w14:paraId="1C98F71C" w14:textId="3C4C2EEC" w:rsidR="00EB1C9F" w:rsidRDefault="00EB1C9F" w:rsidP="00EB1C9F">
      <w:pPr>
        <w:pStyle w:val="ListParagraph"/>
        <w:numPr>
          <w:ilvl w:val="0"/>
          <w:numId w:val="39"/>
        </w:numPr>
        <w:rPr>
          <w:ins w:id="2528" w:author="Molly McEvilley" w:date="2020-08-11T16:11:00Z"/>
          <w:rFonts w:ascii="Calibri" w:hAnsi="Calibri" w:cs="Calibri"/>
          <w:u w:val="single"/>
        </w:rPr>
      </w:pPr>
      <w:proofErr w:type="spellStart"/>
      <w:ins w:id="2529" w:author="Molly McEvilley" w:date="2020-08-11T16:31:00Z">
        <w:r>
          <w:rPr>
            <w:rFonts w:ascii="Calibri" w:hAnsi="Calibri" w:cs="Calibri"/>
          </w:rPr>
          <w:t>hmis_</w:t>
        </w:r>
      </w:ins>
      <w:ins w:id="2530"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is NULL or </w:t>
        </w:r>
      </w:ins>
    </w:p>
    <w:p w14:paraId="334CBD45" w14:textId="77777777" w:rsidR="00EB1C9F" w:rsidRDefault="00EB1C9F" w:rsidP="00EB1C9F">
      <w:pPr>
        <w:pStyle w:val="ListParagraph"/>
        <w:numPr>
          <w:ilvl w:val="1"/>
          <w:numId w:val="39"/>
        </w:numPr>
        <w:rPr>
          <w:ins w:id="2531" w:author="Molly McEvilley" w:date="2020-08-11T16:11:00Z"/>
          <w:rFonts w:ascii="Calibri" w:hAnsi="Calibri" w:cs="Calibri"/>
          <w:u w:val="single"/>
        </w:rPr>
      </w:pPr>
      <w:proofErr w:type="spellStart"/>
      <w:ins w:id="2532"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ins>
    </w:p>
    <w:p w14:paraId="2205E094" w14:textId="77777777" w:rsidR="00EB1C9F" w:rsidRDefault="00EB1C9F" w:rsidP="00EB1C9F">
      <w:pPr>
        <w:pStyle w:val="ListParagraph"/>
        <w:numPr>
          <w:ilvl w:val="1"/>
          <w:numId w:val="39"/>
        </w:numPr>
        <w:rPr>
          <w:ins w:id="2533" w:author="Molly McEvilley" w:date="2020-08-11T16:11:00Z"/>
          <w:rFonts w:ascii="Calibri" w:hAnsi="Calibri" w:cs="Calibri"/>
          <w:u w:val="single"/>
        </w:rPr>
      </w:pPr>
      <w:proofErr w:type="spellStart"/>
      <w:ins w:id="2534" w:author="Molly McEvilley" w:date="2020-08-11T16:11:00Z">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ins>
    </w:p>
    <w:p w14:paraId="08989EFC" w14:textId="5C145C76" w:rsidR="00EB1C9F" w:rsidRPr="00EB1C9F" w:rsidRDefault="00EB1C9F" w:rsidP="00EB1C9F">
      <w:pPr>
        <w:pStyle w:val="ListParagraph"/>
        <w:numPr>
          <w:ilvl w:val="0"/>
          <w:numId w:val="39"/>
        </w:numPr>
        <w:rPr>
          <w:ins w:id="2535" w:author="Molly McEvilley" w:date="2020-08-11T16:19:00Z"/>
          <w:rFonts w:ascii="Calibri" w:hAnsi="Calibri" w:cs="Calibri"/>
          <w:u w:val="single"/>
        </w:rPr>
      </w:pPr>
      <w:ins w:id="2536" w:author="Molly McEvilley" w:date="2020-08-11T16:11:00Z">
        <w:r>
          <w:rPr>
            <w:rFonts w:ascii="Calibri" w:hAnsi="Calibri" w:cs="Calibri"/>
          </w:rPr>
          <w:t xml:space="preserve">There is no </w:t>
        </w:r>
      </w:ins>
      <w:ins w:id="2537" w:author="Molly McEvilley" w:date="2020-08-13T05:07:00Z">
        <w:r>
          <w:rPr>
            <w:rFonts w:ascii="Calibri" w:hAnsi="Calibri" w:cs="Calibri"/>
          </w:rPr>
          <w:t>hmis_</w:t>
        </w:r>
      </w:ins>
      <w:ins w:id="2538" w:author="Molly McEvilley" w:date="2020-08-11T16:11:00Z">
        <w:r>
          <w:rPr>
            <w:rFonts w:ascii="Calibri" w:hAnsi="Calibri" w:cs="Calibri"/>
          </w:rPr>
          <w:t xml:space="preserve">EnrollmentCoC record </w:t>
        </w:r>
      </w:ins>
      <w:ins w:id="2539" w:author="Molly McEvilley" w:date="2020-08-11T16:19:00Z">
        <w:r>
          <w:rPr>
            <w:rFonts w:ascii="Calibri" w:hAnsi="Calibri" w:cs="Calibri"/>
          </w:rPr>
          <w:t>where:</w:t>
        </w:r>
      </w:ins>
    </w:p>
    <w:p w14:paraId="638A4760" w14:textId="0635C2EB" w:rsidR="00EB1C9F" w:rsidRPr="00EB1C9F" w:rsidRDefault="00EB1C9F" w:rsidP="00EB1C9F">
      <w:pPr>
        <w:pStyle w:val="ListParagraph"/>
        <w:numPr>
          <w:ilvl w:val="1"/>
          <w:numId w:val="39"/>
        </w:numPr>
        <w:rPr>
          <w:ins w:id="2540" w:author="Molly McEvilley" w:date="2020-08-11T16:19:00Z"/>
          <w:rFonts w:ascii="Calibri" w:hAnsi="Calibri" w:cs="Calibri"/>
          <w:u w:val="single"/>
        </w:rPr>
      </w:pPr>
      <w:ins w:id="2541" w:author="Molly McEvilley" w:date="2020-08-11T16:19:00Z">
        <w:r w:rsidRPr="00EB1C9F">
          <w:rPr>
            <w:rFonts w:ascii="Calibri" w:hAnsi="Calibri" w:cs="Calibri"/>
            <w:i/>
            <w:iCs/>
          </w:rPr>
          <w:t>CoCCode</w:t>
        </w:r>
        <w:r>
          <w:rPr>
            <w:rFonts w:ascii="Calibri" w:hAnsi="Calibri" w:cs="Calibri"/>
          </w:rPr>
          <w:t xml:space="preserve"> is not NULL</w:t>
        </w:r>
      </w:ins>
      <w:ins w:id="2542" w:author="Molly McEvilley" w:date="2020-08-11T16:20:00Z">
        <w:r>
          <w:rPr>
            <w:rFonts w:ascii="Calibri" w:hAnsi="Calibri" w:cs="Calibri"/>
          </w:rPr>
          <w:t>; and</w:t>
        </w:r>
      </w:ins>
    </w:p>
    <w:p w14:paraId="3D0CA3FD" w14:textId="77777777" w:rsidR="00EB1C9F" w:rsidRPr="00EB1C9F" w:rsidRDefault="00EB1C9F" w:rsidP="00EB1C9F">
      <w:pPr>
        <w:pStyle w:val="ListParagraph"/>
        <w:numPr>
          <w:ilvl w:val="1"/>
          <w:numId w:val="39"/>
        </w:numPr>
        <w:rPr>
          <w:ins w:id="2543" w:author="Molly McEvilley" w:date="2020-08-11T16:20:00Z"/>
          <w:rFonts w:ascii="Calibri" w:hAnsi="Calibri" w:cs="Calibri"/>
          <w:u w:val="single"/>
        </w:rPr>
      </w:pPr>
      <w:ins w:id="2544" w:author="Molly McEvilley" w:date="2020-08-11T16:19:00Z">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Pr>
            <w:rFonts w:ascii="Calibri" w:hAnsi="Calibri" w:cs="Calibri"/>
          </w:rPr>
          <w:t xml:space="preserve">; </w:t>
        </w:r>
      </w:ins>
      <w:ins w:id="2545" w:author="Molly McEvilley" w:date="2020-08-11T16:20:00Z">
        <w:r>
          <w:rPr>
            <w:rFonts w:ascii="Calibri" w:hAnsi="Calibri" w:cs="Calibri"/>
          </w:rPr>
          <w:t xml:space="preserve">and </w:t>
        </w:r>
      </w:ins>
    </w:p>
    <w:p w14:paraId="56853F71" w14:textId="5B317A1E" w:rsidR="00EB1C9F" w:rsidRPr="00EB1C9F" w:rsidRDefault="00EB1C9F" w:rsidP="00EB1C9F">
      <w:pPr>
        <w:pStyle w:val="ListParagraph"/>
        <w:numPr>
          <w:ilvl w:val="1"/>
          <w:numId w:val="39"/>
        </w:numPr>
        <w:rPr>
          <w:ins w:id="2546" w:author="Molly McEvilley" w:date="2020-08-11T16:30:00Z"/>
          <w:rFonts w:ascii="Calibri" w:hAnsi="Calibri" w:cs="Calibri"/>
          <w:u w:val="single"/>
        </w:rPr>
      </w:pPr>
      <w:ins w:id="2547" w:author="Molly McEvilley" w:date="2020-08-11T16:11:00Z">
        <w:r>
          <w:rPr>
            <w:rFonts w:ascii="Calibri" w:hAnsi="Calibri" w:cs="Calibri"/>
            <w:i/>
            <w:iCs/>
          </w:rPr>
          <w:t>InformationDate</w:t>
        </w:r>
        <w:r>
          <w:rPr>
            <w:rFonts w:ascii="Calibri" w:hAnsi="Calibri" w:cs="Calibri"/>
          </w:rPr>
          <w:t xml:space="preserve"> &lt;= </w:t>
        </w:r>
        <w:r>
          <w:rPr>
            <w:rFonts w:ascii="Calibri" w:hAnsi="Calibri" w:cs="Calibri"/>
            <w:u w:val="single"/>
          </w:rPr>
          <w:t>ReportEnd</w:t>
        </w:r>
        <w:r>
          <w:rPr>
            <w:rFonts w:ascii="Calibri" w:hAnsi="Calibri" w:cs="Calibri"/>
          </w:rPr>
          <w:t xml:space="preserve"> </w:t>
        </w:r>
      </w:ins>
    </w:p>
    <w:p w14:paraId="0586F2FB" w14:textId="0E7CEAD0" w:rsidR="00EB1C9F" w:rsidRDefault="00EB1C9F" w:rsidP="00EB1C9F">
      <w:pPr>
        <w:pStyle w:val="Heading3"/>
        <w:rPr>
          <w:ins w:id="2548" w:author="Molly McEvilley" w:date="2020-08-11T16:14:00Z"/>
        </w:rPr>
      </w:pPr>
      <w:ins w:id="2549" w:author="Molly McEvilley" w:date="2020-08-11T16:14:00Z">
        <w:r w:rsidRPr="00AB2970">
          <w:lastRenderedPageBreak/>
          <w:t>Universe and ProjectID</w:t>
        </w:r>
      </w:ins>
    </w:p>
    <w:p w14:paraId="2433E6E4" w14:textId="77777777" w:rsidR="00D705D2" w:rsidRDefault="00D705D2" w:rsidP="00D705D2">
      <w:r>
        <w:t xml:space="preserve">The </w:t>
      </w:r>
      <w:r>
        <w:rPr>
          <w:b/>
          <w:bCs/>
        </w:rPr>
        <w:t>Universe</w:t>
      </w:r>
      <w:r>
        <w:t xml:space="preserve"> for project-level counts is 10.</w:t>
      </w:r>
    </w:p>
    <w:p w14:paraId="762D85A0" w14:textId="7D61E611" w:rsidR="00D705D2" w:rsidRDefault="00D705D2" w:rsidP="00D705D2">
      <w:r>
        <w:t xml:space="preserve">These counts are grouped by </w:t>
      </w:r>
      <w:r w:rsidRPr="00EB1C9F">
        <w:rPr>
          <w:b/>
          <w:bCs/>
        </w:rPr>
        <w:t>ProjectID</w:t>
      </w:r>
      <w:del w:id="2550" w:author="Molly McEvilley" w:date="2020-08-27T12:44:00Z">
        <w:r w:rsidDel="00050704">
          <w:delText xml:space="preserve">; they are limited to </w:delText>
        </w:r>
        <w:r w:rsidRPr="00EB1C9F" w:rsidDel="00050704">
          <w:rPr>
            <w:b/>
            <w:bCs/>
          </w:rPr>
          <w:delText>ProjectID</w:delText>
        </w:r>
        <w:r w:rsidDel="00050704">
          <w:delText xml:space="preserve">s </w:delText>
        </w:r>
      </w:del>
      <w:del w:id="2551" w:author="Molly McEvilley" w:date="2020-08-11T15:08:00Z">
        <w:r w:rsidDel="00EB1C9F">
          <w:delText xml:space="preserve">listed </w:delText>
        </w:r>
      </w:del>
      <w:del w:id="2552" w:author="Molly McEvilley" w:date="2020-08-27T12:44:00Z">
        <w:r w:rsidDel="00050704">
          <w:delText>in Project.csv</w:delText>
        </w:r>
        <w:r w:rsidR="004873DC" w:rsidDel="00050704">
          <w:delText>.</w:delText>
        </w:r>
      </w:del>
      <w:ins w:id="2553" w:author="Molly McEvilley" w:date="2020-08-28T05:51:00Z">
        <w:r w:rsidR="00A47288">
          <w:t xml:space="preserve"> and limited to </w:t>
        </w:r>
        <w:proofErr w:type="spellStart"/>
        <w:r w:rsidR="00A47288" w:rsidRPr="00E028AF">
          <w:rPr>
            <w:b/>
            <w:bCs/>
            <w:rPrChange w:id="2554" w:author="Molly McEvilley" w:date="2020-08-28T05:51:00Z">
              <w:rPr/>
            </w:rPrChange>
          </w:rPr>
          <w:t>ProjectID</w:t>
        </w:r>
        <w:r w:rsidR="00A47288">
          <w:t>s</w:t>
        </w:r>
        <w:proofErr w:type="spellEnd"/>
        <w:r w:rsidR="00A47288">
          <w:t xml:space="preserve"> included in Project.csv.</w:t>
        </w:r>
      </w:ins>
      <w:del w:id="2555" w:author="Molly McEvilley" w:date="2020-08-28T05:51:00Z">
        <w:r w:rsidR="004873DC" w:rsidDel="00A47288">
          <w:delText xml:space="preserve"> </w:delText>
        </w:r>
      </w:del>
    </w:p>
    <w:p w14:paraId="4B6C524C" w14:textId="77777777" w:rsidR="00D705D2" w:rsidRDefault="00D705D2" w:rsidP="0088191A">
      <w:pPr>
        <w:pStyle w:val="Heading3"/>
      </w:pPr>
      <w:r w:rsidRPr="00AB2970">
        <w:t>Cohort</w:t>
      </w:r>
    </w:p>
    <w:p w14:paraId="1581892A" w14:textId="77777777" w:rsidR="00EB1C9F" w:rsidRDefault="00D705D2" w:rsidP="00EB1C9F">
      <w:pPr>
        <w:rPr>
          <w:ins w:id="2556" w:author="Molly McEvilley" w:date="2020-08-11T16:23:00Z"/>
        </w:rPr>
      </w:pPr>
      <w:r>
        <w:rPr>
          <w:b/>
          <w:bCs/>
        </w:rPr>
        <w:t>Cohort</w:t>
      </w:r>
      <w:r>
        <w:t xml:space="preserve"> = 1 for these counts – they are limited to household enrollments active in the report period</w:t>
      </w:r>
      <w:ins w:id="2557" w:author="Molly McEvilley" w:date="2020-08-11T16:23:00Z">
        <w:r w:rsidR="00EB1C9F">
          <w:t>.</w:t>
        </w:r>
      </w:ins>
    </w:p>
    <w:p w14:paraId="159DFB2A" w14:textId="2E51059D" w:rsidR="00D705D2" w:rsidDel="000C17CC" w:rsidRDefault="00EB1C9F" w:rsidP="00DD1639">
      <w:pPr>
        <w:rPr>
          <w:del w:id="2558" w:author="Molly McEvilley" w:date="2020-08-11T15:27:00Z"/>
        </w:rPr>
      </w:pPr>
      <w:ins w:id="2559" w:author="Molly McEvilley" w:date="2020-08-11T16:23:00Z">
        <w:r>
          <w:t>In this case, the cohort</w:t>
        </w:r>
      </w:ins>
      <w:ins w:id="2560" w:author="Molly McEvilley" w:date="2020-08-11T16:26:00Z">
        <w:r>
          <w:t xml:space="preserve"> only indicate</w:t>
        </w:r>
      </w:ins>
      <w:ins w:id="2561" w:author="Molly McEvilley" w:date="2020-08-11T16:24:00Z">
        <w:r>
          <w:t>s only that the household was active during the report period.</w:t>
        </w:r>
      </w:ins>
      <w:r w:rsidR="005A642F">
        <w:t xml:space="preserve"> </w:t>
      </w:r>
      <w:ins w:id="2562" w:author="Molly McEvilley" w:date="2020-08-11T16:24:00Z">
        <w:r>
          <w:t xml:space="preserve">The counts </w:t>
        </w:r>
      </w:ins>
      <w:del w:id="2563" w:author="Molly McEvilley" w:date="2020-08-11T14:51:00Z">
        <w:r w:rsidR="004873DC" w:rsidDel="00EB1C9F">
          <w:delText xml:space="preserve">. </w:delText>
        </w:r>
        <w:r w:rsidR="00D705D2" w:rsidDel="00EB1C9F">
          <w:delText xml:space="preserve">However, </w:delText>
        </w:r>
      </w:del>
      <w:del w:id="2564" w:author="Molly McEvilley" w:date="2020-08-11T15:03:00Z">
        <w:r w:rsidR="00D705D2" w:rsidDel="00EB1C9F">
          <w:delText xml:space="preserve">they </w:delText>
        </w:r>
      </w:del>
      <w:r w:rsidR="00D705D2">
        <w:t xml:space="preserve">do not include any </w:t>
      </w:r>
      <w:r w:rsidR="00D705D2" w:rsidRPr="003C4035">
        <w:rPr>
          <w:b/>
          <w:bCs/>
        </w:rPr>
        <w:t>HouseholdID</w:t>
      </w:r>
      <w:r w:rsidR="00D705D2">
        <w:t xml:space="preserve"> in </w:t>
      </w:r>
      <w:proofErr w:type="spellStart"/>
      <w:ins w:id="2565" w:author="Molly McEvilley" w:date="2020-08-11T16:27:00Z">
        <w:r>
          <w:t>tlsa_HHID</w:t>
        </w:r>
        <w:proofErr w:type="spellEnd"/>
        <w:r>
          <w:t xml:space="preserve"> or </w:t>
        </w:r>
      </w:ins>
      <w:proofErr w:type="spellStart"/>
      <w:r w:rsidR="003C4035">
        <w:t>tlsa</w:t>
      </w:r>
      <w:r w:rsidR="00D705D2">
        <w:t>_Enrollment</w:t>
      </w:r>
      <w:proofErr w:type="spellEnd"/>
      <w:r w:rsidR="00D705D2">
        <w:t xml:space="preserve"> </w:t>
      </w:r>
      <w:ins w:id="2566" w:author="Molly McEvilley" w:date="2020-08-11T16:28:00Z">
        <w:r>
          <w:t xml:space="preserve">and none of the criteria associated with identifying active households and enrollments in other sections </w:t>
        </w:r>
      </w:ins>
      <w:ins w:id="2567" w:author="Molly McEvilley" w:date="2020-08-11T16:29:00Z">
        <w:r>
          <w:t xml:space="preserve">apply – e.g., the count of records where </w:t>
        </w:r>
        <w:r w:rsidRPr="00EB1C9F">
          <w:rPr>
            <w:i/>
            <w:iCs/>
          </w:rPr>
          <w:t>RelationshipToHoH</w:t>
        </w:r>
        <w:r>
          <w:t xml:space="preserve"> = 1 is irrelevant</w:t>
        </w:r>
      </w:ins>
      <w:ins w:id="2568" w:author="Molly McEvilley" w:date="2020-08-13T05:06:00Z">
        <w:r>
          <w:t>.</w:t>
        </w:r>
      </w:ins>
      <w:ins w:id="2569" w:author="Molly McEvilley" w:date="2020-08-11T16:29:00Z">
        <w:r>
          <w:t xml:space="preserve"> </w:t>
        </w:r>
      </w:ins>
      <w:del w:id="2570" w:author="Molly McEvilley" w:date="2020-08-11T16:28:00Z">
        <w:r w:rsidR="00D705D2" w:rsidDel="00EB1C9F">
          <w:delText xml:space="preserve">– </w:delText>
        </w:r>
      </w:del>
      <w:del w:id="2571" w:author="Molly McEvilley" w:date="2020-08-11T15:07:00Z">
        <w:r w:rsidR="00D705D2" w:rsidDel="00EB1C9F">
          <w:delText xml:space="preserve">they are counting enrollments that may have been excluded from the LSA erroneously because of missing </w:delText>
        </w:r>
      </w:del>
      <w:del w:id="2572" w:author="Molly McEvilley" w:date="2020-08-11T16:17:00Z">
        <w:r w:rsidR="00D705D2" w:rsidDel="00EB1C9F">
          <w:rPr>
            <w:i/>
            <w:iCs/>
          </w:rPr>
          <w:delText>3.16 Client Location</w:delText>
        </w:r>
        <w:r w:rsidR="00D705D2" w:rsidDel="00EB1C9F">
          <w:delText xml:space="preserve"> </w:delText>
        </w:r>
      </w:del>
      <w:del w:id="2573" w:author="Molly McEvilley" w:date="2020-08-11T15:07:00Z">
        <w:r w:rsidR="00D705D2" w:rsidDel="00EB1C9F">
          <w:delText>data</w:delText>
        </w:r>
        <w:r w:rsidR="004873DC" w:rsidDel="00EB1C9F">
          <w:delText xml:space="preserve">. </w:delText>
        </w:r>
      </w:del>
    </w:p>
    <w:p w14:paraId="75512F40" w14:textId="77777777" w:rsidR="000C17CC" w:rsidRDefault="000C17CC" w:rsidP="007002AF">
      <w:pPr>
        <w:rPr>
          <w:ins w:id="2574" w:author="Molly McEvilley" w:date="2020-08-20T08:05:00Z"/>
        </w:rPr>
      </w:pPr>
    </w:p>
    <w:p w14:paraId="68B92DA8" w14:textId="77777777" w:rsidR="00D705D2" w:rsidRDefault="00D705D2">
      <w:pPr>
        <w:pStyle w:val="Heading3"/>
      </w:pPr>
      <w:r w:rsidRPr="00AB2970">
        <w:t>Household Type and Value</w:t>
      </w:r>
    </w:p>
    <w:p w14:paraId="2319771A" w14:textId="5C54BF9A" w:rsidR="00D705D2" w:rsidRDefault="00D705D2" w:rsidP="00D705D2">
      <w:pPr>
        <w:rPr>
          <w:ins w:id="2575" w:author="Molly McEvilley" w:date="2020-08-20T08:11:00Z"/>
        </w:rPr>
      </w:pPr>
      <w:r>
        <w:t xml:space="preserve">The counts are grouped </w:t>
      </w:r>
      <w:r w:rsidRPr="003C4035">
        <w:t>by</w:t>
      </w:r>
      <w:r w:rsidR="003C4035" w:rsidRPr="003C4035">
        <w:t xml:space="preserve"> household type, calculated based on the active age (as of the later of their of their</w:t>
      </w:r>
      <w:r w:rsidR="003C4035">
        <w:t xml:space="preserve"> own </w:t>
      </w:r>
      <w:r w:rsidR="003C4035">
        <w:rPr>
          <w:i/>
          <w:iCs/>
        </w:rPr>
        <w:t>EntryDate</w:t>
      </w:r>
      <w:r w:rsidR="003C4035">
        <w:t xml:space="preserve"> or </w:t>
      </w:r>
      <w:r w:rsidR="003C4035">
        <w:rPr>
          <w:u w:val="single"/>
        </w:rPr>
        <w:t>ReportStart</w:t>
      </w:r>
      <w:r w:rsidR="003C4035" w:rsidRPr="003C4035">
        <w:t>) of</w:t>
      </w:r>
      <w:r w:rsidR="003C4035">
        <w:rPr>
          <w:b/>
          <w:bCs/>
        </w:rPr>
        <w:t xml:space="preserve"> </w:t>
      </w:r>
      <w:r w:rsidR="003C4035" w:rsidRPr="003C4035">
        <w:t xml:space="preserve">all household members with </w:t>
      </w:r>
      <w:r w:rsidRPr="003C4035">
        <w:t>the</w:t>
      </w:r>
      <w:r>
        <w:t xml:space="preserve"> same </w:t>
      </w:r>
      <w:r>
        <w:rPr>
          <w:i/>
          <w:iCs/>
        </w:rPr>
        <w:t>HouseholdID</w:t>
      </w:r>
      <w:r>
        <w:t xml:space="preserve"> </w:t>
      </w:r>
      <w:r w:rsidR="003C4035">
        <w:t>and</w:t>
      </w:r>
      <w:r>
        <w:t xml:space="preserve"> enrollments active in the report period</w:t>
      </w:r>
      <w:r w:rsidR="003C4035">
        <w:t xml:space="preserve"> (see </w:t>
      </w:r>
      <w:del w:id="2576" w:author="Molly McEvilley" w:date="2020-08-20T08:06:00Z">
        <w:r w:rsidR="003C4035" w:rsidDel="000C17CC">
          <w:delText>3</w:delText>
        </w:r>
      </w:del>
      <w:ins w:id="2577" w:author="Molly McEvilley" w:date="2020-08-20T08:05:00Z">
        <w:r w:rsidR="000C17CC">
          <w:fldChar w:fldCharType="begin"/>
        </w:r>
      </w:ins>
      <w:ins w:id="2578" w:author="Molly McEvilley" w:date="2020-08-20T08:06:00Z">
        <w:r w:rsidR="000C17CC">
          <w:instrText>HYPERLINK  \l "_Toc31197113"</w:instrText>
        </w:r>
      </w:ins>
      <w:ins w:id="2579" w:author="Molly McEvilley" w:date="2020-08-20T08:05:00Z">
        <w:r w:rsidR="000C17CC">
          <w:fldChar w:fldCharType="separate"/>
        </w:r>
      </w:ins>
      <w:ins w:id="2580" w:author="Molly McEvilley" w:date="2020-08-20T08:06:00Z">
        <w:r w:rsidR="000C17CC">
          <w:rPr>
            <w:rStyle w:val="Hyperlink"/>
          </w:rPr>
          <w:t>3.5 Enrollment Ages</w:t>
        </w:r>
      </w:ins>
      <w:ins w:id="2581" w:author="Molly McEvilley" w:date="2020-08-20T08:05:00Z">
        <w:r w:rsidR="000C17CC">
          <w:fldChar w:fldCharType="end"/>
        </w:r>
      </w:ins>
      <w:r w:rsidR="003C4035">
        <w:t xml:space="preserve"> and </w:t>
      </w:r>
      <w:ins w:id="2582" w:author="Molly McEvilley" w:date="2020-08-20T08:06:00Z">
        <w:r w:rsidR="000C17CC">
          <w:fldChar w:fldCharType="begin"/>
        </w:r>
        <w:r w:rsidR="000C17CC">
          <w:instrText xml:space="preserve"> HYPERLINK  \l "_Household_Types_(tlsa_HHID)" </w:instrText>
        </w:r>
        <w:r w:rsidR="000C17CC">
          <w:fldChar w:fldCharType="separate"/>
        </w:r>
        <w:r w:rsidR="003C4035" w:rsidRPr="000C17CC">
          <w:rPr>
            <w:rStyle w:val="Hyperlink"/>
          </w:rPr>
          <w:t>3.6 Household Types</w:t>
        </w:r>
        <w:r w:rsidR="000C17CC">
          <w:fldChar w:fldCharType="end"/>
        </w:r>
      </w:ins>
      <w:r w:rsidR="003C4035">
        <w:t>)</w:t>
      </w:r>
      <w:r w:rsidR="004873DC">
        <w:t xml:space="preserve">. </w:t>
      </w:r>
    </w:p>
    <w:p w14:paraId="602EDB72" w14:textId="77777777" w:rsidR="00E5055B" w:rsidRPr="000418B1" w:rsidRDefault="00E5055B" w:rsidP="00E5055B">
      <w:pPr>
        <w:rPr>
          <w:ins w:id="2583" w:author="Molly McEvilley" w:date="2020-08-20T08:11:00Z"/>
        </w:rPr>
      </w:pPr>
      <w:ins w:id="2584" w:author="Molly McEvilley" w:date="2020-08-20T08:11:00Z">
        <w:r w:rsidRPr="000418B1">
          <w:t xml:space="preserve">Records are only included when the count is greater than zero.  </w:t>
        </w:r>
      </w:ins>
    </w:p>
    <w:p w14:paraId="3A47665D" w14:textId="00A58035" w:rsidR="00E5055B" w:rsidDel="00E5055B" w:rsidRDefault="00E5055B" w:rsidP="00D705D2">
      <w:pPr>
        <w:rPr>
          <w:del w:id="2585" w:author="Molly McEvilley" w:date="2020-08-20T08:11:00Z"/>
        </w:rPr>
      </w:pPr>
    </w:p>
    <w:p w14:paraId="22FAD798" w14:textId="444DBCB3" w:rsidR="00D705D2" w:rsidDel="00EB1C9F" w:rsidRDefault="00D705D2" w:rsidP="00D705D2">
      <w:pPr>
        <w:rPr>
          <w:del w:id="2586" w:author="Molly McEvilley" w:date="2020-08-11T16:11:00Z"/>
        </w:rPr>
      </w:pPr>
      <w:del w:id="2587" w:author="Molly McEvilley" w:date="2020-08-11T16:11:00Z">
        <w:r w:rsidDel="00EB1C9F">
          <w:rPr>
            <w:b/>
            <w:bCs/>
          </w:rPr>
          <w:delText>Value</w:delText>
        </w:r>
        <w:r w:rsidDel="00EB1C9F">
          <w:delText xml:space="preserve"> = a count of distinct </w:delText>
        </w:r>
        <w:r w:rsidDel="00EB1C9F">
          <w:rPr>
            <w:i/>
            <w:iCs/>
          </w:rPr>
          <w:delText>HouseholdID</w:delText>
        </w:r>
        <w:r w:rsidDel="00EB1C9F">
          <w:delText>s in hmis_Enrollment where:</w:delText>
        </w:r>
      </w:del>
    </w:p>
    <w:p w14:paraId="0C2DB013" w14:textId="3BB4A23D" w:rsidR="00D705D2" w:rsidDel="00EB1C9F" w:rsidRDefault="00D705D2" w:rsidP="00E32D42">
      <w:pPr>
        <w:pStyle w:val="ListParagraph"/>
        <w:numPr>
          <w:ilvl w:val="0"/>
          <w:numId w:val="39"/>
        </w:numPr>
        <w:rPr>
          <w:del w:id="2588" w:author="Molly McEvilley" w:date="2020-08-11T16:11:00Z"/>
          <w:rFonts w:ascii="Calibri" w:hAnsi="Calibri" w:cs="Calibri"/>
        </w:rPr>
      </w:pPr>
      <w:del w:id="2589" w:author="Molly McEvilley" w:date="2020-08-11T16:11:00Z">
        <w:r w:rsidDel="00EB1C9F">
          <w:rPr>
            <w:rFonts w:ascii="Calibri" w:hAnsi="Calibri" w:cs="Calibri"/>
            <w:i/>
            <w:iCs/>
          </w:rPr>
          <w:delText>ProjectID</w:delText>
        </w:r>
        <w:r w:rsidDel="00EB1C9F">
          <w:rPr>
            <w:rFonts w:ascii="Calibri" w:hAnsi="Calibri" w:cs="Calibri"/>
          </w:rPr>
          <w:delText xml:space="preserve"> </w:delText>
        </w:r>
        <w:r w:rsidR="003C4035" w:rsidDel="00EB1C9F">
          <w:rPr>
            <w:rFonts w:ascii="Calibri" w:hAnsi="Calibri" w:cs="Calibri"/>
          </w:rPr>
          <w:delText>= lsa_Project.</w:delText>
        </w:r>
        <w:r w:rsidR="003C4035" w:rsidRPr="003C4035" w:rsidDel="00EB1C9F">
          <w:rPr>
            <w:rFonts w:ascii="Calibri" w:hAnsi="Calibri" w:cs="Calibri"/>
            <w:b/>
            <w:bCs/>
          </w:rPr>
          <w:delText>ProjectID</w:delText>
        </w:r>
        <w:r w:rsidR="003C4035" w:rsidDel="00EB1C9F">
          <w:rPr>
            <w:rFonts w:ascii="Calibri" w:hAnsi="Calibri" w:cs="Calibri"/>
          </w:rPr>
          <w:delText xml:space="preserve"> and </w:delText>
        </w:r>
        <w:r w:rsidDel="00EB1C9F">
          <w:rPr>
            <w:rFonts w:ascii="Calibri" w:hAnsi="Calibri" w:cs="Calibri"/>
            <w:i/>
            <w:iCs/>
          </w:rPr>
          <w:delText>ProjectType</w:delText>
        </w:r>
        <w:r w:rsidDel="00EB1C9F">
          <w:rPr>
            <w:rFonts w:ascii="Calibri" w:hAnsi="Calibri" w:cs="Calibri"/>
          </w:rPr>
          <w:delText xml:space="preserve"> is not in (9,10):</w:delText>
        </w:r>
      </w:del>
    </w:p>
    <w:p w14:paraId="1B1641F0" w14:textId="777A2AA3" w:rsidR="00D705D2" w:rsidDel="00EB1C9F" w:rsidRDefault="00D705D2" w:rsidP="00E32D42">
      <w:pPr>
        <w:pStyle w:val="ListParagraph"/>
        <w:numPr>
          <w:ilvl w:val="0"/>
          <w:numId w:val="39"/>
        </w:numPr>
        <w:rPr>
          <w:del w:id="2590" w:author="Molly McEvilley" w:date="2020-08-11T16:11:00Z"/>
          <w:rFonts w:ascii="Calibri" w:hAnsi="Calibri" w:cs="Calibri"/>
        </w:rPr>
      </w:pPr>
      <w:del w:id="2591" w:author="Molly McEvilley" w:date="2020-08-11T16:11:00Z">
        <w:r w:rsidDel="00EB1C9F">
          <w:rPr>
            <w:rFonts w:ascii="Calibri" w:hAnsi="Calibri" w:cs="Calibri"/>
            <w:i/>
            <w:iCs/>
          </w:rPr>
          <w:delText>EntryDate</w:delText>
        </w:r>
        <w:r w:rsidDel="00EB1C9F">
          <w:rPr>
            <w:rFonts w:ascii="Calibri" w:hAnsi="Calibri" w:cs="Calibri"/>
          </w:rPr>
          <w:delText xml:space="preserve"> &lt;= </w:delText>
        </w:r>
        <w:r w:rsidDel="00EB1C9F">
          <w:rPr>
            <w:rFonts w:ascii="Calibri" w:hAnsi="Calibri" w:cs="Calibri"/>
            <w:u w:val="single"/>
          </w:rPr>
          <w:delText>ReportEnd</w:delText>
        </w:r>
      </w:del>
    </w:p>
    <w:p w14:paraId="3FEC5CDE" w14:textId="3EB94C03" w:rsidR="00D705D2" w:rsidDel="00EB1C9F" w:rsidRDefault="00D705D2" w:rsidP="00E32D42">
      <w:pPr>
        <w:pStyle w:val="ListParagraph"/>
        <w:numPr>
          <w:ilvl w:val="0"/>
          <w:numId w:val="39"/>
        </w:numPr>
        <w:rPr>
          <w:del w:id="2592" w:author="Molly McEvilley" w:date="2020-08-11T16:11:00Z"/>
          <w:rFonts w:ascii="Calibri" w:hAnsi="Calibri" w:cs="Calibri"/>
          <w:u w:val="single"/>
        </w:rPr>
      </w:pPr>
      <w:del w:id="2593"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is </w:delText>
        </w:r>
        <w:r w:rsidR="00143E83" w:rsidDel="00EB1C9F">
          <w:rPr>
            <w:rFonts w:ascii="Calibri" w:hAnsi="Calibri" w:cs="Calibri"/>
          </w:rPr>
          <w:delText>NULL</w:delText>
        </w:r>
        <w:r w:rsidDel="00EB1C9F">
          <w:rPr>
            <w:rFonts w:ascii="Calibri" w:hAnsi="Calibri" w:cs="Calibri"/>
          </w:rPr>
          <w:delText xml:space="preserve"> or </w:delText>
        </w:r>
      </w:del>
    </w:p>
    <w:p w14:paraId="69B391D4" w14:textId="47912148" w:rsidR="00D705D2" w:rsidDel="00EB1C9F" w:rsidRDefault="00D705D2" w:rsidP="00E32D42">
      <w:pPr>
        <w:pStyle w:val="ListParagraph"/>
        <w:numPr>
          <w:ilvl w:val="1"/>
          <w:numId w:val="39"/>
        </w:numPr>
        <w:rPr>
          <w:del w:id="2594" w:author="Molly McEvilley" w:date="2020-08-11T16:11:00Z"/>
          <w:rFonts w:ascii="Calibri" w:hAnsi="Calibri" w:cs="Calibri"/>
          <w:u w:val="single"/>
        </w:rPr>
      </w:pPr>
      <w:del w:id="2595"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w:delText>
        </w:r>
        <w:r w:rsidDel="00EB1C9F">
          <w:rPr>
            <w:rFonts w:ascii="Calibri" w:hAnsi="Calibri" w:cs="Calibri"/>
            <w:u w:val="single"/>
          </w:rPr>
          <w:delText>ReportStart</w:delText>
        </w:r>
        <w:r w:rsidDel="00EB1C9F">
          <w:rPr>
            <w:rFonts w:ascii="Calibri" w:hAnsi="Calibri" w:cs="Calibri"/>
          </w:rPr>
          <w:delText xml:space="preserve">; and </w:delText>
        </w:r>
      </w:del>
    </w:p>
    <w:p w14:paraId="28EE6269" w14:textId="57864475" w:rsidR="00D705D2" w:rsidDel="00EB1C9F" w:rsidRDefault="00D705D2" w:rsidP="00E32D42">
      <w:pPr>
        <w:pStyle w:val="ListParagraph"/>
        <w:numPr>
          <w:ilvl w:val="1"/>
          <w:numId w:val="39"/>
        </w:numPr>
        <w:rPr>
          <w:del w:id="2596" w:author="Molly McEvilley" w:date="2020-08-11T16:11:00Z"/>
          <w:rFonts w:ascii="Calibri" w:hAnsi="Calibri" w:cs="Calibri"/>
          <w:u w:val="single"/>
        </w:rPr>
      </w:pPr>
      <w:del w:id="2597" w:author="Molly McEvilley" w:date="2020-08-11T16:11:00Z">
        <w:r w:rsidDel="00EB1C9F">
          <w:rPr>
            <w:rFonts w:ascii="Calibri" w:hAnsi="Calibri" w:cs="Calibri"/>
          </w:rPr>
          <w:delText>Exit</w:delText>
        </w:r>
        <w:r w:rsidDel="00EB1C9F">
          <w:rPr>
            <w:rFonts w:ascii="Calibri" w:hAnsi="Calibri" w:cs="Calibri"/>
            <w:i/>
            <w:iCs/>
          </w:rPr>
          <w:delText>.ExitDate</w:delText>
        </w:r>
        <w:r w:rsidDel="00EB1C9F">
          <w:rPr>
            <w:rFonts w:ascii="Calibri" w:hAnsi="Calibri" w:cs="Calibri"/>
          </w:rPr>
          <w:delText xml:space="preserve"> &gt; Enrollment.</w:delText>
        </w:r>
        <w:r w:rsidDel="00EB1C9F">
          <w:rPr>
            <w:rFonts w:ascii="Calibri" w:hAnsi="Calibri" w:cs="Calibri"/>
            <w:i/>
            <w:iCs/>
          </w:rPr>
          <w:delText>EntryDate</w:delText>
        </w:r>
      </w:del>
    </w:p>
    <w:p w14:paraId="5C421B4D" w14:textId="6BC86FFD" w:rsidR="00D705D2" w:rsidDel="00EB1C9F" w:rsidRDefault="00D705D2" w:rsidP="00E32D42">
      <w:pPr>
        <w:pStyle w:val="ListParagraph"/>
        <w:numPr>
          <w:ilvl w:val="0"/>
          <w:numId w:val="39"/>
        </w:numPr>
        <w:rPr>
          <w:del w:id="2598" w:author="Molly McEvilley" w:date="2020-08-11T16:11:00Z"/>
          <w:rFonts w:ascii="Calibri" w:hAnsi="Calibri" w:cs="Calibri"/>
          <w:u w:val="single"/>
        </w:rPr>
      </w:pPr>
      <w:del w:id="2599" w:author="Molly McEvilley" w:date="2020-08-11T16:11:00Z">
        <w:r w:rsidDel="00EB1C9F">
          <w:rPr>
            <w:rFonts w:ascii="Calibri" w:hAnsi="Calibri" w:cs="Calibri"/>
          </w:rPr>
          <w:delText xml:space="preserve">There is no EnrollmentCoC record for the </w:delText>
        </w:r>
        <w:r w:rsidDel="00EB1C9F">
          <w:rPr>
            <w:rFonts w:ascii="Calibri" w:hAnsi="Calibri" w:cs="Calibri"/>
            <w:i/>
            <w:iCs/>
          </w:rPr>
          <w:delText>HouseholdID</w:delText>
        </w:r>
        <w:r w:rsidDel="00EB1C9F">
          <w:rPr>
            <w:rFonts w:ascii="Calibri" w:hAnsi="Calibri" w:cs="Calibri"/>
          </w:rPr>
          <w:delText xml:space="preserve"> where </w:delText>
        </w:r>
        <w:r w:rsidDel="00EB1C9F">
          <w:rPr>
            <w:rFonts w:ascii="Calibri" w:hAnsi="Calibri" w:cs="Calibri"/>
            <w:i/>
            <w:iCs/>
          </w:rPr>
          <w:delText>InformationDate</w:delText>
        </w:r>
        <w:r w:rsidDel="00EB1C9F">
          <w:rPr>
            <w:rFonts w:ascii="Calibri" w:hAnsi="Calibri" w:cs="Calibri"/>
          </w:rPr>
          <w:delText xml:space="preserve"> &lt;= </w:delText>
        </w:r>
        <w:r w:rsidDel="00EB1C9F">
          <w:rPr>
            <w:rFonts w:ascii="Calibri" w:hAnsi="Calibri" w:cs="Calibri"/>
            <w:u w:val="single"/>
          </w:rPr>
          <w:delText>ReportEnd</w:delText>
        </w:r>
        <w:r w:rsidDel="00EB1C9F">
          <w:rPr>
            <w:rFonts w:ascii="Calibri" w:hAnsi="Calibri" w:cs="Calibri"/>
          </w:rPr>
          <w:delText xml:space="preserve"> </w:delText>
        </w:r>
      </w:del>
      <w:del w:id="2600" w:author="Molly McEvilley" w:date="2020-08-11T15:10:00Z">
        <w:r w:rsidDel="00EB1C9F">
          <w:rPr>
            <w:rFonts w:ascii="Calibri" w:hAnsi="Calibri" w:cs="Calibri"/>
          </w:rPr>
          <w:delText xml:space="preserve">and </w:delText>
        </w:r>
        <w:r w:rsidDel="00EB1C9F">
          <w:rPr>
            <w:rFonts w:ascii="Calibri" w:hAnsi="Calibri" w:cs="Calibri"/>
            <w:u w:val="single"/>
          </w:rPr>
          <w:delText>ReportCoC</w:delText>
        </w:r>
        <w:r w:rsidDel="00EB1C9F">
          <w:rPr>
            <w:rFonts w:ascii="Calibri" w:hAnsi="Calibri" w:cs="Calibri"/>
          </w:rPr>
          <w:delText xml:space="preserve"> is not </w:delText>
        </w:r>
        <w:r w:rsidR="00143E83" w:rsidDel="00EB1C9F">
          <w:rPr>
            <w:rFonts w:ascii="Calibri" w:hAnsi="Calibri" w:cs="Calibri"/>
          </w:rPr>
          <w:delText>NULL</w:delText>
        </w:r>
      </w:del>
    </w:p>
    <w:p w14:paraId="3157A5EF" w14:textId="77777777" w:rsidR="007002AF" w:rsidRPr="00AB2970" w:rsidRDefault="007002AF" w:rsidP="007002AF">
      <w:pPr>
        <w:pStyle w:val="Heading3"/>
        <w:rPr>
          <w:ins w:id="2601" w:author="Molly McEvilley" w:date="2020-08-20T07:46:00Z"/>
        </w:rPr>
      </w:pPr>
      <w:ins w:id="2602" w:author="Molly McEvilley" w:date="2020-08-20T07:46:00Z">
        <w:r w:rsidRPr="00AB2970">
          <w:t xml:space="preserve">Household Type, Population, and </w:t>
        </w:r>
        <w:proofErr w:type="spellStart"/>
        <w:r w:rsidRPr="00AB2970">
          <w:t>SystemPath</w:t>
        </w:r>
        <w:proofErr w:type="spellEnd"/>
      </w:ins>
    </w:p>
    <w:p w14:paraId="0A858F01" w14:textId="77777777" w:rsidR="007002AF" w:rsidRDefault="007002AF" w:rsidP="007002AF">
      <w:pPr>
        <w:rPr>
          <w:ins w:id="2603" w:author="Molly McEvilley" w:date="2020-08-20T07:46:00Z"/>
        </w:rPr>
      </w:pPr>
      <w:ins w:id="2604" w:author="Molly McEvilley" w:date="2020-08-20T07:46:00Z">
        <w:r>
          <w:rPr>
            <w:b/>
            <w:bCs/>
          </w:rPr>
          <w:t>HHType</w:t>
        </w:r>
        <w:r>
          <w:t xml:space="preserve"> and </w:t>
        </w:r>
        <w:r>
          <w:rPr>
            <w:b/>
            <w:bCs/>
          </w:rPr>
          <w:t>Population</w:t>
        </w:r>
        <w:r>
          <w:t xml:space="preserve"> for these counts is always 0. </w:t>
        </w:r>
      </w:ins>
    </w:p>
    <w:p w14:paraId="40CBD049" w14:textId="77777777" w:rsidR="007002AF" w:rsidRDefault="007002AF" w:rsidP="007002AF">
      <w:pPr>
        <w:rPr>
          <w:ins w:id="2605" w:author="Molly McEvilley" w:date="2020-08-20T07:46:00Z"/>
        </w:rPr>
      </w:pPr>
      <w:proofErr w:type="spellStart"/>
      <w:ins w:id="2606" w:author="Molly McEvilley" w:date="2020-08-20T07:46:00Z">
        <w:r>
          <w:rPr>
            <w:b/>
            <w:bCs/>
          </w:rPr>
          <w:t>SystemPath</w:t>
        </w:r>
        <w:proofErr w:type="spellEnd"/>
        <w:r>
          <w:t xml:space="preserve"> is always -1.</w:t>
        </w:r>
      </w:ins>
    </w:p>
    <w:p w14:paraId="6F1E4BE9" w14:textId="41399AF0" w:rsidR="00D705D2" w:rsidRPr="00AB2970" w:rsidDel="007002AF" w:rsidRDefault="00D705D2" w:rsidP="0088191A">
      <w:pPr>
        <w:pStyle w:val="Heading3"/>
        <w:rPr>
          <w:del w:id="2607" w:author="Molly McEvilley" w:date="2020-08-20T07:46:00Z"/>
        </w:rPr>
      </w:pPr>
      <w:del w:id="2608" w:author="Molly McEvilley" w:date="2020-08-20T07:46:00Z">
        <w:r w:rsidRPr="00AB2970" w:rsidDel="007002AF">
          <w:delText>Population and SystemPath</w:delText>
        </w:r>
      </w:del>
    </w:p>
    <w:p w14:paraId="78531BE8" w14:textId="530992F5" w:rsidR="00D705D2" w:rsidDel="007002AF" w:rsidRDefault="00D705D2" w:rsidP="00D705D2">
      <w:pPr>
        <w:rPr>
          <w:del w:id="2609" w:author="Molly McEvilley" w:date="2020-08-20T07:46:00Z"/>
        </w:rPr>
      </w:pPr>
      <w:del w:id="2610" w:author="Molly McEvilley" w:date="2020-08-20T07:46:00Z">
        <w:r w:rsidDel="007002AF">
          <w:rPr>
            <w:b/>
            <w:bCs/>
          </w:rPr>
          <w:delText>Population</w:delText>
        </w:r>
        <w:r w:rsidDel="007002AF">
          <w:delText xml:space="preserve"> for these counts is always 0</w:delText>
        </w:r>
        <w:r w:rsidR="004873DC" w:rsidDel="007002AF">
          <w:delText xml:space="preserve">. </w:delText>
        </w:r>
      </w:del>
    </w:p>
    <w:p w14:paraId="276293A3" w14:textId="531B9D20" w:rsidR="00D705D2" w:rsidDel="007002AF" w:rsidRDefault="00D705D2" w:rsidP="00D705D2">
      <w:pPr>
        <w:rPr>
          <w:del w:id="2611" w:author="Molly McEvilley" w:date="2020-08-20T07:46:00Z"/>
        </w:rPr>
      </w:pPr>
      <w:del w:id="2612" w:author="Molly McEvilley" w:date="2020-08-20T07:46:00Z">
        <w:r w:rsidDel="007002AF">
          <w:rPr>
            <w:b/>
            <w:bCs/>
          </w:rPr>
          <w:delText>SystemPath</w:delText>
        </w:r>
        <w:r w:rsidDel="007002AF">
          <w:delText xml:space="preserve"> is always -1.</w:delText>
        </w:r>
      </w:del>
    </w:p>
    <w:p w14:paraId="4B385E16" w14:textId="77777777" w:rsidR="007C0D7B" w:rsidRDefault="007C0D7B" w:rsidP="007C0D7B">
      <w:pPr>
        <w:pStyle w:val="Heading2"/>
      </w:pPr>
      <w:bookmarkStart w:id="2613" w:name="_HMIS_Business_Logic:"/>
      <w:bookmarkStart w:id="2614" w:name="_Toc37849830"/>
      <w:bookmarkStart w:id="2615" w:name="_Toc38030604"/>
      <w:bookmarkEnd w:id="2613"/>
      <w:proofErr w:type="spellStart"/>
      <w:r>
        <w:t>LSACalculated</w:t>
      </w:r>
      <w:bookmarkEnd w:id="2614"/>
      <w:bookmarkEnd w:id="2615"/>
      <w:proofErr w:type="spellEnd"/>
    </w:p>
    <w:p w14:paraId="4C7E45C3" w14:textId="6567BE32" w:rsidR="007C0D7B" w:rsidRDefault="007C0D7B" w:rsidP="007C0D7B">
      <w:pPr>
        <w:rPr>
          <w:ins w:id="2616" w:author="Molly McEvilley" w:date="2020-08-20T07:47:00Z"/>
        </w:rPr>
      </w:pPr>
      <w:proofErr w:type="spellStart"/>
      <w:r>
        <w:t>LSACalculated</w:t>
      </w:r>
      <w:proofErr w:type="spellEnd"/>
      <w:r>
        <w:t xml:space="preserve">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ins w:id="2617" w:author="Molly McEvilley" w:date="2020-08-20T07:47:00Z">
        <w:r w:rsidRPr="007002AF">
          <w:rPr>
            <w:b/>
            <w:bCs/>
          </w:rPr>
          <w:t>Value</w:t>
        </w:r>
      </w:ins>
      <w:ins w:id="2618" w:author="Molly McEvilley" w:date="2020-08-20T07:48:00Z">
        <w:r>
          <w:rPr>
            <w:b/>
            <w:bCs/>
          </w:rPr>
          <w:t xml:space="preserve"> </w:t>
        </w:r>
        <w:r>
          <w:t>for every record must be greater than zero; neither averages nor counts are generated when there are no recor</w:t>
        </w:r>
      </w:ins>
      <w:ins w:id="2619" w:author="Molly McEvilley" w:date="2020-08-20T07:49:00Z">
        <w:r>
          <w:t>ds that meet criteria specific to the household type, population, cohort, etc.</w:t>
        </w:r>
      </w:ins>
    </w:p>
    <w:p w14:paraId="23472687" w14:textId="77777777" w:rsidR="007C0D7B" w:rsidRPr="00291CD4" w:rsidRDefault="007C0D7B" w:rsidP="007C0D7B">
      <w:r>
        <w:lastRenderedPageBreak/>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7B3B533E" w:rsidR="007C0D7B" w:rsidRDefault="007C0D7B" w:rsidP="0030608E">
      <w:pPr>
        <w:pStyle w:val="ListParagraph"/>
        <w:numPr>
          <w:ilvl w:val="0"/>
          <w:numId w:val="11"/>
        </w:numPr>
        <w:rPr>
          <w:ins w:id="2620" w:author="Molly McEvilley" w:date="2020-08-28T05:52:00Z"/>
        </w:rPr>
      </w:pPr>
      <w:r w:rsidRPr="00291CD4">
        <w:t xml:space="preserve">If </w:t>
      </w:r>
      <w:r w:rsidRPr="00291CD4">
        <w:rPr>
          <w:b/>
        </w:rPr>
        <w:t xml:space="preserve">Universe </w:t>
      </w:r>
      <w:r>
        <w:t xml:space="preserve">= 10, </w:t>
      </w:r>
      <w:r w:rsidRPr="00291CD4">
        <w:rPr>
          <w:b/>
        </w:rPr>
        <w:t>ProjectID</w:t>
      </w:r>
      <w:r w:rsidRPr="00291CD4">
        <w:t xml:space="preserve"> </w:t>
      </w:r>
      <w:del w:id="2621" w:author="Molly McEvilley" w:date="2020-08-28T05:46:00Z">
        <w:r w:rsidRPr="00291CD4" w:rsidDel="00A47288">
          <w:delText xml:space="preserve">must </w:delText>
        </w:r>
      </w:del>
      <w:ins w:id="2622" w:author="Molly McEvilley" w:date="2020-08-28T05:46:00Z">
        <w:r w:rsidR="00A47288">
          <w:t>may not be NULL</w:t>
        </w:r>
      </w:ins>
      <w:del w:id="2623" w:author="Molly McEvilley" w:date="2020-08-28T05:46:00Z">
        <w:r w:rsidRPr="00291CD4" w:rsidDel="00A47288">
          <w:delText>match a record in Project.csv</w:delText>
        </w:r>
      </w:del>
      <w:r w:rsidR="004873DC">
        <w:t>.</w:t>
      </w:r>
      <w:ins w:id="2624" w:author="Molly McEvilley" w:date="2020-08-28T05:47:00Z">
        <w:r w:rsidR="00A47288">
          <w:t xml:space="preserve">  </w:t>
        </w:r>
      </w:ins>
      <w:r w:rsidR="004873DC">
        <w:t xml:space="preserve"> </w:t>
      </w:r>
    </w:p>
    <w:p w14:paraId="2DF560DE" w14:textId="50571407" w:rsidR="00E028AF" w:rsidRPr="00291CD4" w:rsidRDefault="00E028AF">
      <w:pPr>
        <w:pStyle w:val="ListParagraph"/>
        <w:numPr>
          <w:ilvl w:val="1"/>
          <w:numId w:val="11"/>
        </w:numPr>
        <w:pPrChange w:id="2625" w:author="Molly McEvilley" w:date="2020-08-28T05:52:00Z">
          <w:pPr>
            <w:pStyle w:val="ListParagraph"/>
            <w:numPr>
              <w:numId w:val="11"/>
            </w:numPr>
          </w:pPr>
        </w:pPrChange>
      </w:pPr>
      <w:ins w:id="2626" w:author="Molly McEvilley" w:date="2020-08-28T05:53:00Z">
        <w:r>
          <w:t>Unless otherwise noted</w:t>
        </w:r>
      </w:ins>
      <w:ins w:id="2627" w:author="Molly McEvilley" w:date="2020-08-28T05:54:00Z">
        <w:r>
          <w:t xml:space="preserve"> (</w:t>
        </w:r>
        <w:proofErr w:type="spellStart"/>
        <w:r w:rsidRPr="00E028AF">
          <w:rPr>
            <w:b/>
            <w:bCs/>
            <w:rPrChange w:id="2628" w:author="Molly McEvilley" w:date="2020-08-28T05:54:00Z">
              <w:rPr/>
            </w:rPrChange>
          </w:rPr>
          <w:t>Repor</w:t>
        </w:r>
      </w:ins>
      <w:ins w:id="2629" w:author="Molly McEvilley" w:date="2020-08-28T05:53:00Z">
        <w:r w:rsidRPr="00E028AF">
          <w:rPr>
            <w:b/>
            <w:bCs/>
            <w:rPrChange w:id="2630" w:author="Molly McEvilley" w:date="2020-08-28T05:54:00Z">
              <w:rPr/>
            </w:rPrChange>
          </w:rPr>
          <w:t>tRow</w:t>
        </w:r>
        <w:r>
          <w:t>s</w:t>
        </w:r>
        <w:proofErr w:type="spellEnd"/>
        <w:r>
          <w:t xml:space="preserve"> 60-62</w:t>
        </w:r>
      </w:ins>
      <w:ins w:id="2631" w:author="Molly McEvilley" w:date="2020-08-28T05:54:00Z">
        <w:r>
          <w:t>)</w:t>
        </w:r>
      </w:ins>
      <w:ins w:id="2632" w:author="Molly McEvilley" w:date="2020-08-28T05:53:00Z">
        <w:r>
          <w:t xml:space="preserve">, </w:t>
        </w:r>
        <w:proofErr w:type="spellStart"/>
        <w:r w:rsidRPr="00E028AF">
          <w:rPr>
            <w:b/>
            <w:bCs/>
            <w:rPrChange w:id="2633" w:author="Molly McEvilley" w:date="2020-08-28T05:54:00Z">
              <w:rPr/>
            </w:rPrChange>
          </w:rPr>
          <w:t>ProjectID</w:t>
        </w:r>
        <w:r>
          <w:t>s</w:t>
        </w:r>
        <w:proofErr w:type="spellEnd"/>
        <w:r>
          <w:t xml:space="preserve"> in </w:t>
        </w:r>
        <w:proofErr w:type="spellStart"/>
        <w:r>
          <w:t>LSACalculated</w:t>
        </w:r>
        <w:proofErr w:type="spellEnd"/>
        <w:r>
          <w:t xml:space="preserve"> must match a </w:t>
        </w:r>
        <w:r w:rsidRPr="00E028AF">
          <w:rPr>
            <w:b/>
            <w:bCs/>
            <w:rPrChange w:id="2634" w:author="Molly McEvilley" w:date="2020-08-28T05:54:00Z">
              <w:rPr/>
            </w:rPrChange>
          </w:rPr>
          <w:t>ProjectID</w:t>
        </w:r>
        <w:r>
          <w:t xml:space="preserve"> in Project.csv.  </w:t>
        </w:r>
      </w:ins>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HHType</w:t>
            </w:r>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r>
    </w:tbl>
    <w:p w14:paraId="1EDCFB18" w14:textId="786F3DA3" w:rsidR="00F25CD0" w:rsidRDefault="00E5008A" w:rsidP="0088191A">
      <w:pPr>
        <w:pStyle w:val="Heading1"/>
      </w:pPr>
      <w:bookmarkStart w:id="2635" w:name="_HMIS_Business_Logic:_4"/>
      <w:bookmarkStart w:id="2636" w:name="_Toc37849831"/>
      <w:bookmarkStart w:id="2637" w:name="_Toc38030605"/>
      <w:bookmarkEnd w:id="2635"/>
      <w:r>
        <w:rPr>
          <w:noProof/>
        </w:rPr>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722600" w:rsidRPr="00923BE2" w:rsidRDefault="00722600"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677"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" filled="f" strokeweight=".5pt">
                <v:textbox>
                  <w:txbxContent>
                    <w:p w14:paraId="4BC6A60C" w14:textId="7A8D413D" w:rsidR="00722600" w:rsidRPr="00923BE2" w:rsidRDefault="00722600"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LSAReport</w:t>
      </w:r>
      <w:r w:rsidR="006D6D01">
        <w:t xml:space="preserve"> Data Quality</w:t>
      </w:r>
      <w:r w:rsidR="00D854C4">
        <w:t xml:space="preserve"> and </w:t>
      </w:r>
      <w:proofErr w:type="spellStart"/>
      <w:r w:rsidR="00D854C4">
        <w:t>ReportDate</w:t>
      </w:r>
      <w:bookmarkEnd w:id="2636"/>
      <w:bookmarkEnd w:id="2637"/>
      <w:proofErr w:type="spellEnd"/>
    </w:p>
    <w:p w14:paraId="408EA906" w14:textId="61AFB04E" w:rsidR="007242D3" w:rsidRDefault="007242D3" w:rsidP="007242D3">
      <w:pPr>
        <w:pStyle w:val="Heading2"/>
      </w:pPr>
      <w:bookmarkStart w:id="2638" w:name="_Toc37849832"/>
      <w:bookmarkStart w:id="2639" w:name="_Toc38030606"/>
      <w:r>
        <w:t>Get HMIS Enrollments Active in the Three-Year Data Quality Report Period</w:t>
      </w:r>
      <w:bookmarkEnd w:id="2638"/>
      <w:bookmarkEnd w:id="2639"/>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722600" w:rsidRDefault="00722600" w:rsidP="00BC0469">
                              <w:pPr>
                                <w:pStyle w:val="Style3"/>
                              </w:pPr>
                              <w:r>
                                <w:t>dq_Enrollment</w:t>
                              </w:r>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722600" w:rsidRDefault="00722600"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722600" w:rsidRDefault="00722600"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722600" w:rsidRDefault="00722600"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722600" w:rsidRDefault="00722600"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722600" w:rsidRDefault="00722600"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722600" w:rsidRDefault="00722600" w:rsidP="00BC0469">
                              <w:pPr>
                                <w:pStyle w:val="Style3"/>
                              </w:pPr>
                              <w:r>
                                <w:t>tlsa_CohortDates</w:t>
                              </w:r>
                            </w:p>
                          </w:txbxContent>
                        </wps:txbx>
                        <wps:bodyPr rot="0" vert="horz" wrap="square" lIns="0" tIns="0" rIns="0" bIns="0" anchor="ctr" anchorCtr="0" upright="1">
                          <a:noAutofit/>
                        </wps:bodyPr>
                      </wps:wsp>
                    </wpg:wgp>
                  </a:graphicData>
                </a:graphic>
              </wp:inline>
            </w:drawing>
          </mc:Choice>
          <mc:Fallback>
            <w:pict>
              <v:group w14:anchorId="44C17827" id="Group 74485317" o:spid="_x0000_s1678"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Ijv9aNjBQAA&#10;0iEAAA4AAAAAAAAAAAAAAAAALgIAAGRycy9lMm9Eb2MueG1sUEsBAi0AFAAGAAgAAAAhACVAGd/e&#10;AAAABQEAAA8AAAAAAAAAAAAAAAAAvQcAAGRycy9kb3ducmV2LnhtbFBLBQYAAAAABAAEAPMAAADI&#10;CAAAAAA=&#10;">
                <v:shape id="Left Bracket 4" o:spid="_x0000_s1679"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680"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681"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682"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683"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722600" w:rsidRDefault="00722600" w:rsidP="00BC0469">
                        <w:pPr>
                          <w:pStyle w:val="Style3"/>
                        </w:pPr>
                        <w:r>
                          <w:t>dq_Enrollment</w:t>
                        </w:r>
                      </w:p>
                    </w:txbxContent>
                  </v:textbox>
                </v:shape>
                <v:shape id="AutoShape 9" o:spid="_x0000_s1684"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722600" w:rsidRDefault="00722600" w:rsidP="00BC0469">
                        <w:pPr>
                          <w:pStyle w:val="Style3"/>
                        </w:pPr>
                        <w:r>
                          <w:t>hmis_Exit</w:t>
                        </w:r>
                      </w:p>
                    </w:txbxContent>
                  </v:textbox>
                </v:shape>
                <v:shape id="AutoShape 10" o:spid="_x0000_s1685"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722600" w:rsidRDefault="00722600" w:rsidP="00BC0469">
                        <w:pPr>
                          <w:pStyle w:val="Style3"/>
                        </w:pPr>
                        <w:r>
                          <w:t>hmis_EnrollmentCoC</w:t>
                        </w:r>
                      </w:p>
                    </w:txbxContent>
                  </v:textbox>
                </v:shape>
                <v:shape id="AutoShape 11" o:spid="_x0000_s1686"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722600" w:rsidRDefault="00722600" w:rsidP="00BC0469">
                        <w:pPr>
                          <w:pStyle w:val="Style3"/>
                        </w:pPr>
                        <w:r>
                          <w:t>hmis_Enrollment</w:t>
                        </w:r>
                      </w:p>
                    </w:txbxContent>
                  </v:textbox>
                </v:shape>
                <v:shape id="AutoShape 12" o:spid="_x0000_s1687"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722600" w:rsidRDefault="00722600" w:rsidP="00BC0469">
                        <w:pPr>
                          <w:pStyle w:val="Style3"/>
                        </w:pPr>
                        <w:r>
                          <w:t>hmis_Services</w:t>
                        </w:r>
                      </w:p>
                    </w:txbxContent>
                  </v:textbox>
                </v:shape>
                <v:shape id="AutoShape 13" o:spid="_x0000_s1688"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722600" w:rsidRDefault="00722600" w:rsidP="00BC0469">
                        <w:pPr>
                          <w:pStyle w:val="Style3"/>
                        </w:pPr>
                        <w:r>
                          <w:t>hmis_Project</w:t>
                        </w:r>
                      </w:p>
                    </w:txbxContent>
                  </v:textbox>
                </v:shape>
                <v:shape id="Flowchart: Internal Storage 20" o:spid="_x0000_s1689"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722600" w:rsidRDefault="00722600" w:rsidP="00BC0469">
                        <w:pPr>
                          <w:pStyle w:val="Style3"/>
                        </w:pPr>
                        <w:r>
                          <w:t>tlsa_CohortDates</w:t>
                        </w:r>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r>
              <w:rPr>
                <w:b/>
                <w:bCs/>
              </w:rPr>
              <w:t>hmis</w:t>
            </w:r>
            <w:r w:rsidRPr="00C032F4">
              <w:rPr>
                <w:b/>
                <w:bCs/>
              </w:rPr>
              <w:t>_Project</w:t>
            </w:r>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r w:rsidRPr="00C032F4">
              <w:lastRenderedPageBreak/>
              <w:t>TrackingMethod</w:t>
            </w:r>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r w:rsidRPr="00C032F4">
              <w:rPr>
                <w:b/>
                <w:bCs/>
              </w:rPr>
              <w:t>hmis_EnrollmentCoC</w:t>
            </w:r>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r w:rsidRPr="00C032F4">
              <w:t>InformationDate</w:t>
            </w:r>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r w:rsidRPr="00C032F4">
              <w:t>CoCCode</w:t>
            </w:r>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proofErr w:type="spellStart"/>
            <w:r w:rsidRPr="003C4035">
              <w:rPr>
                <w:i/>
              </w:rPr>
              <w:t>BedNightDate</w:t>
            </w:r>
            <w:proofErr w:type="spellEnd"/>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r w:rsidRPr="00C032F4">
              <w:rPr>
                <w:b/>
                <w:bCs/>
              </w:rPr>
              <w:t>hmis_Exit</w:t>
            </w:r>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2774EE26" w:rsidR="003B32CD" w:rsidRDefault="003B32CD" w:rsidP="00BC0469">
            <w:pPr>
              <w:pStyle w:val="NoSpacing"/>
              <w:rPr>
                <w:b/>
              </w:rPr>
            </w:pPr>
            <w:r>
              <w:rPr>
                <w:b/>
              </w:rPr>
              <w:t>ProjectType</w:t>
            </w:r>
          </w:p>
        </w:tc>
        <w:tc>
          <w:tcPr>
            <w:tcW w:w="7270" w:type="dxa"/>
          </w:tcPr>
          <w:p w14:paraId="56A52D73" w14:textId="45B085F1" w:rsidR="003B32CD" w:rsidRPr="00BC0469" w:rsidRDefault="00BC0469" w:rsidP="00BC0469">
            <w:pPr>
              <w:pStyle w:val="NoSpacing"/>
              <w:rPr>
                <w:bCs/>
              </w:rPr>
            </w:pPr>
            <w:r w:rsidRPr="00BC0469">
              <w:rPr>
                <w:bCs/>
              </w:rPr>
              <w:t>From lsa_Project</w:t>
            </w:r>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3BAA" w:rsidR="00BC0469" w:rsidRPr="00BC0469" w:rsidRDefault="00BC0469" w:rsidP="00BC0469">
            <w:pPr>
              <w:pStyle w:val="NoSpacing"/>
              <w:rPr>
                <w:bCs/>
              </w:rPr>
            </w:pPr>
            <w:r w:rsidRPr="00BC0469">
              <w:rPr>
                <w:bCs/>
              </w:rPr>
              <w:t>From hmis_Enrollment</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5E487588" w:rsidR="00BC0469" w:rsidRPr="00BC0469" w:rsidRDefault="00BC0469" w:rsidP="00BC0469">
            <w:pPr>
              <w:pStyle w:val="NoSpacing"/>
              <w:rPr>
                <w:bCs/>
              </w:rPr>
            </w:pPr>
            <w:r w:rsidRPr="00BC0469">
              <w:rPr>
                <w:bCs/>
              </w:rPr>
              <w:t>From hmis_Exit</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6DF33583" w:rsidR="00BC0469" w:rsidRDefault="00BC0469" w:rsidP="00BC0469">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 0 (no, child), 1 (yes), 99 (unknown).</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1C9656B5" w:rsidR="003B32CD" w:rsidRDefault="003B32CD" w:rsidP="003B32CD">
            <w:pPr>
              <w:pStyle w:val="NoSpacing"/>
              <w:rPr>
                <w:b/>
              </w:rPr>
            </w:pPr>
            <w:r>
              <w:rPr>
                <w:rFonts w:cs="Times New Roman"/>
              </w:rPr>
              <w:t xml:space="preserve">In relation to the later of </w:t>
            </w:r>
            <w:r w:rsidRPr="00CF1247">
              <w:rPr>
                <w:rFonts w:cs="Times New Roman"/>
                <w:i/>
              </w:rPr>
              <w:t>EntryDate</w:t>
            </w:r>
            <w:r>
              <w:rPr>
                <w:rFonts w:cs="Times New Roman"/>
              </w:rPr>
              <w:t xml:space="preserve"> or </w:t>
            </w:r>
            <w:r w:rsidRPr="00CF1247">
              <w:rPr>
                <w:rFonts w:cs="Times New Roman"/>
                <w:u w:val="single"/>
              </w:rPr>
              <w:t>Repor</w:t>
            </w:r>
            <w:r>
              <w:rPr>
                <w:rFonts w:cs="Times New Roman"/>
                <w:u w:val="single"/>
              </w:rPr>
              <w:t>t</w:t>
            </w:r>
            <w:r w:rsidRPr="00CF1247">
              <w:rPr>
                <w:rFonts w:cs="Times New Roman"/>
                <w:u w:val="single"/>
              </w:rPr>
              <w:t>Start</w:t>
            </w:r>
            <w:r>
              <w:rPr>
                <w:rFonts w:cs="Times New Roman"/>
              </w:rPr>
              <w:t>-2 years: 0 (no, child), 1 (yes), 99 (unknown).</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00945003" w:rsidR="003B32CD" w:rsidRDefault="003B32CD" w:rsidP="003B32CD">
      <w:pPr>
        <w:rPr>
          <w:rFonts w:eastAsia="Times New Roman" w:cstheme="minorHAnsi"/>
        </w:rPr>
      </w:pPr>
      <w:r>
        <w:rPr>
          <w:rFonts w:eastAsia="Times New Roman" w:cstheme="minorHAnsi"/>
        </w:rPr>
        <w:t xml:space="preserve">Enrollments included in </w:t>
      </w:r>
      <w:proofErr w:type="spellStart"/>
      <w:ins w:id="2640" w:author="Molly McEvilley" w:date="2020-09-02T10:33:00Z">
        <w:r w:rsidR="00442D4F">
          <w:rPr>
            <w:rFonts w:eastAsia="Times New Roman" w:cstheme="minorHAnsi"/>
          </w:rPr>
          <w:t>LSACalcul</w:t>
        </w:r>
      </w:ins>
      <w:ins w:id="2641" w:author="Molly McEvilley" w:date="2020-09-02T10:34:00Z">
        <w:r w:rsidR="00442D4F">
          <w:rPr>
            <w:rFonts w:eastAsia="Times New Roman" w:cstheme="minorHAnsi"/>
          </w:rPr>
          <w:t>ated</w:t>
        </w:r>
        <w:proofErr w:type="spellEnd"/>
        <w:r w:rsidR="00442D4F">
          <w:rPr>
            <w:rFonts w:eastAsia="Times New Roman" w:cstheme="minorHAnsi"/>
          </w:rPr>
          <w:t xml:space="preserve"> </w:t>
        </w:r>
      </w:ins>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02A97843"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728AB7D1" w:rsidR="00EB1C9F" w:rsidRPr="00EB1C9F" w:rsidRDefault="003B32CD" w:rsidP="00EB1C9F">
      <w:pPr>
        <w:pStyle w:val="ListParagraph"/>
        <w:numPr>
          <w:ilvl w:val="0"/>
          <w:numId w:val="32"/>
        </w:numPr>
        <w:rPr>
          <w:ins w:id="2642" w:author="Molly McEvilley" w:date="2020-08-13T07:16:00Z"/>
          <w:u w:val="single"/>
        </w:rPr>
      </w:pPr>
      <w:proofErr w:type="spellStart"/>
      <w:r>
        <w:lastRenderedPageBreak/>
        <w:t>hmis_EnrollmentCoC.</w:t>
      </w:r>
      <w:r w:rsidRPr="003D6740">
        <w:rPr>
          <w:i/>
          <w:iCs/>
        </w:rPr>
        <w:t>CoCCode</w:t>
      </w:r>
      <w:proofErr w:type="spellEnd"/>
      <w:r>
        <w:t xml:space="preserve"> = </w:t>
      </w:r>
      <w:r w:rsidRPr="003D6740">
        <w:rPr>
          <w:u w:val="single"/>
        </w:rPr>
        <w:t>ReportCoC</w:t>
      </w:r>
      <w:ins w:id="2643" w:author="Molly McEvilley" w:date="2020-08-13T05:33:00Z">
        <w:r w:rsidR="00EB1C9F">
          <w:rPr>
            <w:rStyle w:val="FootnoteReference"/>
            <w:u w:val="single"/>
          </w:rPr>
          <w:footnoteReference w:id="3"/>
        </w:r>
      </w:ins>
      <w:r w:rsidRPr="00EB1C9F">
        <w:t xml:space="preserve"> for </w:t>
      </w:r>
      <w:del w:id="2647" w:author="Molly McEvilley" w:date="2020-08-13T05:33:00Z">
        <w:r w:rsidDel="00EB1C9F">
          <w:delText xml:space="preserve">the </w:delText>
        </w:r>
      </w:del>
      <w:r>
        <w:t xml:space="preserve">any </w:t>
      </w:r>
      <w:proofErr w:type="spellStart"/>
      <w:r w:rsidRPr="002F0D32">
        <w:t>EnrollmentCoC</w:t>
      </w:r>
      <w:proofErr w:type="spellEnd"/>
      <w:r>
        <w:t xml:space="preserve"> record where </w:t>
      </w:r>
      <w:r w:rsidRPr="003D6740">
        <w:rPr>
          <w:i/>
          <w:iCs/>
        </w:rPr>
        <w:t>InformationDate</w:t>
      </w:r>
      <w:r>
        <w:t xml:space="preserve"> &lt;= </w:t>
      </w:r>
      <w:proofErr w:type="spellStart"/>
      <w:r w:rsidRPr="003B32CD">
        <w:rPr>
          <w:b/>
          <w:bCs/>
        </w:rPr>
        <w:t>CohortEnd</w:t>
      </w:r>
      <w:proofErr w:type="spellEnd"/>
    </w:p>
    <w:p w14:paraId="4EBAC004" w14:textId="3C318B6A" w:rsidR="00EB1C9F" w:rsidRPr="00EB1C9F" w:rsidDel="00EB1C9F" w:rsidRDefault="00EB1C9F" w:rsidP="00EB1C9F">
      <w:pPr>
        <w:rPr>
          <w:del w:id="2648" w:author="Molly McEvilley" w:date="2020-08-13T07:18:00Z"/>
          <w:u w:val="single"/>
        </w:rPr>
      </w:pPr>
    </w:p>
    <w:p w14:paraId="6575367B" w14:textId="0921DB91" w:rsidR="00BC0469" w:rsidRPr="00F25CD0" w:rsidRDefault="003B59C1" w:rsidP="00BC0469">
      <w:pPr>
        <w:pStyle w:val="Heading4"/>
      </w:pPr>
      <w:r>
        <w:t>Status1</w:t>
      </w:r>
    </w:p>
    <w:p w14:paraId="1D65CC30" w14:textId="77777777" w:rsidR="00A21C5D" w:rsidRDefault="001E126E" w:rsidP="00910810">
      <w:pPr>
        <w:rPr>
          <w:ins w:id="2649" w:author="Molly McEvilley" w:date="2020-09-03T16:47:00Z"/>
        </w:rPr>
      </w:pPr>
      <w:ins w:id="2650" w:author="Molly McEvilley" w:date="2020-09-03T16:27:00Z">
        <w:r>
          <w:t xml:space="preserve">For enrollments where </w:t>
        </w:r>
      </w:ins>
      <w:ins w:id="2651" w:author="Molly McEvilley" w:date="2020-09-03T16:45:00Z">
        <w:r w:rsidR="00A21C5D" w:rsidRPr="00A21C5D">
          <w:rPr>
            <w:i/>
            <w:iCs/>
            <w:rPrChange w:id="2652" w:author="Molly McEvilley" w:date="2020-09-03T16:47:00Z">
              <w:rPr/>
            </w:rPrChange>
          </w:rPr>
          <w:t>ExitDate</w:t>
        </w:r>
        <w:r w:rsidR="00A21C5D">
          <w:t xml:space="preserve"> &lt; </w:t>
        </w:r>
      </w:ins>
      <w:proofErr w:type="spellStart"/>
      <w:ins w:id="2653" w:author="Molly McEvilley" w:date="2020-09-03T16:46:00Z">
        <w:r w:rsidR="00A21C5D" w:rsidRPr="00A21C5D">
          <w:rPr>
            <w:b/>
            <w:bCs/>
            <w:rPrChange w:id="2654" w:author="Molly McEvilley" w:date="2020-09-03T16:47:00Z">
              <w:rPr/>
            </w:rPrChange>
          </w:rPr>
          <w:t>CohortStart</w:t>
        </w:r>
        <w:proofErr w:type="spellEnd"/>
        <w:r w:rsidR="00A21C5D">
          <w:t xml:space="preserve"> for </w:t>
        </w:r>
        <w:r w:rsidR="00A21C5D" w:rsidRPr="00A21C5D">
          <w:rPr>
            <w:b/>
            <w:bCs/>
            <w:rPrChange w:id="2655" w:author="Molly McEvilley" w:date="2020-09-03T16:47:00Z">
              <w:rPr/>
            </w:rPrChange>
          </w:rPr>
          <w:t>Cohort</w:t>
        </w:r>
        <w:r w:rsidR="00A21C5D">
          <w:t xml:space="preserve"> 1, </w:t>
        </w:r>
        <w:r w:rsidR="00A21C5D" w:rsidRPr="00A21C5D">
          <w:rPr>
            <w:b/>
            <w:bCs/>
            <w:rPrChange w:id="2656" w:author="Molly McEvilley" w:date="2020-09-03T16:47:00Z">
              <w:rPr/>
            </w:rPrChange>
          </w:rPr>
          <w:t>Status1</w:t>
        </w:r>
        <w:r w:rsidR="00A21C5D">
          <w:t xml:space="preserve"> is NULL.  </w:t>
        </w:r>
      </w:ins>
    </w:p>
    <w:p w14:paraId="45EAC45E" w14:textId="1AB4FBEA" w:rsidR="00910810" w:rsidRPr="006472A5" w:rsidRDefault="00A21C5D" w:rsidP="00910810">
      <w:ins w:id="2657" w:author="Molly McEvilley" w:date="2020-09-03T16:46:00Z">
        <w:r>
          <w:t>For other enrollments, a</w:t>
        </w:r>
      </w:ins>
      <w:del w:id="2658" w:author="Molly McEvilley" w:date="2020-09-03T16:46:00Z">
        <w:r w:rsidR="00910810" w:rsidDel="00A21C5D">
          <w:delText>A</w:delText>
        </w:r>
      </w:del>
      <w:r w:rsidR="00910810">
        <w:t xml:space="preserve">n individual’s status as adult, child, or unknown is based on </w:t>
      </w:r>
      <w:proofErr w:type="spellStart"/>
      <w:r w:rsidR="00910810" w:rsidRPr="00655B0F">
        <w:rPr>
          <w:i/>
        </w:rPr>
        <w:t>DOBDataQuality</w:t>
      </w:r>
      <w:proofErr w:type="spellEnd"/>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ins w:id="2659" w:author="Molly McEvilley" w:date="2020-09-10T10:24:00Z">
        <w:r w:rsidR="00C42C02">
          <w:rPr>
            <w:rFonts w:cs="Times New Roman"/>
          </w:rPr>
          <w:t xml:space="preserve"> </w:t>
        </w:r>
      </w:ins>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proofErr w:type="spellStart"/>
      <w:r w:rsidRPr="00655B0F">
        <w:rPr>
          <w:i/>
        </w:rPr>
        <w:t>DOBDataQuality</w:t>
      </w:r>
      <w:proofErr w:type="spellEnd"/>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ins w:id="2660" w:author="Molly McEvilley" w:date="2020-09-10T10:24:00Z">
        <w:r w:rsidR="00C42C02">
          <w:rPr>
            <w:rFonts w:cs="Times New Roman"/>
          </w:rPr>
          <w:t>.</w:t>
        </w:r>
      </w:ins>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proofErr w:type="spellStart"/>
            <w:r w:rsidRPr="00655B0F">
              <w:rPr>
                <w:i/>
              </w:rPr>
              <w:t>DOBDataQuality</w:t>
            </w:r>
            <w:proofErr w:type="spellEnd"/>
            <w:r w:rsidRPr="00655B0F">
              <w:rPr>
                <w:i/>
              </w:rPr>
              <w:t xml:space="preserve">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(e.g</w:t>
      </w:r>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lastRenderedPageBreak/>
        <w:t>SSN</w:t>
      </w:r>
      <w:r>
        <w:t xml:space="preserve"> in (</w:t>
      </w:r>
      <w:ins w:id="2661" w:author="Molly McEvilley" w:date="2020-08-13T09:19:00Z">
        <w:r w:rsidR="00ED02F6">
          <w:t xml:space="preserve">‘123456789’, </w:t>
        </w:r>
      </w:ins>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662" w:name="_Toc37849833"/>
      <w:bookmarkStart w:id="2663" w:name="_Toc38030607"/>
      <w:r>
        <w:t>Set LSAReport Data Quality Values</w:t>
      </w:r>
      <w:bookmarkEnd w:id="2662"/>
      <w:r w:rsidR="00D05131">
        <w:t xml:space="preserve"> </w:t>
      </w:r>
      <w:bookmarkEnd w:id="2663"/>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664" w:name="_NoCoC"/>
      <w:bookmarkEnd w:id="2664"/>
      <w:proofErr w:type="spellStart"/>
      <w:r>
        <w:t>NoCoC</w:t>
      </w:r>
      <w:proofErr w:type="spellEnd"/>
    </w:p>
    <w:p w14:paraId="35A76013" w14:textId="23FE9D53" w:rsidR="00D05131" w:rsidRDefault="00EB1C9F" w:rsidP="00D05131">
      <w:proofErr w:type="spellStart"/>
      <w:ins w:id="2665" w:author="Molly McEvilley" w:date="2020-08-13T05:18:00Z">
        <w:r>
          <w:t>LSACalculated</w:t>
        </w:r>
        <w:proofErr w:type="spellEnd"/>
        <w:r>
          <w:t xml:space="preserve"> </w:t>
        </w:r>
        <w:proofErr w:type="spellStart"/>
        <w:r w:rsidRPr="00017776">
          <w:rPr>
            <w:b/>
            <w:bCs/>
          </w:rPr>
          <w:t>ReportRow</w:t>
        </w:r>
        <w:proofErr w:type="spellEnd"/>
        <w:r>
          <w:t xml:space="preserve"> 62 (see </w:t>
        </w:r>
      </w:ins>
      <w:ins w:id="2666" w:author="Molly McEvilley" w:date="2020-08-13T05:28:00Z">
        <w:r>
          <w:fldChar w:fldCharType="begin"/>
        </w:r>
        <w:r>
          <w:instrText xml:space="preserve"> HYPERLINK  \l "_Data_Quality_–" </w:instrText>
        </w:r>
        <w:r>
          <w:fldChar w:fldCharType="separate"/>
        </w:r>
        <w:r w:rsidRPr="00EB1C9F">
          <w:rPr>
            <w:rStyle w:val="Hyperlink"/>
          </w:rPr>
          <w:t>section 8.21</w:t>
        </w:r>
        <w:r>
          <w:fldChar w:fldCharType="end"/>
        </w:r>
      </w:ins>
      <w:ins w:id="2667" w:author="Molly McEvilley" w:date="2020-08-13T05:18:00Z">
        <w:r>
          <w:t xml:space="preserve">) includes </w:t>
        </w:r>
      </w:ins>
      <w:ins w:id="2668" w:author="Molly McEvilley" w:date="2020-08-13T05:20:00Z">
        <w:r>
          <w:t xml:space="preserve">project-level </w:t>
        </w:r>
      </w:ins>
      <w:ins w:id="2669" w:author="Molly McEvilley" w:date="2020-08-13T05:18:00Z">
        <w:r>
          <w:t xml:space="preserve">counts of households </w:t>
        </w:r>
      </w:ins>
      <w:ins w:id="2670" w:author="Molly McEvilley" w:date="2020-08-13T05:19:00Z">
        <w:r>
          <w:t>served in projects operating in ReportCoC</w:t>
        </w:r>
      </w:ins>
      <w:ins w:id="2671" w:author="Molly McEvilley" w:date="2020-08-13T05:20:00Z">
        <w:r>
          <w:t xml:space="preserve"> during</w:t>
        </w:r>
      </w:ins>
      <w:ins w:id="2672" w:author="Molly McEvilley" w:date="2020-08-13T05:19:00Z">
        <w:r>
          <w:t xml:space="preserve"> </w:t>
        </w:r>
      </w:ins>
      <w:ins w:id="2673" w:author="Molly McEvilley" w:date="2020-08-13T05:20:00Z">
        <w:r>
          <w:t xml:space="preserve">the report period </w:t>
        </w:r>
      </w:ins>
      <w:ins w:id="2674" w:author="Molly McEvilley" w:date="2020-08-13T05:18:00Z">
        <w:r>
          <w:t xml:space="preserve">with no </w:t>
        </w:r>
        <w:proofErr w:type="spellStart"/>
        <w:r>
          <w:t>EnrollmentCoC</w:t>
        </w:r>
      </w:ins>
      <w:proofErr w:type="spellEnd"/>
      <w:ins w:id="2675" w:author="Molly McEvilley" w:date="2020-08-13T05:20:00Z">
        <w:r>
          <w:t>.</w:t>
        </w:r>
      </w:ins>
      <w:r w:rsidR="005A642F">
        <w:t xml:space="preserve"> </w:t>
      </w:r>
      <w:proofErr w:type="spellStart"/>
      <w:ins w:id="2676" w:author="Molly McEvilley" w:date="2020-08-13T05:18:00Z">
        <w:r w:rsidRPr="00EB1C9F">
          <w:rPr>
            <w:b/>
            <w:bCs/>
          </w:rPr>
          <w:t>NoCoC</w:t>
        </w:r>
        <w:proofErr w:type="spellEnd"/>
        <w:r>
          <w:t xml:space="preserve"> </w:t>
        </w:r>
      </w:ins>
      <w:ins w:id="2677" w:author="Molly McEvilley" w:date="2020-08-13T05:24:00Z">
        <w:r>
          <w:t>is</w:t>
        </w:r>
      </w:ins>
      <w:ins w:id="2678" w:author="Molly McEvilley" w:date="2020-08-13T05:25:00Z">
        <w:r>
          <w:t xml:space="preserve"> a</w:t>
        </w:r>
      </w:ins>
      <w:ins w:id="2679" w:author="Molly McEvilley" w:date="2020-08-13T05:27:00Z">
        <w:r>
          <w:t xml:space="preserve"> systemwide</w:t>
        </w:r>
      </w:ins>
      <w:del w:id="2680" w:author="Molly McEvilley" w:date="2020-08-13T05:18:00Z">
        <w:r w:rsidR="00D05131" w:rsidDel="00EB1C9F">
          <w:delText>A</w:delText>
        </w:r>
      </w:del>
      <w:r w:rsidR="00D05131">
        <w:t xml:space="preserve"> count of distinct </w:t>
      </w:r>
      <w:del w:id="2681" w:author="Molly McEvilley" w:date="2020-09-17T07:40:00Z">
        <w:r w:rsidR="00D05131" w:rsidRPr="006018B9" w:rsidDel="00C12607">
          <w:rPr>
            <w:i/>
          </w:rPr>
          <w:delText>EnrollmentID</w:delText>
        </w:r>
        <w:r w:rsidR="00D05131" w:rsidDel="00C12607">
          <w:delText xml:space="preserve">s </w:delText>
        </w:r>
      </w:del>
      <w:ins w:id="2682" w:author="Molly McEvilley" w:date="2020-09-17T07:40:00Z">
        <w:r w:rsidR="00C12607">
          <w:rPr>
            <w:i/>
          </w:rPr>
          <w:t>HouseholdIDs</w:t>
        </w:r>
        <w:r w:rsidR="00C12607">
          <w:t xml:space="preserve"> </w:t>
        </w:r>
      </w:ins>
      <w:r w:rsidR="00D05131">
        <w:t>in hmis_Enrollment</w:t>
      </w:r>
      <w:ins w:id="2683" w:author="Molly McEvilley" w:date="2020-08-13T05:26:00Z">
        <w:r>
          <w:t xml:space="preserve"> with the same data quality issue </w:t>
        </w:r>
      </w:ins>
      <w:ins w:id="2684" w:author="Molly McEvilley" w:date="2020-08-13T05:27:00Z">
        <w:r>
          <w:t>for</w:t>
        </w:r>
      </w:ins>
      <w:ins w:id="2685" w:author="Molly McEvilley" w:date="2020-08-13T05:26:00Z">
        <w:r>
          <w:t xml:space="preserve"> the </w:t>
        </w:r>
      </w:ins>
      <w:ins w:id="2686" w:author="Molly McEvilley" w:date="2020-08-13T05:27:00Z">
        <w:r>
          <w:t xml:space="preserve">three-year </w:t>
        </w:r>
      </w:ins>
      <w:ins w:id="2687" w:author="Molly McEvilley" w:date="2020-08-13T05:26:00Z">
        <w:r>
          <w:t>DQ cohort period.</w:t>
        </w:r>
      </w:ins>
      <w:del w:id="2688" w:author="Molly McEvilley" w:date="2020-08-13T05:23:00Z">
        <w:r w:rsidR="00D05131" w:rsidDel="00EB1C9F">
          <w:delText xml:space="preserve"> </w:delText>
        </w:r>
      </w:del>
      <w:del w:id="2689" w:author="Molly McEvilley" w:date="2020-08-13T05:26:00Z">
        <w:r w:rsidR="00C24F02" w:rsidDel="00EB1C9F">
          <w:delText xml:space="preserve">active in the DQ cohort period </w:delText>
        </w:r>
        <w:r w:rsidR="00D05131" w:rsidDel="00EB1C9F">
          <w:delText xml:space="preserve">for continuum projects that operate in the </w:delText>
        </w:r>
        <w:r w:rsidR="00D05131" w:rsidDel="00EB1C9F">
          <w:rPr>
            <w:u w:val="single"/>
          </w:rPr>
          <w:delText>ReportCoC</w:delText>
        </w:r>
        <w:r w:rsidR="00D05131" w:rsidRPr="006018B9" w:rsidDel="00EB1C9F">
          <w:delText xml:space="preserve"> </w:delText>
        </w:r>
        <w:r w:rsidR="00D05131" w:rsidDel="00EB1C9F">
          <w:delText xml:space="preserve">where there is no value for </w:delText>
        </w:r>
        <w:r w:rsidR="00D05131" w:rsidRPr="006018B9" w:rsidDel="00EB1C9F">
          <w:rPr>
            <w:i/>
          </w:rPr>
          <w:delText>EnrollmentCoC</w:delText>
        </w:r>
        <w:r w:rsidR="004873DC" w:rsidDel="00EB1C9F">
          <w:delText>.</w:delText>
        </w:r>
      </w:del>
      <w:r w:rsidR="005A642F">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77777777" w:rsidR="00144379" w:rsidRPr="00956E23" w:rsidRDefault="00144379" w:rsidP="00A33436">
            <w:pPr>
              <w:pStyle w:val="NoSpacing"/>
            </w:pPr>
            <w:r>
              <w:t>ReportCoC</w:t>
            </w:r>
          </w:p>
        </w:tc>
        <w:tc>
          <w:tcPr>
            <w:tcW w:w="6115" w:type="dxa"/>
          </w:tcPr>
          <w:p w14:paraId="6FEAE696" w14:textId="77777777" w:rsidR="00144379" w:rsidRDefault="00144379" w:rsidP="00A33436">
            <w:pPr>
              <w:pStyle w:val="NoSpacing"/>
            </w:pPr>
            <w:r>
              <w:t>Query parameter</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r w:rsidRPr="00956E23">
              <w:rPr>
                <w:b/>
                <w:bCs/>
              </w:rPr>
              <w:t xml:space="preserve">hmis_Exit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ins w:id="2690" w:author="Molly McEvilley" w:date="2020-09-17T07:41:00Z">
              <w:r w:rsidR="00D8455B">
                <w:t xml:space="preserve"> or NULL</w:t>
              </w:r>
            </w:ins>
          </w:p>
        </w:tc>
      </w:tr>
      <w:tr w:rsidR="00D05131" w:rsidRPr="003C4035" w14:paraId="764DA56A" w14:textId="77777777" w:rsidTr="003F2061">
        <w:trPr>
          <w:cantSplit/>
          <w:trHeight w:val="216"/>
        </w:trPr>
        <w:tc>
          <w:tcPr>
            <w:tcW w:w="3235" w:type="dxa"/>
            <w:shd w:val="clear" w:color="auto" w:fill="EEECE1" w:themeFill="background2"/>
          </w:tcPr>
          <w:p w14:paraId="45088CE6" w14:textId="77777777" w:rsidR="00D05131" w:rsidRPr="00956E23" w:rsidRDefault="00D05131" w:rsidP="003F2061">
            <w:pPr>
              <w:pStyle w:val="NoSpacing"/>
              <w:rPr>
                <w:b/>
                <w:bCs/>
              </w:rPr>
            </w:pPr>
            <w:r w:rsidRPr="00956E23">
              <w:rPr>
                <w:b/>
                <w:bCs/>
              </w:rPr>
              <w:t>hmis_Project</w:t>
            </w:r>
          </w:p>
        </w:tc>
        <w:tc>
          <w:tcPr>
            <w:tcW w:w="6115" w:type="dxa"/>
            <w:shd w:val="clear" w:color="auto" w:fill="EEECE1" w:themeFill="background2"/>
          </w:tcPr>
          <w:p w14:paraId="74121F74" w14:textId="77777777" w:rsidR="00D05131" w:rsidRPr="003C4035" w:rsidRDefault="00D05131" w:rsidP="003F2061">
            <w:pPr>
              <w:pStyle w:val="NoSpacing"/>
              <w:rPr>
                <w:b/>
                <w:bCs/>
              </w:rPr>
            </w:pPr>
            <w:r w:rsidRPr="003C4035">
              <w:rPr>
                <w:b/>
                <w:bCs/>
              </w:rPr>
              <w:t>Condition</w:t>
            </w:r>
          </w:p>
        </w:tc>
      </w:tr>
      <w:tr w:rsidR="00D05131" w14:paraId="39B56665" w14:textId="77777777" w:rsidTr="003F2061">
        <w:trPr>
          <w:cantSplit/>
          <w:trHeight w:val="216"/>
        </w:trPr>
        <w:tc>
          <w:tcPr>
            <w:tcW w:w="3235" w:type="dxa"/>
          </w:tcPr>
          <w:p w14:paraId="1BCFD284" w14:textId="77777777" w:rsidR="00D05131" w:rsidRPr="00956E23" w:rsidRDefault="00D05131" w:rsidP="003F2061">
            <w:pPr>
              <w:pStyle w:val="NoSpacing"/>
            </w:pPr>
            <w:r w:rsidRPr="00956E23">
              <w:t>ProjectType</w:t>
            </w:r>
          </w:p>
        </w:tc>
        <w:tc>
          <w:tcPr>
            <w:tcW w:w="6115" w:type="dxa"/>
          </w:tcPr>
          <w:p w14:paraId="0ECBC0F0" w14:textId="77777777" w:rsidR="00D05131" w:rsidRDefault="00D05131" w:rsidP="003F2061">
            <w:pPr>
              <w:pStyle w:val="NoSpacing"/>
            </w:pPr>
            <w:r>
              <w:t>in (1,2,3,8,13)</w:t>
            </w:r>
          </w:p>
        </w:tc>
      </w:tr>
      <w:tr w:rsidR="00D05131" w14:paraId="582D455D" w14:textId="77777777" w:rsidTr="003F2061">
        <w:trPr>
          <w:cantSplit/>
          <w:trHeight w:val="216"/>
        </w:trPr>
        <w:tc>
          <w:tcPr>
            <w:tcW w:w="3235" w:type="dxa"/>
          </w:tcPr>
          <w:p w14:paraId="7F25F4CC" w14:textId="77777777" w:rsidR="00D05131" w:rsidRPr="00956E23" w:rsidRDefault="00D05131" w:rsidP="003F2061">
            <w:pPr>
              <w:pStyle w:val="NoSpacing"/>
            </w:pPr>
            <w:proofErr w:type="spellStart"/>
            <w:r w:rsidRPr="00956E23">
              <w:t>ContinuumProject</w:t>
            </w:r>
            <w:proofErr w:type="spellEnd"/>
            <w:r w:rsidRPr="00956E23">
              <w:t xml:space="preserve"> </w:t>
            </w:r>
          </w:p>
        </w:tc>
        <w:tc>
          <w:tcPr>
            <w:tcW w:w="6115" w:type="dxa"/>
          </w:tcPr>
          <w:p w14:paraId="6E2D3A95" w14:textId="69601469" w:rsidR="00D05131" w:rsidRDefault="00EB1C9F" w:rsidP="003F2061">
            <w:pPr>
              <w:pStyle w:val="NoSpacing"/>
            </w:pPr>
            <w:ins w:id="2691" w:author="Molly McEvilley" w:date="2020-08-11T17:43:00Z">
              <w:r>
                <w:t xml:space="preserve">= </w:t>
              </w:r>
            </w:ins>
            <w:r w:rsidR="00D05131">
              <w:t>1</w:t>
            </w:r>
          </w:p>
        </w:tc>
      </w:tr>
      <w:tr w:rsidR="00D05131" w:rsidRPr="003C4035" w14:paraId="1E2E33F0" w14:textId="77777777" w:rsidTr="003F2061">
        <w:trPr>
          <w:cantSplit/>
          <w:trHeight w:val="216"/>
        </w:trPr>
        <w:tc>
          <w:tcPr>
            <w:tcW w:w="3235" w:type="dxa"/>
            <w:shd w:val="clear" w:color="auto" w:fill="EEECE1" w:themeFill="background2"/>
          </w:tcPr>
          <w:p w14:paraId="5BCAD587" w14:textId="77777777" w:rsidR="00D05131" w:rsidRPr="00956E23" w:rsidRDefault="00D05131" w:rsidP="003F2061">
            <w:pPr>
              <w:pStyle w:val="NoSpacing"/>
              <w:rPr>
                <w:b/>
                <w:bCs/>
              </w:rPr>
            </w:pPr>
            <w:r w:rsidRPr="00956E23">
              <w:rPr>
                <w:b/>
                <w:bCs/>
              </w:rPr>
              <w:t>hmis_ProjectCoC</w:t>
            </w:r>
          </w:p>
        </w:tc>
        <w:tc>
          <w:tcPr>
            <w:tcW w:w="6115" w:type="dxa"/>
            <w:shd w:val="clear" w:color="auto" w:fill="EEECE1" w:themeFill="background2"/>
          </w:tcPr>
          <w:p w14:paraId="0F6E8698" w14:textId="77777777" w:rsidR="00D05131" w:rsidRPr="003C4035" w:rsidRDefault="00D05131" w:rsidP="003F2061">
            <w:pPr>
              <w:pStyle w:val="NoSpacing"/>
              <w:rPr>
                <w:b/>
                <w:bCs/>
              </w:rPr>
            </w:pPr>
            <w:r w:rsidRPr="003C4035">
              <w:rPr>
                <w:b/>
                <w:bCs/>
              </w:rPr>
              <w:t>Condition</w:t>
            </w:r>
          </w:p>
        </w:tc>
      </w:tr>
      <w:tr w:rsidR="00D05131" w14:paraId="4E4C1591" w14:textId="77777777" w:rsidTr="003F2061">
        <w:trPr>
          <w:cantSplit/>
          <w:trHeight w:val="216"/>
        </w:trPr>
        <w:tc>
          <w:tcPr>
            <w:tcW w:w="3235" w:type="dxa"/>
          </w:tcPr>
          <w:p w14:paraId="6D8B32EF" w14:textId="77777777" w:rsidR="00D05131" w:rsidRPr="00956E23" w:rsidRDefault="00D05131" w:rsidP="003F2061">
            <w:pPr>
              <w:pStyle w:val="NoSpacing"/>
            </w:pPr>
            <w:r w:rsidRPr="00956E23">
              <w:t>CoCCode</w:t>
            </w:r>
          </w:p>
        </w:tc>
        <w:tc>
          <w:tcPr>
            <w:tcW w:w="6115" w:type="dxa"/>
          </w:tcPr>
          <w:p w14:paraId="102DF63C" w14:textId="1D9564F3" w:rsidR="00D05131" w:rsidRPr="006018B9" w:rsidRDefault="00EB1C9F" w:rsidP="003F2061">
            <w:pPr>
              <w:pStyle w:val="NoSpacing"/>
              <w:rPr>
                <w:u w:val="single"/>
              </w:rPr>
            </w:pPr>
            <w:ins w:id="2692" w:author="Molly McEvilley" w:date="2020-08-11T17:43:00Z">
              <w:r>
                <w:rPr>
                  <w:u w:val="single"/>
                </w:rPr>
                <w:t xml:space="preserve">= </w:t>
              </w:r>
            </w:ins>
            <w:r w:rsidR="00D05131">
              <w:rPr>
                <w:u w:val="single"/>
              </w:rPr>
              <w:t>ReportCoC</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r w:rsidRPr="00956E23">
              <w:rPr>
                <w:b/>
                <w:bCs/>
              </w:rPr>
              <w:t>hmis_EnrollmentCoC</w:t>
            </w:r>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ins w:id="2693" w:author="Molly McEvilley" w:date="2020-08-13T05:38:00Z"/>
        </w:trPr>
        <w:tc>
          <w:tcPr>
            <w:tcW w:w="3235" w:type="dxa"/>
          </w:tcPr>
          <w:p w14:paraId="4F69CE88" w14:textId="54A0580C" w:rsidR="00EB1C9F" w:rsidRPr="00956E23" w:rsidRDefault="00EB1C9F" w:rsidP="00ED62C9">
            <w:pPr>
              <w:pStyle w:val="NoSpacing"/>
              <w:rPr>
                <w:ins w:id="2694" w:author="Molly McEvilley" w:date="2020-08-13T05:38:00Z"/>
              </w:rPr>
            </w:pPr>
          </w:p>
        </w:tc>
        <w:tc>
          <w:tcPr>
            <w:tcW w:w="6115" w:type="dxa"/>
          </w:tcPr>
          <w:p w14:paraId="3EF448D5" w14:textId="0FE95583" w:rsidR="00EB1C9F" w:rsidRDefault="00EB1C9F" w:rsidP="00ED62C9">
            <w:pPr>
              <w:pStyle w:val="NoSpacing"/>
              <w:rPr>
                <w:ins w:id="2695" w:author="Molly McEvilley" w:date="2020-08-13T05:43:00Z"/>
              </w:rPr>
            </w:pPr>
            <w:ins w:id="2696" w:author="Molly McEvilley" w:date="2020-08-13T05:43:00Z">
              <w:r>
                <w:t xml:space="preserve">No </w:t>
              </w:r>
              <w:proofErr w:type="spellStart"/>
              <w:r>
                <w:t>EnrollmentCoC</w:t>
              </w:r>
              <w:proofErr w:type="spellEnd"/>
              <w:r>
                <w:t xml:space="preserve"> records exists</w:t>
              </w:r>
            </w:ins>
            <w:ins w:id="2697" w:author="Molly McEvilley" w:date="2020-08-13T05:44:00Z">
              <w:r>
                <w:t xml:space="preserve"> for the </w:t>
              </w:r>
              <w:r w:rsidRPr="00EB1C9F">
                <w:rPr>
                  <w:i/>
                  <w:iCs/>
                </w:rPr>
                <w:t>HouseholdID</w:t>
              </w:r>
            </w:ins>
            <w:ins w:id="2698" w:author="Molly McEvilley" w:date="2020-08-13T05:43:00Z">
              <w:r>
                <w:t xml:space="preserve"> where:</w:t>
              </w:r>
            </w:ins>
          </w:p>
          <w:p w14:paraId="23EB2E11" w14:textId="77777777" w:rsidR="00EB1C9F" w:rsidRDefault="00EB1C9F" w:rsidP="00EB1C9F">
            <w:pPr>
              <w:pStyle w:val="NoSpacing"/>
              <w:numPr>
                <w:ilvl w:val="0"/>
                <w:numId w:val="78"/>
              </w:numPr>
              <w:rPr>
                <w:ins w:id="2699" w:author="Molly McEvilley" w:date="2020-08-13T05:43:00Z"/>
              </w:rPr>
            </w:pPr>
            <w:ins w:id="2700" w:author="Molly McEvilley" w:date="2020-08-13T05:43:00Z">
              <w:r w:rsidRPr="00EB1C9F">
                <w:rPr>
                  <w:i/>
                  <w:iCs/>
                </w:rPr>
                <w:t>InformationDate</w:t>
              </w:r>
              <w:r>
                <w:t xml:space="preserve"> &lt;= </w:t>
              </w:r>
              <w:proofErr w:type="spellStart"/>
              <w:r w:rsidRPr="00EB1C9F">
                <w:rPr>
                  <w:b/>
                  <w:bCs/>
                </w:rPr>
                <w:t>CohortEnd</w:t>
              </w:r>
              <w:proofErr w:type="spellEnd"/>
              <w:r>
                <w:t xml:space="preserve"> and</w:t>
              </w:r>
            </w:ins>
          </w:p>
          <w:p w14:paraId="2925160B" w14:textId="6267C316" w:rsidR="00EB1C9F" w:rsidRDefault="00EB1C9F" w:rsidP="00EB1C9F">
            <w:pPr>
              <w:pStyle w:val="NoSpacing"/>
              <w:numPr>
                <w:ilvl w:val="0"/>
                <w:numId w:val="78"/>
              </w:numPr>
              <w:rPr>
                <w:ins w:id="2701" w:author="Molly McEvilley" w:date="2020-08-13T05:38:00Z"/>
              </w:rPr>
            </w:pPr>
            <w:ins w:id="2702" w:author="Molly McEvilley" w:date="2020-08-13T05:43:00Z">
              <w:r w:rsidRPr="00EB1C9F">
                <w:rPr>
                  <w:i/>
                  <w:iCs/>
                </w:rPr>
                <w:t>CoCCode</w:t>
              </w:r>
              <w:r>
                <w:t xml:space="preserve"> is not NULL</w:t>
              </w:r>
            </w:ins>
          </w:p>
        </w:tc>
      </w:tr>
      <w:tr w:rsidR="00EB1C9F" w:rsidDel="00EB1C9F" w14:paraId="37D67335" w14:textId="3DFA064A" w:rsidTr="003F2061">
        <w:trPr>
          <w:cantSplit/>
          <w:trHeight w:val="216"/>
          <w:del w:id="2703" w:author="Molly McEvilley" w:date="2020-08-13T05:44:00Z"/>
        </w:trPr>
        <w:tc>
          <w:tcPr>
            <w:tcW w:w="3235" w:type="dxa"/>
          </w:tcPr>
          <w:p w14:paraId="6F189BD7" w14:textId="50E3F0F5" w:rsidR="00EB1C9F" w:rsidRPr="00956E23" w:rsidDel="00EB1C9F" w:rsidRDefault="00EB1C9F" w:rsidP="00EB1C9F">
            <w:pPr>
              <w:pStyle w:val="NoSpacing"/>
              <w:rPr>
                <w:del w:id="2704" w:author="Molly McEvilley" w:date="2020-08-13T05:44:00Z"/>
              </w:rPr>
            </w:pPr>
            <w:del w:id="2705" w:author="Molly McEvilley" w:date="2020-08-13T05:44:00Z">
              <w:r w:rsidRPr="00956E23" w:rsidDel="00EB1C9F">
                <w:delText>CoCCode</w:delText>
              </w:r>
            </w:del>
          </w:p>
        </w:tc>
        <w:tc>
          <w:tcPr>
            <w:tcW w:w="6115" w:type="dxa"/>
          </w:tcPr>
          <w:p w14:paraId="1E1F74F4" w14:textId="49DCFD9B" w:rsidR="00EB1C9F" w:rsidDel="00EB1C9F" w:rsidRDefault="00EB1C9F" w:rsidP="00EB1C9F">
            <w:pPr>
              <w:pStyle w:val="NoSpacing"/>
              <w:rPr>
                <w:del w:id="2706" w:author="Molly McEvilley" w:date="2020-08-13T05:44:00Z"/>
              </w:rPr>
            </w:pPr>
            <w:del w:id="2707" w:author="Molly McEvilley" w:date="2020-08-13T05:44:00Z">
              <w:r w:rsidDel="00EB1C9F">
                <w:delText>is NULL</w:delText>
              </w:r>
            </w:del>
          </w:p>
        </w:tc>
      </w:tr>
    </w:tbl>
    <w:p w14:paraId="79189732" w14:textId="26CA740D" w:rsidR="00046859" w:rsidRDefault="00046859" w:rsidP="00046859">
      <w:pPr>
        <w:pStyle w:val="Heading3"/>
      </w:pPr>
      <w:r>
        <w:t>NotOneHoH1/3</w:t>
      </w:r>
    </w:p>
    <w:p w14:paraId="3F6D650E" w14:textId="2EFC36E3" w:rsidR="00046859" w:rsidRDefault="00046859" w:rsidP="00046859">
      <w:r>
        <w:t xml:space="preserve">A count of distinct </w:t>
      </w:r>
      <w:r w:rsidRPr="00046859">
        <w:rPr>
          <w:bCs/>
          <w:i/>
          <w:iCs/>
        </w:rPr>
        <w:t>HouseholdIDs</w:t>
      </w:r>
      <w:r>
        <w:t xml:space="preserve"> in hmis_Enrollment excluded from LSA reporting because there was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144379" w14:paraId="21E78C55" w14:textId="77777777" w:rsidTr="00A33436">
        <w:trPr>
          <w:cantSplit/>
          <w:trHeight w:val="216"/>
        </w:trPr>
        <w:tc>
          <w:tcPr>
            <w:tcW w:w="3235" w:type="dxa"/>
            <w:shd w:val="clear" w:color="auto" w:fill="FDE9D9" w:themeFill="accent6" w:themeFillTint="33"/>
          </w:tcPr>
          <w:p w14:paraId="14DC5CB7" w14:textId="77777777" w:rsidR="00144379" w:rsidRPr="00956E23" w:rsidRDefault="00144379" w:rsidP="00A33436">
            <w:pPr>
              <w:pStyle w:val="NoSpacing"/>
              <w:rPr>
                <w:b/>
                <w:bCs/>
                <w:color w:val="000000" w:themeColor="text1"/>
              </w:rPr>
            </w:pPr>
            <w:r>
              <w:rPr>
                <w:b/>
                <w:bCs/>
                <w:color w:val="000000" w:themeColor="text1"/>
              </w:rPr>
              <w:t>lsa_Report</w:t>
            </w:r>
          </w:p>
        </w:tc>
        <w:tc>
          <w:tcPr>
            <w:tcW w:w="6115" w:type="dxa"/>
            <w:shd w:val="clear" w:color="auto" w:fill="FDE9D9" w:themeFill="accent6" w:themeFillTint="33"/>
          </w:tcPr>
          <w:p w14:paraId="64DD8942" w14:textId="090A806A" w:rsidR="00144379" w:rsidRPr="003C4035" w:rsidRDefault="00817B93" w:rsidP="00A33436">
            <w:pPr>
              <w:pStyle w:val="NoSpacing"/>
              <w:rPr>
                <w:b/>
                <w:bCs/>
                <w:color w:val="000000" w:themeColor="text1"/>
              </w:rPr>
            </w:pPr>
            <w:r>
              <w:rPr>
                <w:b/>
                <w:bCs/>
                <w:color w:val="000000" w:themeColor="text1"/>
              </w:rPr>
              <w:t>Condition</w:t>
            </w:r>
          </w:p>
        </w:tc>
      </w:tr>
      <w:tr w:rsidR="00144379" w14:paraId="1F04DB70" w14:textId="77777777" w:rsidTr="00A33436">
        <w:trPr>
          <w:cantSplit/>
          <w:trHeight w:val="216"/>
        </w:trPr>
        <w:tc>
          <w:tcPr>
            <w:tcW w:w="3235" w:type="dxa"/>
          </w:tcPr>
          <w:p w14:paraId="4AFF6D2C" w14:textId="77777777" w:rsidR="00144379" w:rsidRPr="00956E23" w:rsidRDefault="00144379" w:rsidP="00A33436">
            <w:pPr>
              <w:pStyle w:val="NoSpacing"/>
            </w:pPr>
            <w:r>
              <w:t>ReportCoC</w:t>
            </w:r>
          </w:p>
        </w:tc>
        <w:tc>
          <w:tcPr>
            <w:tcW w:w="6115" w:type="dxa"/>
          </w:tcPr>
          <w:p w14:paraId="440C1816" w14:textId="77777777" w:rsidR="00144379" w:rsidRDefault="00144379" w:rsidP="00A33436">
            <w:pPr>
              <w:pStyle w:val="NoSpacing"/>
            </w:pPr>
            <w:r>
              <w:t>Query parameter</w:t>
            </w:r>
          </w:p>
        </w:tc>
      </w:tr>
      <w:tr w:rsidR="00C274E9" w14:paraId="22632646" w14:textId="77777777" w:rsidTr="00171172">
        <w:trPr>
          <w:cantSplit/>
          <w:trHeight w:val="216"/>
        </w:trPr>
        <w:tc>
          <w:tcPr>
            <w:tcW w:w="3235" w:type="dxa"/>
            <w:shd w:val="clear" w:color="auto" w:fill="FDE9D9" w:themeFill="accent6" w:themeFillTint="33"/>
          </w:tcPr>
          <w:p w14:paraId="4648F4E8" w14:textId="617965BA" w:rsidR="00C274E9" w:rsidRPr="00956E23" w:rsidRDefault="00144379" w:rsidP="00A33436">
            <w:pPr>
              <w:pStyle w:val="NoSpacing"/>
              <w:rPr>
                <w:b/>
                <w:bCs/>
                <w:color w:val="000000" w:themeColor="text1"/>
              </w:rPr>
            </w:pPr>
            <w:proofErr w:type="spellStart"/>
            <w:r>
              <w:rPr>
                <w:b/>
                <w:bCs/>
                <w:color w:val="000000" w:themeColor="text1"/>
              </w:rPr>
              <w:lastRenderedPageBreak/>
              <w:t>t</w:t>
            </w:r>
            <w:r w:rsidR="00C274E9">
              <w:rPr>
                <w:b/>
                <w:bCs/>
                <w:color w:val="000000" w:themeColor="text1"/>
              </w:rPr>
              <w:t>lsa_</w:t>
            </w:r>
            <w:r>
              <w:rPr>
                <w:b/>
                <w:bCs/>
                <w:color w:val="000000" w:themeColor="text1"/>
              </w:rPr>
              <w:t>CohortDates</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781D8C51" w:rsidR="00C274E9" w:rsidRPr="00956E23" w:rsidRDefault="00144379" w:rsidP="00A33436">
            <w:pPr>
              <w:pStyle w:val="NoSpacing"/>
            </w:pPr>
            <w:r>
              <w:t>Cohort</w:t>
            </w:r>
          </w:p>
        </w:tc>
        <w:tc>
          <w:tcPr>
            <w:tcW w:w="6115" w:type="dxa"/>
          </w:tcPr>
          <w:p w14:paraId="74BEEC9E" w14:textId="757065EA" w:rsidR="00C274E9" w:rsidRDefault="00144379" w:rsidP="00A33436">
            <w:pPr>
              <w:pStyle w:val="NoSpacing"/>
            </w:pPr>
            <w:r>
              <w:t>1 (NotOneHoH1) and 20 (NotOneHoH3)</w:t>
            </w:r>
          </w:p>
        </w:tc>
      </w:tr>
      <w:tr w:rsidR="00144379" w14:paraId="2A7CC618" w14:textId="77777777" w:rsidTr="00A33436">
        <w:trPr>
          <w:cantSplit/>
          <w:trHeight w:val="216"/>
        </w:trPr>
        <w:tc>
          <w:tcPr>
            <w:tcW w:w="3235" w:type="dxa"/>
          </w:tcPr>
          <w:p w14:paraId="4A73046E" w14:textId="47CDB888" w:rsidR="00144379" w:rsidRDefault="00144379" w:rsidP="00144379">
            <w:pPr>
              <w:pStyle w:val="NoSpacing"/>
            </w:pPr>
            <w:proofErr w:type="spellStart"/>
            <w:r>
              <w:t>CohortStart</w:t>
            </w:r>
            <w:proofErr w:type="spellEnd"/>
          </w:p>
        </w:tc>
        <w:tc>
          <w:tcPr>
            <w:tcW w:w="6115" w:type="dxa"/>
          </w:tcPr>
          <w:p w14:paraId="397DCF0C" w14:textId="3A2D0755" w:rsidR="00144379" w:rsidRDefault="00144379" w:rsidP="00144379">
            <w:pPr>
              <w:pStyle w:val="NoSpacing"/>
            </w:pPr>
            <w:r>
              <w:t>Query parameter</w:t>
            </w:r>
          </w:p>
        </w:tc>
      </w:tr>
      <w:tr w:rsidR="00144379" w14:paraId="7E4B54FF" w14:textId="77777777" w:rsidTr="00A33436">
        <w:trPr>
          <w:cantSplit/>
          <w:trHeight w:val="216"/>
        </w:trPr>
        <w:tc>
          <w:tcPr>
            <w:tcW w:w="3235" w:type="dxa"/>
          </w:tcPr>
          <w:p w14:paraId="558C221D" w14:textId="12810D32" w:rsidR="00144379" w:rsidRDefault="00144379" w:rsidP="00144379">
            <w:pPr>
              <w:pStyle w:val="NoSpacing"/>
            </w:pPr>
            <w:proofErr w:type="spellStart"/>
            <w:r>
              <w:t>CohortEnd</w:t>
            </w:r>
            <w:proofErr w:type="spellEnd"/>
          </w:p>
        </w:tc>
        <w:tc>
          <w:tcPr>
            <w:tcW w:w="6115" w:type="dxa"/>
          </w:tcPr>
          <w:p w14:paraId="7C059C55" w14:textId="01800A25" w:rsidR="00144379" w:rsidRDefault="00144379" w:rsidP="00144379">
            <w:pPr>
              <w:pStyle w:val="NoSpacing"/>
            </w:pPr>
            <w:r>
              <w:t>Query parameter</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r w:rsidR="00144379" w14:paraId="3D4DE31C" w14:textId="77777777" w:rsidTr="00C34F4A">
        <w:trPr>
          <w:cantSplit/>
          <w:trHeight w:val="216"/>
        </w:trPr>
        <w:tc>
          <w:tcPr>
            <w:tcW w:w="3235" w:type="dxa"/>
          </w:tcPr>
          <w:p w14:paraId="68297C41" w14:textId="77777777" w:rsidR="00144379" w:rsidRPr="00956E23" w:rsidRDefault="00144379" w:rsidP="00144379">
            <w:pPr>
              <w:pStyle w:val="NoSpacing"/>
            </w:pPr>
            <w:r w:rsidRPr="00956E23">
              <w:t>EntryDate</w:t>
            </w:r>
          </w:p>
        </w:tc>
        <w:tc>
          <w:tcPr>
            <w:tcW w:w="6115" w:type="dxa"/>
          </w:tcPr>
          <w:p w14:paraId="1A90BA75" w14:textId="3138F99F" w:rsidR="00144379" w:rsidRDefault="00144379" w:rsidP="00144379">
            <w:pPr>
              <w:pStyle w:val="NoSpacing"/>
            </w:pPr>
            <w:r>
              <w:t xml:space="preserve">&lt;= </w:t>
            </w:r>
            <w:proofErr w:type="spellStart"/>
            <w:r>
              <w:rPr>
                <w:b/>
                <w:bCs/>
              </w:rPr>
              <w:t>CohortEnd</w:t>
            </w:r>
            <w:proofErr w:type="spellEnd"/>
          </w:p>
        </w:tc>
      </w:tr>
      <w:tr w:rsidR="00144379" w:rsidRPr="003C4035" w14:paraId="7D8FB2C1" w14:textId="77777777" w:rsidTr="00C34F4A">
        <w:trPr>
          <w:cantSplit/>
          <w:trHeight w:val="216"/>
        </w:trPr>
        <w:tc>
          <w:tcPr>
            <w:tcW w:w="3235" w:type="dxa"/>
            <w:shd w:val="clear" w:color="auto" w:fill="EEECE1" w:themeFill="background2"/>
          </w:tcPr>
          <w:p w14:paraId="700E8362" w14:textId="77777777" w:rsidR="00144379" w:rsidRPr="00956E23" w:rsidRDefault="00144379" w:rsidP="00144379">
            <w:pPr>
              <w:pStyle w:val="NoSpacing"/>
              <w:rPr>
                <w:b/>
                <w:bCs/>
              </w:rPr>
            </w:pPr>
            <w:r w:rsidRPr="00956E23">
              <w:rPr>
                <w:b/>
                <w:bCs/>
              </w:rPr>
              <w:t xml:space="preserve">hmis_Exit </w:t>
            </w:r>
          </w:p>
        </w:tc>
        <w:tc>
          <w:tcPr>
            <w:tcW w:w="6115" w:type="dxa"/>
            <w:shd w:val="clear" w:color="auto" w:fill="EEECE1" w:themeFill="background2"/>
          </w:tcPr>
          <w:p w14:paraId="77D33B1D" w14:textId="77777777" w:rsidR="00144379" w:rsidRPr="003C4035" w:rsidRDefault="00144379" w:rsidP="00144379">
            <w:pPr>
              <w:pStyle w:val="NoSpacing"/>
              <w:rPr>
                <w:b/>
                <w:bCs/>
              </w:rPr>
            </w:pPr>
            <w:r w:rsidRPr="003C4035">
              <w:rPr>
                <w:b/>
                <w:bCs/>
              </w:rPr>
              <w:t>Condition</w:t>
            </w:r>
          </w:p>
        </w:tc>
      </w:tr>
      <w:tr w:rsidR="00144379" w14:paraId="6DA05B47" w14:textId="77777777" w:rsidTr="00C34F4A">
        <w:trPr>
          <w:cantSplit/>
          <w:trHeight w:val="216"/>
        </w:trPr>
        <w:tc>
          <w:tcPr>
            <w:tcW w:w="3235" w:type="dxa"/>
          </w:tcPr>
          <w:p w14:paraId="0CC9939F" w14:textId="77777777" w:rsidR="00144379" w:rsidRPr="00956E23" w:rsidRDefault="00144379" w:rsidP="00144379">
            <w:pPr>
              <w:pStyle w:val="NoSpacing"/>
            </w:pPr>
            <w:r w:rsidRPr="00956E23">
              <w:t>ExitDate</w:t>
            </w:r>
          </w:p>
        </w:tc>
        <w:tc>
          <w:tcPr>
            <w:tcW w:w="6115" w:type="dxa"/>
          </w:tcPr>
          <w:p w14:paraId="2C30F7D4" w14:textId="668CD5EA" w:rsidR="00144379" w:rsidRDefault="00144379" w:rsidP="00144379">
            <w:pPr>
              <w:pStyle w:val="NoSpacing"/>
            </w:pPr>
            <w:r>
              <w:t xml:space="preserve">&gt;= </w:t>
            </w:r>
            <w:proofErr w:type="spellStart"/>
            <w:r>
              <w:rPr>
                <w:b/>
                <w:bCs/>
              </w:rPr>
              <w:t>CohortStart</w:t>
            </w:r>
            <w:proofErr w:type="spellEnd"/>
            <w:r>
              <w:rPr>
                <w:b/>
                <w:bCs/>
              </w:rPr>
              <w:t xml:space="preserve"> </w:t>
            </w:r>
            <w:r>
              <w:t>or NULL</w:t>
            </w:r>
          </w:p>
        </w:tc>
      </w:tr>
      <w:tr w:rsidR="00144379" w:rsidRPr="003C4035" w14:paraId="52AFE89A" w14:textId="77777777" w:rsidTr="00C34F4A">
        <w:trPr>
          <w:cantSplit/>
          <w:trHeight w:val="216"/>
        </w:trPr>
        <w:tc>
          <w:tcPr>
            <w:tcW w:w="3235" w:type="dxa"/>
            <w:shd w:val="clear" w:color="auto" w:fill="EEECE1" w:themeFill="background2"/>
          </w:tcPr>
          <w:p w14:paraId="3BDA95C6" w14:textId="77777777" w:rsidR="00144379" w:rsidRPr="00956E23" w:rsidRDefault="00144379" w:rsidP="00144379">
            <w:pPr>
              <w:pStyle w:val="NoSpacing"/>
              <w:rPr>
                <w:b/>
                <w:bCs/>
              </w:rPr>
            </w:pPr>
            <w:r w:rsidRPr="00956E23">
              <w:rPr>
                <w:b/>
                <w:bCs/>
              </w:rPr>
              <w:t>hmis_Project</w:t>
            </w:r>
          </w:p>
        </w:tc>
        <w:tc>
          <w:tcPr>
            <w:tcW w:w="6115" w:type="dxa"/>
            <w:shd w:val="clear" w:color="auto" w:fill="EEECE1" w:themeFill="background2"/>
          </w:tcPr>
          <w:p w14:paraId="4BB0A4D2" w14:textId="77777777" w:rsidR="00144379" w:rsidRPr="003C4035" w:rsidRDefault="00144379" w:rsidP="00144379">
            <w:pPr>
              <w:pStyle w:val="NoSpacing"/>
              <w:rPr>
                <w:b/>
                <w:bCs/>
              </w:rPr>
            </w:pPr>
            <w:r w:rsidRPr="003C4035">
              <w:rPr>
                <w:b/>
                <w:bCs/>
              </w:rPr>
              <w:t>Condition</w:t>
            </w:r>
          </w:p>
        </w:tc>
      </w:tr>
      <w:tr w:rsidR="00144379" w14:paraId="056FD8F1" w14:textId="77777777" w:rsidTr="00C34F4A">
        <w:trPr>
          <w:cantSplit/>
          <w:trHeight w:val="216"/>
        </w:trPr>
        <w:tc>
          <w:tcPr>
            <w:tcW w:w="3235" w:type="dxa"/>
          </w:tcPr>
          <w:p w14:paraId="417B2D65" w14:textId="77777777" w:rsidR="00144379" w:rsidRPr="00956E23" w:rsidRDefault="00144379" w:rsidP="00144379">
            <w:pPr>
              <w:pStyle w:val="NoSpacing"/>
            </w:pPr>
            <w:r w:rsidRPr="00956E23">
              <w:t>ProjectType</w:t>
            </w:r>
          </w:p>
        </w:tc>
        <w:tc>
          <w:tcPr>
            <w:tcW w:w="6115" w:type="dxa"/>
          </w:tcPr>
          <w:p w14:paraId="2D89402D" w14:textId="77777777" w:rsidR="00144379" w:rsidRDefault="00144379" w:rsidP="00144379">
            <w:pPr>
              <w:pStyle w:val="NoSpacing"/>
            </w:pPr>
            <w:r>
              <w:t>in (1,2,3,8,13)</w:t>
            </w:r>
          </w:p>
        </w:tc>
      </w:tr>
      <w:tr w:rsidR="00144379" w14:paraId="62CD1690" w14:textId="77777777" w:rsidTr="00C34F4A">
        <w:trPr>
          <w:cantSplit/>
          <w:trHeight w:val="216"/>
        </w:trPr>
        <w:tc>
          <w:tcPr>
            <w:tcW w:w="3235" w:type="dxa"/>
          </w:tcPr>
          <w:p w14:paraId="2EE239D1" w14:textId="77777777" w:rsidR="00144379" w:rsidRPr="00956E23" w:rsidRDefault="00144379" w:rsidP="00144379">
            <w:pPr>
              <w:pStyle w:val="NoSpacing"/>
            </w:pPr>
            <w:proofErr w:type="spellStart"/>
            <w:r w:rsidRPr="00956E23">
              <w:t>ContinuumProject</w:t>
            </w:r>
            <w:proofErr w:type="spellEnd"/>
            <w:r w:rsidRPr="00956E23">
              <w:t xml:space="preserve"> </w:t>
            </w:r>
          </w:p>
        </w:tc>
        <w:tc>
          <w:tcPr>
            <w:tcW w:w="6115" w:type="dxa"/>
          </w:tcPr>
          <w:p w14:paraId="37D0DD78" w14:textId="77777777" w:rsidR="00144379" w:rsidRDefault="00144379" w:rsidP="00144379">
            <w:pPr>
              <w:pStyle w:val="NoSpacing"/>
            </w:pPr>
            <w:r>
              <w:t>1</w:t>
            </w:r>
          </w:p>
        </w:tc>
      </w:tr>
      <w:tr w:rsidR="00144379" w:rsidRPr="003C4035" w14:paraId="7325A67A" w14:textId="77777777" w:rsidTr="00C34F4A">
        <w:trPr>
          <w:cantSplit/>
          <w:trHeight w:val="216"/>
        </w:trPr>
        <w:tc>
          <w:tcPr>
            <w:tcW w:w="3235" w:type="dxa"/>
            <w:shd w:val="clear" w:color="auto" w:fill="EEECE1" w:themeFill="background2"/>
          </w:tcPr>
          <w:p w14:paraId="70E78793" w14:textId="77777777" w:rsidR="00144379" w:rsidRPr="00956E23" w:rsidRDefault="00144379" w:rsidP="00144379">
            <w:pPr>
              <w:pStyle w:val="NoSpacing"/>
              <w:rPr>
                <w:b/>
                <w:bCs/>
              </w:rPr>
            </w:pPr>
            <w:r w:rsidRPr="00956E23">
              <w:rPr>
                <w:b/>
                <w:bCs/>
              </w:rPr>
              <w:t>hmis_ProjectCoC</w:t>
            </w:r>
          </w:p>
        </w:tc>
        <w:tc>
          <w:tcPr>
            <w:tcW w:w="6115" w:type="dxa"/>
            <w:shd w:val="clear" w:color="auto" w:fill="EEECE1" w:themeFill="background2"/>
          </w:tcPr>
          <w:p w14:paraId="7D48F681" w14:textId="77777777" w:rsidR="00144379" w:rsidRPr="003C4035" w:rsidRDefault="00144379" w:rsidP="00144379">
            <w:pPr>
              <w:pStyle w:val="NoSpacing"/>
              <w:rPr>
                <w:b/>
                <w:bCs/>
              </w:rPr>
            </w:pPr>
            <w:r w:rsidRPr="003C4035">
              <w:rPr>
                <w:b/>
                <w:bCs/>
              </w:rPr>
              <w:t>Condition</w:t>
            </w:r>
          </w:p>
        </w:tc>
      </w:tr>
      <w:tr w:rsidR="00144379" w14:paraId="3106AAA1" w14:textId="77777777" w:rsidTr="00C34F4A">
        <w:trPr>
          <w:cantSplit/>
          <w:trHeight w:val="216"/>
        </w:trPr>
        <w:tc>
          <w:tcPr>
            <w:tcW w:w="3235" w:type="dxa"/>
          </w:tcPr>
          <w:p w14:paraId="06707AA7" w14:textId="77777777" w:rsidR="00144379" w:rsidRPr="00956E23" w:rsidRDefault="00144379" w:rsidP="00144379">
            <w:pPr>
              <w:pStyle w:val="NoSpacing"/>
            </w:pPr>
            <w:r w:rsidRPr="00956E23">
              <w:t>CoCCode</w:t>
            </w:r>
          </w:p>
        </w:tc>
        <w:tc>
          <w:tcPr>
            <w:tcW w:w="6115" w:type="dxa"/>
          </w:tcPr>
          <w:p w14:paraId="241E148A" w14:textId="77777777" w:rsidR="00144379" w:rsidRPr="006018B9" w:rsidRDefault="00144379" w:rsidP="00144379">
            <w:pPr>
              <w:pStyle w:val="NoSpacing"/>
              <w:rPr>
                <w:u w:val="single"/>
              </w:rPr>
            </w:pPr>
            <w:r>
              <w:rPr>
                <w:u w:val="single"/>
              </w:rPr>
              <w:t>ReportCoC</w:t>
            </w:r>
          </w:p>
        </w:tc>
      </w:tr>
      <w:tr w:rsidR="00144379" w:rsidRPr="003C4035" w14:paraId="293D553C" w14:textId="77777777" w:rsidTr="00C34F4A">
        <w:trPr>
          <w:cantSplit/>
          <w:trHeight w:val="216"/>
        </w:trPr>
        <w:tc>
          <w:tcPr>
            <w:tcW w:w="3235" w:type="dxa"/>
            <w:shd w:val="clear" w:color="auto" w:fill="EEECE1" w:themeFill="background2"/>
          </w:tcPr>
          <w:p w14:paraId="67CCBAAD" w14:textId="77777777" w:rsidR="00144379" w:rsidRPr="00956E23" w:rsidRDefault="00144379" w:rsidP="00144379">
            <w:pPr>
              <w:pStyle w:val="NoSpacing"/>
              <w:rPr>
                <w:b/>
                <w:bCs/>
              </w:rPr>
            </w:pPr>
            <w:r w:rsidRPr="00956E23">
              <w:rPr>
                <w:b/>
                <w:bCs/>
              </w:rPr>
              <w:t>hmis_EnrollmentCoC</w:t>
            </w:r>
          </w:p>
        </w:tc>
        <w:tc>
          <w:tcPr>
            <w:tcW w:w="6115" w:type="dxa"/>
            <w:shd w:val="clear" w:color="auto" w:fill="EEECE1" w:themeFill="background2"/>
          </w:tcPr>
          <w:p w14:paraId="34227709" w14:textId="77777777" w:rsidR="00144379" w:rsidRPr="003C4035" w:rsidRDefault="00144379" w:rsidP="00144379">
            <w:pPr>
              <w:pStyle w:val="NoSpacing"/>
              <w:rPr>
                <w:b/>
                <w:bCs/>
              </w:rPr>
            </w:pPr>
            <w:r w:rsidRPr="003C4035">
              <w:rPr>
                <w:b/>
                <w:bCs/>
              </w:rPr>
              <w:t>Condition</w:t>
            </w:r>
          </w:p>
        </w:tc>
      </w:tr>
      <w:tr w:rsidR="00144379" w14:paraId="6C823ED3" w14:textId="77777777" w:rsidTr="00C34F4A">
        <w:trPr>
          <w:cantSplit/>
          <w:trHeight w:val="216"/>
        </w:trPr>
        <w:tc>
          <w:tcPr>
            <w:tcW w:w="3235" w:type="dxa"/>
          </w:tcPr>
          <w:p w14:paraId="30FBA4C8" w14:textId="77777777" w:rsidR="00144379" w:rsidRPr="00956E23" w:rsidRDefault="00144379" w:rsidP="00144379">
            <w:pPr>
              <w:pStyle w:val="NoSpacing"/>
            </w:pPr>
            <w:r w:rsidRPr="00956E23">
              <w:t>CoCCode</w:t>
            </w:r>
          </w:p>
        </w:tc>
        <w:tc>
          <w:tcPr>
            <w:tcW w:w="6115" w:type="dxa"/>
          </w:tcPr>
          <w:p w14:paraId="40ED5929" w14:textId="77777777" w:rsidR="00144379" w:rsidRDefault="00144379" w:rsidP="00144379">
            <w:pPr>
              <w:pStyle w:val="NoSpacing"/>
            </w:pPr>
            <w:r>
              <w:t>is NULL</w:t>
            </w:r>
          </w:p>
        </w:tc>
      </w:tr>
    </w:tbl>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r w:rsidR="00D05131" w:rsidRPr="002D61ED">
        <w:rPr>
          <w:b/>
        </w:rPr>
        <w:t>PersonalID</w:t>
      </w:r>
      <w:r w:rsidR="00D05131" w:rsidRPr="002D61ED">
        <w:t>s</w:t>
      </w:r>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t>SSNMissingOrInvalid</w:t>
      </w:r>
      <w:proofErr w:type="spellEnd"/>
    </w:p>
    <w:p w14:paraId="43B8B005" w14:textId="77777777" w:rsidR="00D05131" w:rsidRPr="000D3DC5"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708"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708"/>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r w:rsidRPr="002D61ED">
        <w:rPr>
          <w:b/>
        </w:rPr>
        <w:t>PersonalID</w:t>
      </w:r>
      <w:r w:rsidRPr="002D61ED">
        <w:t>s</w:t>
      </w:r>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r>
        <w:rPr>
          <w:b/>
        </w:rPr>
        <w:t>PersonalID</w:t>
      </w:r>
      <w:r>
        <w:t xml:space="preserve">s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r>
              <w:t>hmis_Client</w:t>
            </w:r>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14FD8BE6" w14:textId="77777777" w:rsidTr="00741942">
        <w:trPr>
          <w:cantSplit/>
          <w:trHeight w:val="216"/>
        </w:trPr>
        <w:tc>
          <w:tcPr>
            <w:tcW w:w="2695" w:type="dxa"/>
          </w:tcPr>
          <w:p w14:paraId="39256DF1" w14:textId="20E3DE50" w:rsidR="00741942" w:rsidRPr="00574D3C" w:rsidRDefault="00741942" w:rsidP="00741942">
            <w:pPr>
              <w:pStyle w:val="NoSpacing"/>
              <w:rPr>
                <w:i/>
              </w:rPr>
            </w:pPr>
            <w:proofErr w:type="spellStart"/>
            <w:r>
              <w:rPr>
                <w:i/>
              </w:rPr>
              <w:t>SSNDataQuality</w:t>
            </w:r>
            <w:proofErr w:type="spellEnd"/>
          </w:p>
        </w:tc>
        <w:tc>
          <w:tcPr>
            <w:tcW w:w="6655" w:type="dxa"/>
          </w:tcPr>
          <w:p w14:paraId="6BF79AE1" w14:textId="521EE338" w:rsidR="00741942" w:rsidRDefault="00741942" w:rsidP="00741942">
            <w:pPr>
              <w:pStyle w:val="NoSpacing"/>
            </w:pPr>
            <w:r>
              <w:t xml:space="preserve">In (1,2) </w:t>
            </w:r>
          </w:p>
        </w:tc>
      </w:tr>
      <w:tr w:rsidR="00741942" w14:paraId="3CEA9B7C" w14:textId="77777777" w:rsidTr="00741942">
        <w:trPr>
          <w:cantSplit/>
          <w:trHeight w:val="216"/>
        </w:trPr>
        <w:tc>
          <w:tcPr>
            <w:tcW w:w="2695" w:type="dxa"/>
            <w:shd w:val="clear" w:color="auto" w:fill="auto"/>
          </w:tcPr>
          <w:p w14:paraId="2F75E816" w14:textId="05FFC1B3" w:rsidR="00741942" w:rsidRDefault="00741942" w:rsidP="00741942">
            <w:pPr>
              <w:pStyle w:val="NoSpacing"/>
              <w:rPr>
                <w:i/>
              </w:rPr>
            </w:pPr>
            <w:r w:rsidRPr="00095E00">
              <w:rPr>
                <w:i/>
              </w:rPr>
              <w:t>SSN</w:t>
            </w:r>
          </w:p>
        </w:tc>
        <w:tc>
          <w:tcPr>
            <w:tcW w:w="6655" w:type="dxa"/>
            <w:shd w:val="clear" w:color="auto" w:fill="auto"/>
          </w:tcPr>
          <w:p w14:paraId="59556AAF" w14:textId="3FB6A826" w:rsidR="00741942" w:rsidRDefault="00741942" w:rsidP="00741942">
            <w:pPr>
              <w:pStyle w:val="NoSpacing"/>
            </w:pPr>
            <w:r>
              <w:t>Not in the SSN values counted in</w:t>
            </w:r>
            <w:r w:rsidRPr="00095E00">
              <w:rPr>
                <w:b/>
              </w:rPr>
              <w:t xml:space="preserve"> </w:t>
            </w:r>
            <w:proofErr w:type="spellStart"/>
            <w:r w:rsidRPr="00095E00">
              <w:rPr>
                <w:b/>
              </w:rPr>
              <w:t>SSNMissingOrInvalid</w:t>
            </w:r>
            <w:proofErr w:type="spellEnd"/>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hmis_Client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lastRenderedPageBreak/>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r w:rsidRPr="00171172">
              <w:rPr>
                <w:b/>
                <w:bCs/>
              </w:rPr>
              <w:t>hmis_Client</w:t>
            </w:r>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r w:rsidR="002F2FF8" w:rsidRPr="002D61ED">
        <w:rPr>
          <w:b/>
        </w:rPr>
        <w:t>PersonalID</w:t>
      </w:r>
      <w:r w:rsidR="002F2FF8">
        <w:t xml:space="preserve">s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171172">
        <w:trPr>
          <w:trHeight w:val="216"/>
        </w:trPr>
        <w:tc>
          <w:tcPr>
            <w:tcW w:w="2425" w:type="dxa"/>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171172">
        <w:trPr>
          <w:trHeight w:val="216"/>
        </w:trPr>
        <w:tc>
          <w:tcPr>
            <w:tcW w:w="2425" w:type="dxa"/>
          </w:tcPr>
          <w:p w14:paraId="4EFBA69F" w14:textId="75F1CD1F" w:rsidR="00143E83" w:rsidRPr="00956E23" w:rsidRDefault="00143E83" w:rsidP="00143E83">
            <w:pPr>
              <w:pStyle w:val="NoSpacing"/>
              <w:rPr>
                <w:iCs/>
              </w:rPr>
            </w:pPr>
            <w:r>
              <w:rPr>
                <w:iCs/>
              </w:rPr>
              <w:t>Status1/Status3</w:t>
            </w:r>
          </w:p>
        </w:tc>
        <w:tc>
          <w:tcPr>
            <w:tcW w:w="6935" w:type="dxa"/>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r>
        <w:rPr>
          <w:b/>
        </w:rPr>
        <w:t>EnrollmentID</w:t>
      </w:r>
      <w:r w:rsidRPr="002D61ED">
        <w:t>s</w:t>
      </w:r>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lastRenderedPageBreak/>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7E478630" w:rsidR="006018B9" w:rsidRPr="000441B8" w:rsidRDefault="006018B9" w:rsidP="00A005D8">
            <w:pPr>
              <w:pStyle w:val="NoSpacing"/>
              <w:rPr>
                <w:bCs/>
              </w:rPr>
            </w:pPr>
            <w:r w:rsidRPr="000441B8">
              <w:rPr>
                <w:bCs/>
              </w:rPr>
              <w:t>ProjectType</w:t>
            </w:r>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r w:rsidRPr="003C4035">
              <w:rPr>
                <w:b/>
                <w:bCs/>
              </w:rPr>
              <w:t>hmis_Exit</w:t>
            </w:r>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(is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1EB503CC" w:rsidR="002D61ED" w:rsidRPr="00956E23" w:rsidRDefault="002D61ED" w:rsidP="00F6016E">
            <w:pPr>
              <w:pStyle w:val="NoSpacing"/>
              <w:rPr>
                <w:iCs/>
              </w:rPr>
            </w:pPr>
            <w:r w:rsidRPr="00956E23">
              <w:rPr>
                <w:iCs/>
              </w:rPr>
              <w:t>Not between 0 and 4</w:t>
            </w:r>
          </w:p>
        </w:tc>
      </w:tr>
    </w:tbl>
    <w:p w14:paraId="5C9C6EE5" w14:textId="5658FA67" w:rsidR="00424FF3" w:rsidRDefault="00424FF3" w:rsidP="006A3016">
      <w:pPr>
        <w:pStyle w:val="Heading3"/>
      </w:pPr>
      <w:r>
        <w:t>Race1</w:t>
      </w:r>
      <w:r w:rsidR="00741942">
        <w:t>/3</w:t>
      </w:r>
    </w:p>
    <w:p w14:paraId="10CF4520"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(is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r w:rsidRPr="003C4035">
              <w:rPr>
                <w:b/>
                <w:bCs/>
              </w:rPr>
              <w:t>hmis_Client</w:t>
            </w:r>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proofErr w:type="spellStart"/>
            <w:r w:rsidRPr="00260D97">
              <w:rPr>
                <w:i/>
              </w:rPr>
              <w:t>RaceNone</w:t>
            </w:r>
            <w:proofErr w:type="spellEnd"/>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(is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r w:rsidRPr="003C4035">
              <w:rPr>
                <w:b/>
                <w:bCs/>
              </w:rPr>
              <w:t>hmis_Client</w:t>
            </w:r>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r w:rsidRPr="003C4035">
              <w:rPr>
                <w:b/>
                <w:bCs/>
              </w:rPr>
              <w:t>hmis_Client</w:t>
            </w:r>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proofErr w:type="spellStart"/>
            <w:r w:rsidRPr="00956E23">
              <w:rPr>
                <w:rFonts w:cs="Open Sans"/>
                <w:bCs/>
              </w:rPr>
              <w:t>Vet</w:t>
            </w:r>
            <w:r w:rsidR="00E80848" w:rsidRPr="00956E23">
              <w:rPr>
                <w:rFonts w:cs="Open Sans"/>
                <w:bCs/>
              </w:rPr>
              <w:t>eran</w:t>
            </w:r>
            <w:r w:rsidRPr="00956E23">
              <w:rPr>
                <w:rFonts w:cs="Open Sans"/>
                <w:bCs/>
              </w:rPr>
              <w:t>Status</w:t>
            </w:r>
            <w:proofErr w:type="spellEnd"/>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lastRenderedPageBreak/>
        <w:t>RelationshipToHoH1</w:t>
      </w:r>
      <w:r w:rsidR="00741942">
        <w:t>/3</w:t>
      </w:r>
    </w:p>
    <w:p w14:paraId="52C1914A" w14:textId="77777777" w:rsidR="00143E83" w:rsidRDefault="00143E83" w:rsidP="00143E83">
      <w:r>
        <w:t xml:space="preserve">For the active and data quality cohorts, a count of distinct </w:t>
      </w:r>
      <w:r w:rsidRPr="002D61ED">
        <w:rPr>
          <w:b/>
        </w:rPr>
        <w:t>PersonalID</w:t>
      </w:r>
      <w:r>
        <w:t xml:space="preserve">s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709"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709"/>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proofErr w:type="spellStart"/>
            <w:r w:rsidRPr="00956E23">
              <w:rPr>
                <w:rFonts w:cs="Open Sans"/>
                <w:iCs/>
              </w:rPr>
              <w:t>LivingSituation</w:t>
            </w:r>
            <w:proofErr w:type="spellEnd"/>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proofErr w:type="spellStart"/>
            <w:r w:rsidRPr="00956E23">
              <w:rPr>
                <w:rFonts w:cs="Open Sans"/>
                <w:iCs/>
              </w:rPr>
              <w:t>LengthOfStay</w:t>
            </w:r>
            <w:proofErr w:type="spellEnd"/>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proofErr w:type="spellStart"/>
            <w:r w:rsidRPr="00956E23">
              <w:rPr>
                <w:rFonts w:cs="Open Sans"/>
                <w:iCs/>
              </w:rPr>
              <w:t>LivingSituation</w:t>
            </w:r>
            <w:proofErr w:type="spellEnd"/>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proofErr w:type="spellStart"/>
            <w:r w:rsidRPr="00956E23">
              <w:rPr>
                <w:rFonts w:cs="Open Sans"/>
                <w:iCs/>
              </w:rPr>
              <w:t>LengthOfStay</w:t>
            </w:r>
            <w:proofErr w:type="spellEnd"/>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proofErr w:type="spellStart"/>
            <w:r w:rsidRPr="00956E23">
              <w:rPr>
                <w:rFonts w:cs="Open Sans"/>
                <w:iCs/>
              </w:rPr>
              <w:lastRenderedPageBreak/>
              <w:t>PreviousStreetESSH</w:t>
            </w:r>
            <w:proofErr w:type="spellEnd"/>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LivingSituation</w:t>
            </w:r>
            <w:proofErr w:type="spellEnd"/>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LengthOfStay</w:t>
            </w:r>
            <w:proofErr w:type="spellEnd"/>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proofErr w:type="spellStart"/>
            <w:r w:rsidRPr="00956E23">
              <w:rPr>
                <w:rFonts w:ascii="Calibri" w:hAnsi="Calibri" w:cs="Calibri"/>
              </w:rPr>
              <w:t>PreviousStreetESSH</w:t>
            </w:r>
            <w:proofErr w:type="spellEnd"/>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LivingSituation</w:t>
            </w:r>
            <w:proofErr w:type="spellEnd"/>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LengthOfStay</w:t>
            </w:r>
            <w:proofErr w:type="spellEnd"/>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proofErr w:type="spellStart"/>
            <w:r w:rsidRPr="00956E23">
              <w:rPr>
                <w:rFonts w:ascii="Calibri" w:hAnsi="Calibri" w:cs="Calibri"/>
              </w:rPr>
              <w:t>PreviousStreetESSH</w:t>
            </w:r>
            <w:proofErr w:type="spellEnd"/>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75F27B76" w:rsidR="00424FF3" w:rsidRDefault="000C20AF" w:rsidP="006A3016">
      <w:pPr>
        <w:pStyle w:val="Heading3"/>
      </w:pPr>
      <w:r w:rsidDel="000C20AF">
        <w:t xml:space="preserve"> </w:t>
      </w:r>
      <w:r w:rsidR="00424FF3">
        <w:t>DV1</w:t>
      </w:r>
      <w:r w:rsidR="00741942">
        <w:t>/3</w:t>
      </w:r>
    </w:p>
    <w:p w14:paraId="7A36E14D" w14:textId="29FAFA9C" w:rsidR="003F2061" w:rsidRDefault="003F2061" w:rsidP="003F2061">
      <w:r>
        <w:t xml:space="preserve">A count of distinct </w:t>
      </w:r>
      <w:r>
        <w:rPr>
          <w:b/>
        </w:rPr>
        <w:t>EnrollmentID</w:t>
      </w:r>
      <w:r w:rsidRPr="002D61ED">
        <w:t>s</w:t>
      </w:r>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r w:rsidRPr="00956E23">
              <w:rPr>
                <w:b/>
                <w:bCs/>
              </w:rPr>
              <w:t>hmis_HealthAndDV</w:t>
            </w:r>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proofErr w:type="spellStart"/>
            <w:r w:rsidRPr="00956E23">
              <w:rPr>
                <w:iCs/>
              </w:rPr>
              <w:t>DataCollectionStage</w:t>
            </w:r>
            <w:proofErr w:type="spellEnd"/>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(no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13F928C3" w:rsidR="00956E23" w:rsidRDefault="00956E23" w:rsidP="00640056">
            <w:pPr>
              <w:pStyle w:val="NoSpacing"/>
            </w:pPr>
            <w:r>
              <w:t xml:space="preserve">in (8,9,99) or is </w:t>
            </w:r>
            <w:r w:rsidR="00143E83">
              <w:t>NULL</w:t>
            </w:r>
            <w:r>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956E23" w14:paraId="2FE921AB" w14:textId="22008ECB" w:rsidTr="00956E23">
        <w:trPr>
          <w:cantSplit/>
          <w:trHeight w:val="216"/>
        </w:trPr>
        <w:tc>
          <w:tcPr>
            <w:tcW w:w="2784" w:type="dxa"/>
          </w:tcPr>
          <w:p w14:paraId="2824C4D9" w14:textId="04761BFD" w:rsidR="00956E23" w:rsidRPr="00956E23" w:rsidRDefault="00956E23" w:rsidP="00A005D8">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956E23" w:rsidRDefault="00956E23" w:rsidP="00640056">
            <w:pPr>
              <w:pStyle w:val="NoSpacing"/>
            </w:pPr>
            <w:r>
              <w:t>(any)</w:t>
            </w:r>
          </w:p>
        </w:tc>
        <w:tc>
          <w:tcPr>
            <w:tcW w:w="2189" w:type="dxa"/>
          </w:tcPr>
          <w:p w14:paraId="1A89B4C8" w14:textId="2F9A6A06" w:rsidR="00956E23" w:rsidRDefault="00956E23" w:rsidP="00640056">
            <w:pPr>
              <w:pStyle w:val="NoSpacing"/>
            </w:pPr>
            <w:r>
              <w:t xml:space="preserve">in (8,9,99) or is </w:t>
            </w:r>
            <w:r w:rsidR="00143E83">
              <w:t>NULL</w:t>
            </w:r>
            <w:r>
              <w:t xml:space="preserve"> </w:t>
            </w:r>
          </w:p>
        </w:tc>
        <w:tc>
          <w:tcPr>
            <w:tcW w:w="2189" w:type="dxa"/>
          </w:tcPr>
          <w:p w14:paraId="0A72C064" w14:textId="77777777" w:rsidR="00956E23" w:rsidRDefault="00956E23" w:rsidP="00640056">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r>
        <w:rPr>
          <w:b/>
        </w:rPr>
        <w:t>EnrollmentID</w:t>
      </w:r>
      <w:r>
        <w:rPr>
          <w:bCs/>
        </w:rPr>
        <w:t>s</w:t>
      </w:r>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lastRenderedPageBreak/>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ins w:id="2710" w:author="Molly McEvilley" w:date="2020-09-02T11:51:00Z">
              <w:r w:rsidR="00F921F1">
                <w:t>=</w:t>
              </w:r>
            </w:ins>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r w:rsidRPr="00956E23">
              <w:rPr>
                <w:b/>
                <w:bCs/>
              </w:rPr>
              <w:t>hmis_Exit</w:t>
            </w:r>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r>
        <w:rPr>
          <w:b/>
        </w:rPr>
        <w:t>EnrollmentID</w:t>
      </w:r>
      <w:r w:rsidRPr="002D61ED">
        <w:t>s</w:t>
      </w:r>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77777777" w:rsidR="00FF7565" w:rsidRPr="000441B8" w:rsidRDefault="00FF7565" w:rsidP="00FF7565">
            <w:pPr>
              <w:pStyle w:val="NoSpacing"/>
              <w:rPr>
                <w:bCs/>
              </w:rPr>
            </w:pPr>
            <w:r w:rsidRPr="000441B8">
              <w:rPr>
                <w:bCs/>
              </w:rPr>
              <w:t>ProjectType</w:t>
            </w:r>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r w:rsidRPr="003C4035">
              <w:rPr>
                <w:b/>
                <w:bCs/>
              </w:rPr>
              <w:t>hmis_Exit</w:t>
            </w:r>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711" w:name="_Toc37973636"/>
      <w:bookmarkStart w:id="2712" w:name="_Toc37974189"/>
      <w:bookmarkStart w:id="2713" w:name="_Toc37974740"/>
      <w:bookmarkStart w:id="2714" w:name="_Toc37975228"/>
      <w:bookmarkStart w:id="2715" w:name="_Set_LSAReport_ReportDate"/>
      <w:bookmarkStart w:id="2716" w:name="_Toc37849834"/>
      <w:bookmarkStart w:id="2717" w:name="_Toc38030608"/>
      <w:bookmarkEnd w:id="2711"/>
      <w:bookmarkEnd w:id="2712"/>
      <w:bookmarkEnd w:id="2713"/>
      <w:bookmarkEnd w:id="2714"/>
      <w:bookmarkEnd w:id="2715"/>
      <w:r>
        <w:t>Set LSARe</w:t>
      </w:r>
      <w:r w:rsidR="001D44E7">
        <w:t xml:space="preserve">port </w:t>
      </w:r>
      <w:proofErr w:type="spellStart"/>
      <w:r w:rsidR="001D44E7">
        <w:t>ReportDate</w:t>
      </w:r>
      <w:bookmarkEnd w:id="2716"/>
      <w:bookmarkEnd w:id="2717"/>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718" w:name="_Toc34145731"/>
      <w:bookmarkStart w:id="2719" w:name="_LSAHousehold"/>
      <w:bookmarkStart w:id="2720" w:name="_Toc37849835"/>
      <w:bookmarkStart w:id="2721" w:name="_Toc38030609"/>
      <w:bookmarkEnd w:id="2718"/>
      <w:bookmarkEnd w:id="2719"/>
      <w:r>
        <w:t>LSAReport</w:t>
      </w:r>
      <w:bookmarkEnd w:id="2720"/>
      <w:bookmarkEnd w:id="2721"/>
    </w:p>
    <w:p w14:paraId="69E60F73" w14:textId="20F00B77" w:rsidR="00955620" w:rsidRPr="00291CD4" w:rsidRDefault="00955620" w:rsidP="00291CD4">
      <w:r>
        <w:t xml:space="preserve">LSAReport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ReportID</w:t>
            </w:r>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ReportCoC</w:t>
            </w:r>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lastRenderedPageBreak/>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NoCoC</w:t>
            </w:r>
            <w:proofErr w:type="spellEnd"/>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722" w:name="_System_Engagement_Status"/>
      <w:bookmarkStart w:id="2723" w:name="_Length_of_Time_1"/>
      <w:bookmarkStart w:id="2724" w:name="_Length_of_Time"/>
      <w:bookmarkStart w:id="2725" w:name="_Cumulative_Length_of"/>
      <w:bookmarkStart w:id="2726" w:name="_Length_of_Time_2"/>
      <w:bookmarkStart w:id="2727" w:name="_Returns"/>
      <w:bookmarkStart w:id="2728" w:name="_Days_to_Return/Re-engage_3"/>
      <w:bookmarkStart w:id="2729" w:name="_Days_to_Return/Re-engage"/>
      <w:bookmarkStart w:id="2730" w:name="_Days_to_Return/Re-engage_2"/>
      <w:bookmarkStart w:id="2731" w:name="_Days_to_Return/Re-engage_1"/>
      <w:bookmarkEnd w:id="3"/>
      <w:bookmarkEnd w:id="1798"/>
      <w:bookmarkEnd w:id="1799"/>
      <w:bookmarkEnd w:id="1800"/>
      <w:bookmarkEnd w:id="1801"/>
      <w:bookmarkEnd w:id="2722"/>
      <w:bookmarkEnd w:id="2723"/>
      <w:bookmarkEnd w:id="2724"/>
      <w:bookmarkEnd w:id="2725"/>
      <w:bookmarkEnd w:id="2726"/>
      <w:bookmarkEnd w:id="2727"/>
      <w:bookmarkEnd w:id="2728"/>
      <w:bookmarkEnd w:id="2729"/>
      <w:bookmarkEnd w:id="2730"/>
      <w:bookmarkEnd w:id="2731"/>
    </w:p>
    <w:sectPr w:rsidR="00DF14DB" w:rsidRPr="00016C19" w:rsidSect="00D847B2">
      <w:footerReference w:type="default" r:id="rId24"/>
      <w:pgSz w:w="12240" w:h="15840"/>
      <w:pgMar w:top="1350" w:right="1440" w:bottom="1260" w:left="1440" w:header="720" w:footer="465" w:gutter="0"/>
      <w:pgNumType w:start="1"/>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43" w:author="Molly McEvilley" w:date="2020-08-20T08:12:00Z" w:initials="MM">
    <w:p w14:paraId="423B0595" w14:textId="02E1F2EB" w:rsidR="00722600" w:rsidRDefault="00722600">
      <w:pPr>
        <w:pStyle w:val="CommentText"/>
      </w:pPr>
      <w:r>
        <w:rPr>
          <w:rStyle w:val="CommentReference"/>
        </w:rPr>
        <w:annotationRef/>
      </w:r>
      <w:r>
        <w:t>GitHub #386</w:t>
      </w:r>
    </w:p>
  </w:comment>
  <w:comment w:id="47" w:author="Molly McEvilley" w:date="2020-08-11T11:57:00Z" w:initials="MM">
    <w:p w14:paraId="61CE27D9" w14:textId="3D5A4B28" w:rsidR="00722600" w:rsidRDefault="00722600">
      <w:pPr>
        <w:pStyle w:val="CommentText"/>
      </w:pPr>
      <w:r>
        <w:rPr>
          <w:rStyle w:val="CommentReference"/>
        </w:rPr>
        <w:annotationRef/>
      </w:r>
      <w:r>
        <w:t>Ref GitHub #294 and #353</w:t>
      </w:r>
    </w:p>
  </w:comment>
  <w:comment w:id="57" w:author="Molly McEvilley" w:date="2020-08-20T08:15:00Z" w:initials="MM">
    <w:p w14:paraId="2F9A11CE" w14:textId="7C3C85AD" w:rsidR="00722600" w:rsidRDefault="00722600">
      <w:pPr>
        <w:pStyle w:val="CommentText"/>
      </w:pPr>
      <w:r>
        <w:rPr>
          <w:rStyle w:val="CommentReference"/>
        </w:rPr>
        <w:annotationRef/>
      </w:r>
      <w:r>
        <w:t>GitHub #430 and #467</w:t>
      </w:r>
    </w:p>
  </w:comment>
  <w:comment w:id="71" w:author="Molly McEvilley" w:date="2020-09-10T10:09:00Z" w:initials="MM">
    <w:p w14:paraId="687318D9" w14:textId="3B9D234B" w:rsidR="00722600" w:rsidRDefault="00722600">
      <w:pPr>
        <w:pStyle w:val="CommentText"/>
      </w:pPr>
      <w:r>
        <w:rPr>
          <w:rStyle w:val="CommentReference"/>
        </w:rPr>
        <w:annotationRef/>
      </w:r>
      <w:r>
        <w:t>GitHub #519</w:t>
      </w:r>
    </w:p>
  </w:comment>
  <w:comment w:id="77" w:author="Molly McEvilley" w:date="2020-08-13T10:53:00Z" w:initials="MM">
    <w:p w14:paraId="050A63BA" w14:textId="557DBF88" w:rsidR="00722600" w:rsidRDefault="00722600">
      <w:pPr>
        <w:pStyle w:val="CommentText"/>
      </w:pPr>
      <w:r>
        <w:rPr>
          <w:rStyle w:val="CommentReference"/>
        </w:rPr>
        <w:annotationRef/>
      </w:r>
      <w:r>
        <w:t>Ref GitHub #352 (also the similar revision in section 3.3)</w:t>
      </w:r>
    </w:p>
  </w:comment>
  <w:comment w:id="84" w:author="Molly McEvilley" w:date="2020-08-19T04:21:00Z" w:initials="MM">
    <w:p w14:paraId="2746D6FE" w14:textId="76B14944" w:rsidR="00722600" w:rsidRDefault="00722600">
      <w:pPr>
        <w:pStyle w:val="CommentText"/>
      </w:pPr>
      <w:r>
        <w:rPr>
          <w:rStyle w:val="CommentReference"/>
        </w:rPr>
        <w:annotationRef/>
      </w:r>
      <w:r>
        <w:t>GitHub #466</w:t>
      </w:r>
    </w:p>
  </w:comment>
  <w:comment w:id="96" w:author="Molly McEvilley" w:date="2020-08-11T12:58:00Z" w:initials="MM">
    <w:p w14:paraId="2CBAF573" w14:textId="341ABB78" w:rsidR="00722600" w:rsidRDefault="00722600">
      <w:pPr>
        <w:pStyle w:val="CommentText"/>
      </w:pPr>
      <w:r>
        <w:rPr>
          <w:rStyle w:val="CommentReference"/>
        </w:rPr>
        <w:annotationRef/>
      </w:r>
      <w:r>
        <w:t>Ref comment in GitHub issue #431</w:t>
      </w:r>
    </w:p>
  </w:comment>
  <w:comment w:id="100" w:author="Molly McEvilley" w:date="2020-08-11T12:01:00Z" w:initials="MM">
    <w:p w14:paraId="4C020E01" w14:textId="5D130BF7" w:rsidR="00722600" w:rsidRDefault="00722600">
      <w:pPr>
        <w:pStyle w:val="CommentText"/>
      </w:pPr>
      <w:r>
        <w:rPr>
          <w:rStyle w:val="CommentReference"/>
        </w:rPr>
        <w:annotationRef/>
      </w:r>
      <w:r>
        <w:t>GitHub #434</w:t>
      </w:r>
    </w:p>
  </w:comment>
  <w:comment w:id="106" w:author="Molly McEvilley" w:date="2020-08-19T04:49:00Z" w:initials="MM">
    <w:p w14:paraId="2CB2216C" w14:textId="616638D2" w:rsidR="00722600" w:rsidRDefault="00722600">
      <w:pPr>
        <w:pStyle w:val="CommentText"/>
      </w:pPr>
      <w:r>
        <w:rPr>
          <w:rStyle w:val="CommentReference"/>
        </w:rPr>
        <w:annotationRef/>
      </w:r>
      <w:r>
        <w:t>GitHub #468</w:t>
      </w:r>
    </w:p>
  </w:comment>
  <w:comment w:id="110" w:author="Molly McEvilley" w:date="2020-08-19T07:46:00Z" w:initials="MM">
    <w:p w14:paraId="52449BD7" w14:textId="03EF002A" w:rsidR="00722600" w:rsidRDefault="00722600">
      <w:pPr>
        <w:pStyle w:val="CommentText"/>
      </w:pPr>
      <w:r>
        <w:rPr>
          <w:rStyle w:val="CommentReference"/>
        </w:rPr>
        <w:annotationRef/>
      </w:r>
      <w:r>
        <w:t>#435</w:t>
      </w:r>
    </w:p>
  </w:comment>
  <w:comment w:id="121" w:author="Molly McEvilley" w:date="2020-08-11T11:40:00Z" w:initials="MM">
    <w:p w14:paraId="52F3C912" w14:textId="77777777" w:rsidR="00722600" w:rsidRDefault="00722600" w:rsidP="001109FB">
      <w:pPr>
        <w:pStyle w:val="CommentText"/>
      </w:pPr>
      <w:r>
        <w:rPr>
          <w:rStyle w:val="CommentReference"/>
        </w:rPr>
        <w:annotationRef/>
      </w:r>
      <w:r>
        <w:t xml:space="preserve">Ref GitHub #334 </w:t>
      </w:r>
    </w:p>
  </w:comment>
  <w:comment w:id="124" w:author="Molly McEvilley" w:date="2020-09-10T15:06:00Z" w:initials="MM">
    <w:p w14:paraId="0A46F08D" w14:textId="77777777" w:rsidR="00722600" w:rsidRDefault="00722600">
      <w:pPr>
        <w:pStyle w:val="CommentText"/>
      </w:pPr>
      <w:r>
        <w:rPr>
          <w:rStyle w:val="CommentReference"/>
        </w:rPr>
        <w:annotationRef/>
      </w:r>
      <w:r>
        <w:t>GitHub #501</w:t>
      </w:r>
    </w:p>
    <w:p w14:paraId="6663A209" w14:textId="023D71E4" w:rsidR="00722600" w:rsidRDefault="00722600">
      <w:pPr>
        <w:pStyle w:val="CommentText"/>
      </w:pPr>
    </w:p>
  </w:comment>
  <w:comment w:id="131" w:author="Molly McEvilley" w:date="2020-08-19T05:19:00Z" w:initials="MM">
    <w:p w14:paraId="6B578A2E" w14:textId="77777777" w:rsidR="00722600" w:rsidRDefault="00722600" w:rsidP="00975B34">
      <w:pPr>
        <w:pStyle w:val="CommentText"/>
      </w:pPr>
      <w:r>
        <w:rPr>
          <w:rStyle w:val="CommentReference"/>
        </w:rPr>
        <w:annotationRef/>
      </w:r>
      <w:r>
        <w:t>Ref GitHub #462</w:t>
      </w:r>
    </w:p>
  </w:comment>
  <w:comment w:id="134" w:author="Molly McEvilley" w:date="2020-08-19T05:19:00Z" w:initials="MM">
    <w:p w14:paraId="3F1F2763" w14:textId="77777777" w:rsidR="00722600" w:rsidRDefault="00722600" w:rsidP="00975B34">
      <w:pPr>
        <w:pStyle w:val="CommentText"/>
      </w:pPr>
      <w:r>
        <w:rPr>
          <w:rStyle w:val="CommentReference"/>
        </w:rPr>
        <w:annotationRef/>
      </w:r>
      <w:r>
        <w:t>Ref GitHub #462</w:t>
      </w:r>
    </w:p>
  </w:comment>
  <w:comment w:id="136" w:author="Molly McEvilley" w:date="2020-09-04T20:40:00Z" w:initials="MM">
    <w:p w14:paraId="52636E38" w14:textId="04A9318C" w:rsidR="00722600" w:rsidRDefault="00722600">
      <w:pPr>
        <w:pStyle w:val="CommentText"/>
      </w:pPr>
      <w:r>
        <w:rPr>
          <w:rStyle w:val="CommentReference"/>
        </w:rPr>
        <w:annotationRef/>
      </w:r>
      <w:r>
        <w:t>GitHub #514</w:t>
      </w:r>
    </w:p>
  </w:comment>
  <w:comment w:id="138" w:author="Molly McEvilley" w:date="2020-08-20T08:48:00Z" w:initials="MM">
    <w:p w14:paraId="7A1ECED0" w14:textId="747C124D" w:rsidR="00722600" w:rsidRDefault="00722600">
      <w:pPr>
        <w:pStyle w:val="CommentText"/>
      </w:pPr>
      <w:r>
        <w:rPr>
          <w:rStyle w:val="CommentReference"/>
        </w:rPr>
        <w:annotationRef/>
      </w:r>
      <w:r>
        <w:t>GitHub #453</w:t>
      </w:r>
    </w:p>
  </w:comment>
  <w:comment w:id="140" w:author="Molly McEvilley" w:date="2020-08-20T09:18:00Z" w:initials="MM">
    <w:p w14:paraId="2838EB9D" w14:textId="1F41A2DD" w:rsidR="00722600" w:rsidRDefault="00722600">
      <w:pPr>
        <w:pStyle w:val="CommentText"/>
      </w:pPr>
      <w:r>
        <w:rPr>
          <w:rStyle w:val="CommentReference"/>
        </w:rPr>
        <w:annotationRef/>
      </w:r>
      <w:r>
        <w:t>Ref GitHub #453</w:t>
      </w:r>
    </w:p>
  </w:comment>
  <w:comment w:id="148" w:author="Molly McEvilley" w:date="2020-08-27T10:59:00Z" w:initials="MM">
    <w:p w14:paraId="0C974318" w14:textId="032FDA5D" w:rsidR="00722600" w:rsidRDefault="00722600">
      <w:pPr>
        <w:pStyle w:val="CommentText"/>
      </w:pPr>
      <w:r>
        <w:rPr>
          <w:rStyle w:val="CommentReference"/>
        </w:rPr>
        <w:annotationRef/>
      </w:r>
      <w:r>
        <w:t>#485</w:t>
      </w:r>
    </w:p>
  </w:comment>
  <w:comment w:id="153" w:author="Molly McEvilley" w:date="2020-09-17T07:37:00Z" w:initials="MM">
    <w:p w14:paraId="3B50812A" w14:textId="1D13C52E" w:rsidR="00722600" w:rsidRDefault="00722600">
      <w:pPr>
        <w:pStyle w:val="CommentText"/>
      </w:pPr>
      <w:r>
        <w:rPr>
          <w:rStyle w:val="CommentReference"/>
        </w:rPr>
        <w:annotationRef/>
      </w:r>
      <w:r>
        <w:t>GitHub #551</w:t>
      </w:r>
    </w:p>
  </w:comment>
  <w:comment w:id="158" w:author="Molly McEvilley" w:date="2020-08-06T10:13:00Z" w:initials="MM">
    <w:p w14:paraId="4783AFA5" w14:textId="00D7D667" w:rsidR="00722600" w:rsidRDefault="00722600">
      <w:pPr>
        <w:pStyle w:val="CommentText"/>
      </w:pPr>
      <w:r>
        <w:rPr>
          <w:rStyle w:val="CommentReference"/>
        </w:rPr>
        <w:annotationRef/>
      </w:r>
      <w:r>
        <w:t>Ref GitHub #432</w:t>
      </w:r>
    </w:p>
  </w:comment>
  <w:comment w:id="170" w:author="Molly McEvilley" w:date="2020-09-02T11:41:00Z" w:initials="MM">
    <w:p w14:paraId="686E9555" w14:textId="43C9D434" w:rsidR="00722600" w:rsidRDefault="00722600">
      <w:pPr>
        <w:pStyle w:val="CommentText"/>
      </w:pPr>
      <w:r>
        <w:rPr>
          <w:rStyle w:val="CommentReference"/>
        </w:rPr>
        <w:annotationRef/>
      </w:r>
      <w:r>
        <w:t>GitHub #376</w:t>
      </w:r>
    </w:p>
  </w:comment>
  <w:comment w:id="173" w:author="Molly McEvilley" w:date="2020-09-02T11:15:00Z" w:initials="MM">
    <w:p w14:paraId="2BA4930B" w14:textId="403E61BD" w:rsidR="00722600" w:rsidRDefault="00722600">
      <w:pPr>
        <w:pStyle w:val="CommentText"/>
      </w:pPr>
      <w:r>
        <w:rPr>
          <w:rStyle w:val="CommentReference"/>
        </w:rPr>
        <w:annotationRef/>
      </w:r>
      <w:r>
        <w:t>GitHub #372</w:t>
      </w:r>
    </w:p>
  </w:comment>
  <w:comment w:id="201" w:author="Molly McEvilley" w:date="2020-09-17T10:47:00Z" w:initials="MM">
    <w:p w14:paraId="175AC9A7" w14:textId="4D27E1E2" w:rsidR="00722600" w:rsidRDefault="00722600">
      <w:pPr>
        <w:pStyle w:val="CommentText"/>
      </w:pPr>
      <w:r>
        <w:rPr>
          <w:rStyle w:val="CommentReference"/>
        </w:rPr>
        <w:annotationRef/>
      </w:r>
      <w:r>
        <w:t>GitHub #515</w:t>
      </w:r>
    </w:p>
  </w:comment>
  <w:comment w:id="206" w:author="Molly McEvilley" w:date="2020-08-19T05:50:00Z" w:initials="MM">
    <w:p w14:paraId="093FF84F" w14:textId="1E10E261" w:rsidR="00722600" w:rsidRDefault="00722600">
      <w:pPr>
        <w:pStyle w:val="CommentText"/>
      </w:pPr>
      <w:r>
        <w:rPr>
          <w:rStyle w:val="CommentReference"/>
        </w:rPr>
        <w:annotationRef/>
      </w:r>
      <w:r>
        <w:t>GitHub #400 and #461</w:t>
      </w:r>
    </w:p>
  </w:comment>
  <w:comment w:id="211" w:author="Molly McEvilley" w:date="2020-09-17T11:49:00Z" w:initials="MM">
    <w:p w14:paraId="1939E2D3" w14:textId="465BA006" w:rsidR="00722600" w:rsidRDefault="00722600">
      <w:pPr>
        <w:pStyle w:val="CommentText"/>
      </w:pPr>
      <w:r>
        <w:rPr>
          <w:rStyle w:val="CommentReference"/>
        </w:rPr>
        <w:annotationRef/>
      </w:r>
      <w:r>
        <w:t>GitHub #548</w:t>
      </w:r>
    </w:p>
  </w:comment>
  <w:comment w:id="215" w:author="Molly McEvilley" w:date="2020-08-19T09:18:00Z" w:initials="MM">
    <w:p w14:paraId="54D081DA" w14:textId="4296D3E2" w:rsidR="00722600" w:rsidRDefault="00722600">
      <w:pPr>
        <w:pStyle w:val="CommentText"/>
      </w:pPr>
      <w:r>
        <w:rPr>
          <w:rStyle w:val="CommentReference"/>
        </w:rPr>
        <w:annotationRef/>
      </w:r>
      <w:r>
        <w:t>#395</w:t>
      </w:r>
    </w:p>
  </w:comment>
  <w:comment w:id="217" w:author="Molly McEvilley" w:date="2020-08-20T11:20:00Z" w:initials="MM">
    <w:p w14:paraId="786023D5" w14:textId="353E96C1" w:rsidR="00722600" w:rsidRDefault="00722600">
      <w:pPr>
        <w:pStyle w:val="CommentText"/>
      </w:pPr>
      <w:r>
        <w:rPr>
          <w:rStyle w:val="CommentReference"/>
        </w:rPr>
        <w:annotationRef/>
      </w:r>
      <w:r>
        <w:t xml:space="preserve">GITHUB #393 with related changes to sample code </w:t>
      </w:r>
    </w:p>
  </w:comment>
  <w:comment w:id="222" w:author="Molly McEvilley" w:date="2020-08-19T04:01:00Z" w:initials="MM">
    <w:p w14:paraId="1110C0BA" w14:textId="601D868F" w:rsidR="00722600" w:rsidRDefault="00722600">
      <w:pPr>
        <w:pStyle w:val="CommentText"/>
      </w:pPr>
      <w:r>
        <w:rPr>
          <w:rStyle w:val="CommentReference"/>
        </w:rPr>
        <w:annotationRef/>
      </w:r>
      <w:r>
        <w:t>GitHub #398</w:t>
      </w:r>
    </w:p>
  </w:comment>
  <w:comment w:id="232" w:author="Molly McEvilley" w:date="2020-08-13T11:01:00Z" w:initials="MM">
    <w:p w14:paraId="5F10070C" w14:textId="7F2466EF" w:rsidR="00722600" w:rsidRDefault="00722600">
      <w:pPr>
        <w:pStyle w:val="CommentText"/>
      </w:pPr>
      <w:r>
        <w:rPr>
          <w:rStyle w:val="CommentReference"/>
        </w:rPr>
        <w:annotationRef/>
      </w:r>
      <w:r>
        <w:t>Ref GitHub #427</w:t>
      </w:r>
    </w:p>
  </w:comment>
  <w:comment w:id="241" w:author="Molly McEvilley" w:date="2020-08-28T05:56:00Z" w:initials="MM">
    <w:p w14:paraId="7DF1B837" w14:textId="3EADCCB6" w:rsidR="00722600" w:rsidRDefault="00722600">
      <w:pPr>
        <w:pStyle w:val="CommentText"/>
      </w:pPr>
      <w:r>
        <w:rPr>
          <w:rStyle w:val="CommentReference"/>
        </w:rPr>
        <w:annotationRef/>
      </w:r>
      <w:r>
        <w:t>Github #480</w:t>
      </w:r>
    </w:p>
  </w:comment>
  <w:comment w:id="252" w:author="Molly McEvilley" w:date="2020-08-11T11:48:00Z" w:initials="MM">
    <w:p w14:paraId="3B6071D4" w14:textId="1A36E556" w:rsidR="00722600" w:rsidRDefault="00722600">
      <w:pPr>
        <w:pStyle w:val="CommentText"/>
      </w:pPr>
      <w:r>
        <w:rPr>
          <w:rStyle w:val="CommentReference"/>
        </w:rPr>
        <w:annotationRef/>
      </w:r>
      <w:r>
        <w:t>GitHub #321 and #322 and #500</w:t>
      </w:r>
    </w:p>
  </w:comment>
  <w:comment w:id="279" w:author="Molly McEvilley" w:date="2020-08-11T11:44:00Z" w:initials="MM">
    <w:p w14:paraId="197C740C" w14:textId="3C6DD45B" w:rsidR="00722600" w:rsidRDefault="00722600">
      <w:pPr>
        <w:pStyle w:val="CommentText"/>
      </w:pPr>
      <w:r>
        <w:rPr>
          <w:rStyle w:val="CommentReference"/>
        </w:rPr>
        <w:annotationRef/>
      </w:r>
      <w:r>
        <w:t>Ref GitHub #313 and #381</w:t>
      </w:r>
    </w:p>
  </w:comment>
  <w:comment w:id="291" w:author="Molly McEvilley" w:date="2020-09-17T07:48:00Z" w:initials="MM">
    <w:p w14:paraId="28728618" w14:textId="1CD2FCEC" w:rsidR="00722600" w:rsidRDefault="00722600">
      <w:pPr>
        <w:pStyle w:val="CommentText"/>
      </w:pPr>
      <w:r>
        <w:rPr>
          <w:rStyle w:val="CommentReference"/>
        </w:rPr>
        <w:annotationRef/>
      </w:r>
      <w:r>
        <w:t>GitHub #511 and #550</w:t>
      </w:r>
    </w:p>
  </w:comment>
  <w:comment w:id="296" w:author="Molly McEvilley" w:date="2020-09-02T11:55:00Z" w:initials="MM">
    <w:p w14:paraId="331362E7" w14:textId="5C5CF0D5" w:rsidR="00722600" w:rsidRDefault="00722600">
      <w:pPr>
        <w:pStyle w:val="CommentText"/>
      </w:pPr>
      <w:r>
        <w:rPr>
          <w:rStyle w:val="CommentReference"/>
        </w:rPr>
        <w:annotationRef/>
      </w:r>
      <w:r>
        <w:t>GitHub #449</w:t>
      </w:r>
    </w:p>
  </w:comment>
  <w:comment w:id="442" w:author="Molly McEvilley" w:date="2020-08-06T05:56:00Z" w:initials="MM">
    <w:p w14:paraId="2B6D149D" w14:textId="70F4FA93" w:rsidR="00722600" w:rsidRDefault="00722600">
      <w:pPr>
        <w:pStyle w:val="CommentText"/>
      </w:pPr>
      <w:r>
        <w:rPr>
          <w:rStyle w:val="CommentReference"/>
        </w:rPr>
        <w:annotationRef/>
      </w:r>
      <w:r>
        <w:t>Ref GitHub issue #294</w:t>
      </w:r>
    </w:p>
  </w:comment>
  <w:comment w:id="495" w:author="Molly McEvilley" w:date="2020-08-13T10:21:00Z" w:initials="MM">
    <w:p w14:paraId="6EAD2AD4" w14:textId="251BADC1" w:rsidR="00722600" w:rsidRDefault="00722600">
      <w:pPr>
        <w:pStyle w:val="CommentText"/>
      </w:pPr>
      <w:r>
        <w:rPr>
          <w:rStyle w:val="CommentReference"/>
        </w:rPr>
        <w:annotationRef/>
      </w:r>
      <w:r>
        <w:t xml:space="preserve">This change and the revision to Entry/ExitDate record selection criteria are required to resolve an inconsistency with </w:t>
      </w:r>
      <w:r w:rsidRPr="00CD6954">
        <w:t>HMIS Data Requirements and Assumptions in section 3.3.</w:t>
      </w:r>
    </w:p>
  </w:comment>
  <w:comment w:id="518" w:author="Molly McEvilley" w:date="2020-09-10T09:12:00Z" w:initials="MM">
    <w:p w14:paraId="2B19F32D" w14:textId="04DC9222" w:rsidR="00722600" w:rsidRDefault="00722600">
      <w:pPr>
        <w:pStyle w:val="CommentText"/>
      </w:pPr>
      <w:r>
        <w:rPr>
          <w:rStyle w:val="CommentReference"/>
        </w:rPr>
        <w:annotationRef/>
      </w:r>
      <w:r>
        <w:t xml:space="preserve">No longer true – </w:t>
      </w:r>
      <w:r>
        <w:t>it’s defined in this section.</w:t>
      </w:r>
    </w:p>
  </w:comment>
  <w:comment w:id="775" w:author="Molly McEvilley" w:date="2020-08-06T09:53:00Z" w:initials="MM">
    <w:p w14:paraId="1862BB8A" w14:textId="1259872E" w:rsidR="00722600" w:rsidRDefault="00722600">
      <w:pPr>
        <w:pStyle w:val="CommentText"/>
      </w:pPr>
      <w:r>
        <w:rPr>
          <w:rStyle w:val="CommentReference"/>
        </w:rPr>
        <w:annotationRef/>
      </w:r>
      <w:r>
        <w:t>Ref GitHub #434</w:t>
      </w:r>
    </w:p>
  </w:comment>
  <w:comment w:id="796" w:author="Molly McEvilley" w:date="2020-08-06T08:44:00Z" w:initials="MM">
    <w:p w14:paraId="24D6E569" w14:textId="0A8F6328" w:rsidR="00722600" w:rsidRDefault="00722600">
      <w:pPr>
        <w:pStyle w:val="CommentText"/>
      </w:pPr>
      <w:r>
        <w:rPr>
          <w:rStyle w:val="CommentReference"/>
        </w:rPr>
        <w:annotationRef/>
      </w:r>
      <w:r>
        <w:t>Ref GitHub #483</w:t>
      </w:r>
    </w:p>
  </w:comment>
  <w:comment w:id="863" w:author="Molly McEvilley" w:date="2020-08-06T22:14:00Z" w:initials="MM">
    <w:p w14:paraId="119CBCFA" w14:textId="51912BEB" w:rsidR="00722600" w:rsidRDefault="00722600">
      <w:pPr>
        <w:pStyle w:val="CommentText"/>
      </w:pPr>
      <w:r>
        <w:rPr>
          <w:rStyle w:val="CommentReference"/>
        </w:rPr>
        <w:annotationRef/>
      </w:r>
      <w:r>
        <w:t xml:space="preserve">For LengthOfStay: </w:t>
      </w:r>
    </w:p>
    <w:p w14:paraId="0454825F" w14:textId="77777777" w:rsidR="00722600" w:rsidRDefault="00722600">
      <w:pPr>
        <w:pStyle w:val="CommentText"/>
      </w:pPr>
      <w:r>
        <w:t xml:space="preserve">10 = one night or less </w:t>
      </w:r>
    </w:p>
    <w:p w14:paraId="3C2E3C0E" w14:textId="77777777" w:rsidR="00722600" w:rsidRDefault="00722600">
      <w:pPr>
        <w:pStyle w:val="CommentText"/>
      </w:pPr>
      <w:r>
        <w:t>11 = 2-6 nights</w:t>
      </w:r>
    </w:p>
    <w:p w14:paraId="7BB42E0B" w14:textId="77777777" w:rsidR="00722600" w:rsidRDefault="00722600">
      <w:pPr>
        <w:pStyle w:val="CommentText"/>
      </w:pPr>
      <w:r>
        <w:t>2 = 1 week-less than a month</w:t>
      </w:r>
    </w:p>
    <w:p w14:paraId="66C756EF" w14:textId="77777777" w:rsidR="00722600" w:rsidRDefault="00722600">
      <w:pPr>
        <w:pStyle w:val="CommentText"/>
      </w:pPr>
      <w:r>
        <w:t>3 = 1 month/less than 90 days</w:t>
      </w:r>
    </w:p>
    <w:p w14:paraId="56B92E29" w14:textId="77777777" w:rsidR="00722600" w:rsidRDefault="00722600">
      <w:pPr>
        <w:pStyle w:val="CommentText"/>
      </w:pPr>
    </w:p>
    <w:p w14:paraId="612FCFD9" w14:textId="4D9FBE1B" w:rsidR="00722600" w:rsidRDefault="00722600">
      <w:pPr>
        <w:pStyle w:val="CommentText"/>
      </w:pPr>
      <w:r>
        <w:t xml:space="preserve">These are institutional living situations and should be paired with </w:t>
      </w:r>
      <w:r w:rsidRPr="007F4F13">
        <w:rPr>
          <w:i/>
          <w:iCs/>
        </w:rPr>
        <w:t>LengthOfStay</w:t>
      </w:r>
      <w:r>
        <w:t xml:space="preserve"> in (2,3). </w:t>
      </w:r>
    </w:p>
  </w:comment>
  <w:comment w:id="871" w:author="Molly McEvilley" w:date="2020-08-06T22:20:00Z" w:initials="MM">
    <w:p w14:paraId="494EB082" w14:textId="324CB2E1" w:rsidR="00722600" w:rsidRDefault="00722600">
      <w:pPr>
        <w:pStyle w:val="CommentText"/>
      </w:pPr>
      <w:r>
        <w:rPr>
          <w:rStyle w:val="CommentReference"/>
        </w:rPr>
        <w:annotationRef/>
      </w:r>
      <w:r>
        <w:t xml:space="preserve">See above. For non-ES/SH projects, </w:t>
      </w:r>
      <w:r w:rsidRPr="007F4F13">
        <w:rPr>
          <w:i/>
          <w:iCs/>
        </w:rPr>
        <w:t>PreviousStreetESSH</w:t>
      </w:r>
      <w:r>
        <w:t xml:space="preserve"> is required when </w:t>
      </w:r>
      <w:r w:rsidRPr="007F4F13">
        <w:rPr>
          <w:i/>
          <w:iCs/>
        </w:rPr>
        <w:t>LengthOfStay</w:t>
      </w:r>
      <w:r>
        <w:t xml:space="preserve"> &lt; 7 nights, regardless of </w:t>
      </w:r>
      <w:r w:rsidRPr="007F4F13">
        <w:rPr>
          <w:i/>
          <w:iCs/>
        </w:rPr>
        <w:t>LivingSituation</w:t>
      </w:r>
      <w:r>
        <w:t xml:space="preserve">. </w:t>
      </w:r>
    </w:p>
  </w:comment>
  <w:comment w:id="1768" w:author="Molly McEvilley" w:date="2020-07-23T10:36:00Z" w:initials="MM">
    <w:p w14:paraId="7EA48B6C" w14:textId="77777777" w:rsidR="00722600" w:rsidRDefault="00722600" w:rsidP="00DF16DF">
      <w:pPr>
        <w:pStyle w:val="CommentText"/>
      </w:pPr>
      <w:r>
        <w:rPr>
          <w:rStyle w:val="CommentReference"/>
        </w:rPr>
        <w:annotationRef/>
      </w:r>
      <w:r>
        <w:t>GitHub issue #290</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23B0595" w15:done="0"/>
  <w15:commentEx w15:paraId="61CE27D9" w15:done="0"/>
  <w15:commentEx w15:paraId="2F9A11CE" w15:done="0"/>
  <w15:commentEx w15:paraId="687318D9" w15:done="0"/>
  <w15:commentEx w15:paraId="050A63BA" w15:done="0"/>
  <w15:commentEx w15:paraId="2746D6FE" w15:done="0"/>
  <w15:commentEx w15:paraId="2CBAF573" w15:done="0"/>
  <w15:commentEx w15:paraId="4C020E01" w15:done="0"/>
  <w15:commentEx w15:paraId="2CB2216C" w15:done="0"/>
  <w15:commentEx w15:paraId="52449BD7" w15:done="0"/>
  <w15:commentEx w15:paraId="52F3C912" w15:done="0"/>
  <w15:commentEx w15:paraId="6663A209" w15:done="0"/>
  <w15:commentEx w15:paraId="6B578A2E" w15:done="0"/>
  <w15:commentEx w15:paraId="3F1F2763" w15:done="0"/>
  <w15:commentEx w15:paraId="52636E38" w15:done="0"/>
  <w15:commentEx w15:paraId="7A1ECED0" w15:done="0"/>
  <w15:commentEx w15:paraId="2838EB9D" w15:done="0"/>
  <w15:commentEx w15:paraId="0C974318" w15:done="0"/>
  <w15:commentEx w15:paraId="3B50812A" w15:done="0"/>
  <w15:commentEx w15:paraId="4783AFA5" w15:done="0"/>
  <w15:commentEx w15:paraId="686E9555" w15:done="0"/>
  <w15:commentEx w15:paraId="2BA4930B" w15:done="0"/>
  <w15:commentEx w15:paraId="175AC9A7" w15:done="0"/>
  <w15:commentEx w15:paraId="093FF84F" w15:done="0"/>
  <w15:commentEx w15:paraId="1939E2D3" w15:done="0"/>
  <w15:commentEx w15:paraId="54D081DA" w15:done="0"/>
  <w15:commentEx w15:paraId="786023D5" w15:done="0"/>
  <w15:commentEx w15:paraId="1110C0BA" w15:done="0"/>
  <w15:commentEx w15:paraId="5F10070C" w15:done="0"/>
  <w15:commentEx w15:paraId="7DF1B837" w15:done="0"/>
  <w15:commentEx w15:paraId="3B6071D4" w15:done="0"/>
  <w15:commentEx w15:paraId="197C740C" w15:done="0"/>
  <w15:commentEx w15:paraId="28728618" w15:done="0"/>
  <w15:commentEx w15:paraId="331362E7" w15:done="0"/>
  <w15:commentEx w15:paraId="2B6D149D" w15:done="0"/>
  <w15:commentEx w15:paraId="6EAD2AD4" w15:done="0"/>
  <w15:commentEx w15:paraId="2B19F32D" w15:done="0"/>
  <w15:commentEx w15:paraId="1862BB8A" w15:done="0"/>
  <w15:commentEx w15:paraId="24D6E569" w15:done="0"/>
  <w15:commentEx w15:paraId="612FCFD9" w15:done="0"/>
  <w15:commentEx w15:paraId="494EB082" w15:done="0"/>
  <w15:commentEx w15:paraId="7EA48B6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E8AEFB" w16cex:dateUtc="2020-08-20T12:12:00Z"/>
  <w16cex:commentExtensible w16cex:durableId="22DD0624" w16cex:dateUtc="2020-08-11T15:57:00Z"/>
  <w16cex:commentExtensible w16cex:durableId="22E8AFA7" w16cex:dateUtc="2020-08-20T12:15:00Z"/>
  <w16cex:commentExtensible w16cex:durableId="230479C7" w16cex:dateUtc="2020-09-10T14:09:00Z"/>
  <w16cex:commentExtensible w16cex:durableId="22DF9A21" w16cex:dateUtc="2020-08-13T14:53:00Z"/>
  <w16cex:commentExtensible w16cex:durableId="22E7272F" w16cex:dateUtc="2020-08-19T08:21:00Z"/>
  <w16cex:commentExtensible w16cex:durableId="22DD145A" w16cex:dateUtc="2020-08-11T16:58:00Z"/>
  <w16cex:commentExtensible w16cex:durableId="22DD0702" w16cex:dateUtc="2020-08-11T16:01:00Z"/>
  <w16cex:commentExtensible w16cex:durableId="22E72DEF" w16cex:dateUtc="2020-08-19T08:49:00Z"/>
  <w16cex:commentExtensible w16cex:durableId="22E75769" w16cex:dateUtc="2020-08-19T11:46:00Z"/>
  <w16cex:commentExtensible w16cex:durableId="22DD0232" w16cex:dateUtc="2020-08-11T15:40:00Z"/>
  <w16cex:commentExtensible w16cex:durableId="2304BF75" w16cex:dateUtc="2020-09-10T19:06:00Z"/>
  <w16cex:commentExtensible w16cex:durableId="22E734C4" w16cex:dateUtc="2020-08-19T09:19:00Z"/>
  <w16cex:commentExtensible w16cex:durableId="22FD2491" w16cex:dateUtc="2020-08-19T09:19:00Z"/>
  <w16cex:commentExtensible w16cex:durableId="22FD24B1" w16cex:dateUtc="2020-09-05T00:40:00Z"/>
  <w16cex:commentExtensible w16cex:durableId="22E8B764" w16cex:dateUtc="2020-08-20T12:48:00Z"/>
  <w16cex:commentExtensible w16cex:durableId="22E8BE5E" w16cex:dateUtc="2020-08-20T13:18:00Z"/>
  <w16cex:commentExtensible w16cex:durableId="22F2107C" w16cex:dateUtc="2020-08-27T14:59:00Z"/>
  <w16cex:commentExtensible w16cex:durableId="230D90B2" w16cex:dateUtc="2020-09-17T11:37:00Z"/>
  <w16cex:commentExtensible w16cex:durableId="22D6564A" w16cex:dateUtc="2020-08-06T14:13:00Z"/>
  <w16cex:commentExtensible w16cex:durableId="22FA037C" w16cex:dateUtc="2020-09-02T15:41:00Z"/>
  <w16cex:commentExtensible w16cex:durableId="22F9FD5D" w16cex:dateUtc="2020-09-02T15:15:00Z"/>
  <w16cex:commentExtensible w16cex:durableId="230DBD36" w16cex:dateUtc="2020-09-17T14:47:00Z"/>
  <w16cex:commentExtensible w16cex:durableId="22E73C33" w16cex:dateUtc="2020-08-19T09:50:00Z"/>
  <w16cex:commentExtensible w16cex:durableId="230DCBAC" w16cex:dateUtc="2020-09-17T15:49:00Z"/>
  <w16cex:commentExtensible w16cex:durableId="22E76CFA" w16cex:dateUtc="2020-08-19T13:18:00Z"/>
  <w16cex:commentExtensible w16cex:durableId="22E8DB0A" w16cex:dateUtc="2020-08-20T15:20:00Z"/>
  <w16cex:commentExtensible w16cex:durableId="22E722B0" w16cex:dateUtc="2020-08-19T08:01:00Z"/>
  <w16cex:commentExtensible w16cex:durableId="22DF9C07" w16cex:dateUtc="2020-08-13T15:01:00Z"/>
  <w16cex:commentExtensible w16cex:durableId="22F31B1F" w16cex:dateUtc="2020-08-28T09:56:00Z"/>
  <w16cex:commentExtensible w16cex:durableId="22DD0415" w16cex:dateUtc="2020-08-11T15:48:00Z"/>
  <w16cex:commentExtensible w16cex:durableId="22DD032A" w16cex:dateUtc="2020-08-11T15:44:00Z"/>
  <w16cex:commentExtensible w16cex:durableId="230D933F" w16cex:dateUtc="2020-09-17T11:48:00Z"/>
  <w16cex:commentExtensible w16cex:durableId="22FA06CE" w16cex:dateUtc="2020-09-02T15:55:00Z"/>
  <w16cex:commentExtensible w16cex:durableId="22D61A16" w16cex:dateUtc="2020-08-06T09:56:00Z"/>
  <w16cex:commentExtensible w16cex:durableId="22DF92A3" w16cex:dateUtc="2020-08-13T14:21:00Z"/>
  <w16cex:commentExtensible w16cex:durableId="23046C8B" w16cex:dateUtc="2020-09-10T13:12:00Z"/>
  <w16cex:commentExtensible w16cex:durableId="22D651A2" w16cex:dateUtc="2020-08-06T13:53:00Z"/>
  <w16cex:commentExtensible w16cex:durableId="22D64185" w16cex:dateUtc="2020-08-06T12:44:00Z"/>
  <w16cex:commentExtensible w16cex:durableId="22D6FF34" w16cex:dateUtc="2020-08-07T02:14:00Z"/>
  <w16cex:commentExtensible w16cex:durableId="22D700A6" w16cex:dateUtc="2020-08-07T02:20:00Z"/>
  <w16cex:commentExtensible w16cex:durableId="22C3E6B1" w16cex:dateUtc="2020-07-23T14:3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23B0595" w16cid:durableId="22E8AEFB"/>
  <w16cid:commentId w16cid:paraId="61CE27D9" w16cid:durableId="22DD0624"/>
  <w16cid:commentId w16cid:paraId="2F9A11CE" w16cid:durableId="22E8AFA7"/>
  <w16cid:commentId w16cid:paraId="687318D9" w16cid:durableId="230479C7"/>
  <w16cid:commentId w16cid:paraId="050A63BA" w16cid:durableId="22DF9A21"/>
  <w16cid:commentId w16cid:paraId="2746D6FE" w16cid:durableId="22E7272F"/>
  <w16cid:commentId w16cid:paraId="2CBAF573" w16cid:durableId="22DD145A"/>
  <w16cid:commentId w16cid:paraId="4C020E01" w16cid:durableId="22DD0702"/>
  <w16cid:commentId w16cid:paraId="2CB2216C" w16cid:durableId="22E72DEF"/>
  <w16cid:commentId w16cid:paraId="52449BD7" w16cid:durableId="22E75769"/>
  <w16cid:commentId w16cid:paraId="52F3C912" w16cid:durableId="22DD0232"/>
  <w16cid:commentId w16cid:paraId="6663A209" w16cid:durableId="2304BF75"/>
  <w16cid:commentId w16cid:paraId="6B578A2E" w16cid:durableId="22E734C4"/>
  <w16cid:commentId w16cid:paraId="3F1F2763" w16cid:durableId="22FD2491"/>
  <w16cid:commentId w16cid:paraId="52636E38" w16cid:durableId="22FD24B1"/>
  <w16cid:commentId w16cid:paraId="7A1ECED0" w16cid:durableId="22E8B764"/>
  <w16cid:commentId w16cid:paraId="2838EB9D" w16cid:durableId="22E8BE5E"/>
  <w16cid:commentId w16cid:paraId="0C974318" w16cid:durableId="22F2107C"/>
  <w16cid:commentId w16cid:paraId="3B50812A" w16cid:durableId="230D90B2"/>
  <w16cid:commentId w16cid:paraId="4783AFA5" w16cid:durableId="22D6564A"/>
  <w16cid:commentId w16cid:paraId="686E9555" w16cid:durableId="22FA037C"/>
  <w16cid:commentId w16cid:paraId="2BA4930B" w16cid:durableId="22F9FD5D"/>
  <w16cid:commentId w16cid:paraId="175AC9A7" w16cid:durableId="230DBD36"/>
  <w16cid:commentId w16cid:paraId="093FF84F" w16cid:durableId="22E73C33"/>
  <w16cid:commentId w16cid:paraId="1939E2D3" w16cid:durableId="230DCBAC"/>
  <w16cid:commentId w16cid:paraId="54D081DA" w16cid:durableId="22E76CFA"/>
  <w16cid:commentId w16cid:paraId="786023D5" w16cid:durableId="22E8DB0A"/>
  <w16cid:commentId w16cid:paraId="1110C0BA" w16cid:durableId="22E722B0"/>
  <w16cid:commentId w16cid:paraId="5F10070C" w16cid:durableId="22DF9C07"/>
  <w16cid:commentId w16cid:paraId="7DF1B837" w16cid:durableId="22F31B1F"/>
  <w16cid:commentId w16cid:paraId="3B6071D4" w16cid:durableId="22DD0415"/>
  <w16cid:commentId w16cid:paraId="197C740C" w16cid:durableId="22DD032A"/>
  <w16cid:commentId w16cid:paraId="28728618" w16cid:durableId="230D933F"/>
  <w16cid:commentId w16cid:paraId="331362E7" w16cid:durableId="22FA06CE"/>
  <w16cid:commentId w16cid:paraId="2B6D149D" w16cid:durableId="22D61A16"/>
  <w16cid:commentId w16cid:paraId="6EAD2AD4" w16cid:durableId="22DF92A3"/>
  <w16cid:commentId w16cid:paraId="2B19F32D" w16cid:durableId="23046C8B"/>
  <w16cid:commentId w16cid:paraId="1862BB8A" w16cid:durableId="22D651A2"/>
  <w16cid:commentId w16cid:paraId="24D6E569" w16cid:durableId="22D64185"/>
  <w16cid:commentId w16cid:paraId="612FCFD9" w16cid:durableId="22D6FF34"/>
  <w16cid:commentId w16cid:paraId="494EB082" w16cid:durableId="22D700A6"/>
  <w16cid:commentId w16cid:paraId="7EA48B6C" w16cid:durableId="22C3E6B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678CEE0" w14:textId="77777777" w:rsidR="00722600" w:rsidRDefault="00722600" w:rsidP="008E455B">
      <w:pPr>
        <w:spacing w:after="0" w:line="240" w:lineRule="auto"/>
      </w:pPr>
      <w:r>
        <w:separator/>
      </w:r>
    </w:p>
  </w:endnote>
  <w:endnote w:type="continuationSeparator" w:id="0">
    <w:p w14:paraId="178F97F7" w14:textId="77777777" w:rsidR="00722600" w:rsidRDefault="00722600" w:rsidP="008E455B">
      <w:pPr>
        <w:spacing w:after="0" w:line="240" w:lineRule="auto"/>
      </w:pPr>
      <w:r>
        <w:continuationSeparator/>
      </w:r>
    </w:p>
  </w:endnote>
  <w:endnote w:type="continuationNotice" w:id="1">
    <w:p w14:paraId="07619A1F" w14:textId="77777777" w:rsidR="00722600" w:rsidRDefault="00722600">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Open Sans">
    <w:panose1 w:val="020B0606030504020204"/>
    <w:charset w:val="00"/>
    <w:family w:val="swiss"/>
    <w:pitch w:val="variable"/>
    <w:sig w:usb0="E00002EF" w:usb1="4000205B" w:usb2="00000028" w:usb3="00000000" w:csb0="0000019F" w:csb1="00000000"/>
  </w:font>
  <w:font w:name="Open Sans Semibold">
    <w:panose1 w:val="020B0706030804020204"/>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338498258"/>
      <w:docPartObj>
        <w:docPartGallery w:val="Page Numbers (Bottom of Page)"/>
        <w:docPartUnique/>
      </w:docPartObj>
    </w:sdtPr>
    <w:sdtEndPr>
      <w:rPr>
        <w:noProof/>
      </w:rPr>
    </w:sdtEndPr>
    <w:sdtContent>
      <w:p w14:paraId="40DC39A5" w14:textId="130BD013" w:rsidR="00722600" w:rsidRDefault="00722600">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722600" w:rsidRDefault="0072260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1B90E5" w14:textId="692F4F86" w:rsidR="00722600" w:rsidRDefault="00722600">
    <w:pPr>
      <w:pStyle w:val="Footer"/>
      <w:jc w:val="right"/>
    </w:pPr>
  </w:p>
  <w:p w14:paraId="3A92520C" w14:textId="77777777" w:rsidR="00722600" w:rsidRDefault="0072260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701165743"/>
      <w:docPartObj>
        <w:docPartGallery w:val="Page Numbers (Bottom of Page)"/>
        <w:docPartUnique/>
      </w:docPartObj>
    </w:sdtPr>
    <w:sdtEndPr>
      <w:rPr>
        <w:noProof/>
      </w:rPr>
    </w:sdtEndPr>
    <w:sdtContent>
      <w:p w14:paraId="1E40C597" w14:textId="77777777" w:rsidR="00722600" w:rsidRDefault="00722600">
        <w:pPr>
          <w:pStyle w:val="Footer"/>
          <w:jc w:val="right"/>
        </w:pPr>
        <w:r>
          <w:fldChar w:fldCharType="begin"/>
        </w:r>
        <w:r>
          <w:instrText xml:space="preserve"> PAGE   \* MERGEFORMAT </w:instrText>
        </w:r>
        <w:r>
          <w:fldChar w:fldCharType="separate"/>
        </w:r>
        <w:r>
          <w:rPr>
            <w:noProof/>
          </w:rPr>
          <w:t>121</w:t>
        </w:r>
        <w:r>
          <w:rPr>
            <w:noProof/>
          </w:rPr>
          <w:fldChar w:fldCharType="end"/>
        </w:r>
      </w:p>
    </w:sdtContent>
  </w:sdt>
  <w:p w14:paraId="35E8F78A" w14:textId="77777777" w:rsidR="00722600" w:rsidRDefault="0072260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9F72B8F" w14:textId="77777777" w:rsidR="00722600" w:rsidRDefault="00722600" w:rsidP="008E455B">
      <w:pPr>
        <w:spacing w:after="0" w:line="240" w:lineRule="auto"/>
      </w:pPr>
      <w:r>
        <w:separator/>
      </w:r>
    </w:p>
  </w:footnote>
  <w:footnote w:type="continuationSeparator" w:id="0">
    <w:p w14:paraId="404081D2" w14:textId="77777777" w:rsidR="00722600" w:rsidRDefault="00722600" w:rsidP="008E455B">
      <w:pPr>
        <w:spacing w:after="0" w:line="240" w:lineRule="auto"/>
      </w:pPr>
      <w:r>
        <w:continuationSeparator/>
      </w:r>
    </w:p>
  </w:footnote>
  <w:footnote w:type="continuationNotice" w:id="1">
    <w:p w14:paraId="60FA427C" w14:textId="77777777" w:rsidR="00722600" w:rsidRDefault="00722600">
      <w:pPr>
        <w:spacing w:before="0" w:after="0" w:line="240" w:lineRule="auto"/>
      </w:pPr>
    </w:p>
  </w:footnote>
  <w:footnote w:id="2">
    <w:p w14:paraId="2F9F2EF7" w14:textId="47C44709" w:rsidR="00722600" w:rsidRDefault="00722600">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722600" w:rsidRDefault="00722600">
      <w:pPr>
        <w:pStyle w:val="FootnoteText"/>
      </w:pPr>
      <w:ins w:id="2644" w:author="Molly McEvilley" w:date="2020-08-13T05:33:00Z">
        <w:r>
          <w:rPr>
            <w:rStyle w:val="FootnoteReference"/>
          </w:rPr>
          <w:footnoteRef/>
        </w:r>
        <w:r>
          <w:t xml:space="preserve"> </w:t>
        </w:r>
      </w:ins>
      <w:ins w:id="2645" w:author="Molly McEvilley" w:date="2020-08-13T05:34:00Z">
        <w:r>
          <w:t xml:space="preserve">The </w:t>
        </w:r>
        <w:r w:rsidRPr="00EB1C9F">
          <w:rPr>
            <w:b/>
            <w:bCs/>
          </w:rPr>
          <w:t>NoCoC</w:t>
        </w:r>
        <w:r>
          <w:t xml:space="preserve"> column is an exception to this; it counts records in hmis_Enrollment that </w:t>
        </w:r>
      </w:ins>
      <w:ins w:id="2646" w:author="Molly McEvilley" w:date="2020-08-13T05:35:00Z">
        <w:r>
          <w:t xml:space="preserve">do not have an associated EnrollmentCoC record with a non-NULL </w:t>
        </w:r>
        <w:r w:rsidRPr="00EB1C9F">
          <w:rPr>
            <w:i/>
            <w:iCs/>
          </w:rPr>
          <w:t>CoCCode</w:t>
        </w:r>
        <w:r>
          <w:t>.</w:t>
        </w:r>
      </w:ins>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4260755" w14:textId="77777777" w:rsidR="00722600" w:rsidRPr="00381EDF" w:rsidRDefault="00722600"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2A3668F" w14:textId="4A49DED1" w:rsidR="00722600" w:rsidRDefault="0072260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4"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4"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5"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6"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7"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9"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5"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0"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4"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36"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37"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38"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6"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9"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52"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54"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178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5"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58"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9"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1"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2"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3"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64"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7"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8"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9"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72"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3"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78"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81"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85"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79E3407C"/>
    <w:multiLevelType w:val="hybridMultilevel"/>
    <w:tmpl w:val="BD10BD0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87"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9"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90"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54"/>
  </w:num>
  <w:num w:numId="3">
    <w:abstractNumId w:val="86"/>
  </w:num>
  <w:num w:numId="4">
    <w:abstractNumId w:val="43"/>
  </w:num>
  <w:num w:numId="5">
    <w:abstractNumId w:val="55"/>
  </w:num>
  <w:num w:numId="6">
    <w:abstractNumId w:val="69"/>
  </w:num>
  <w:num w:numId="7">
    <w:abstractNumId w:val="7"/>
  </w:num>
  <w:num w:numId="8">
    <w:abstractNumId w:val="6"/>
  </w:num>
  <w:num w:numId="9">
    <w:abstractNumId w:val="47"/>
  </w:num>
  <w:num w:numId="10">
    <w:abstractNumId w:val="75"/>
  </w:num>
  <w:num w:numId="11">
    <w:abstractNumId w:val="28"/>
  </w:num>
  <w:num w:numId="12">
    <w:abstractNumId w:val="27"/>
  </w:num>
  <w:num w:numId="13">
    <w:abstractNumId w:val="59"/>
  </w:num>
  <w:num w:numId="14">
    <w:abstractNumId w:val="1"/>
  </w:num>
  <w:num w:numId="15">
    <w:abstractNumId w:val="63"/>
  </w:num>
  <w:num w:numId="16">
    <w:abstractNumId w:val="90"/>
  </w:num>
  <w:num w:numId="17">
    <w:abstractNumId w:val="73"/>
  </w:num>
  <w:num w:numId="18">
    <w:abstractNumId w:val="83"/>
  </w:num>
  <w:num w:numId="19">
    <w:abstractNumId w:val="78"/>
  </w:num>
  <w:num w:numId="20">
    <w:abstractNumId w:val="21"/>
  </w:num>
  <w:num w:numId="21">
    <w:abstractNumId w:val="2"/>
  </w:num>
  <w:num w:numId="22">
    <w:abstractNumId w:val="8"/>
  </w:num>
  <w:num w:numId="23">
    <w:abstractNumId w:val="70"/>
  </w:num>
  <w:num w:numId="24">
    <w:abstractNumId w:val="23"/>
  </w:num>
  <w:num w:numId="25">
    <w:abstractNumId w:val="68"/>
  </w:num>
  <w:num w:numId="26">
    <w:abstractNumId w:val="17"/>
  </w:num>
  <w:num w:numId="27">
    <w:abstractNumId w:val="50"/>
  </w:num>
  <w:num w:numId="28">
    <w:abstractNumId w:val="0"/>
  </w:num>
  <w:num w:numId="29">
    <w:abstractNumId w:val="52"/>
  </w:num>
  <w:num w:numId="30">
    <w:abstractNumId w:val="32"/>
  </w:num>
  <w:num w:numId="31">
    <w:abstractNumId w:val="5"/>
  </w:num>
  <w:num w:numId="32">
    <w:abstractNumId w:val="62"/>
  </w:num>
  <w:num w:numId="33">
    <w:abstractNumId w:val="49"/>
  </w:num>
  <w:num w:numId="34">
    <w:abstractNumId w:val="67"/>
  </w:num>
  <w:num w:numId="35">
    <w:abstractNumId w:val="31"/>
  </w:num>
  <w:num w:numId="36">
    <w:abstractNumId w:val="65"/>
  </w:num>
  <w:num w:numId="37">
    <w:abstractNumId w:val="22"/>
  </w:num>
  <w:num w:numId="38">
    <w:abstractNumId w:val="29"/>
  </w:num>
  <w:num w:numId="39">
    <w:abstractNumId w:val="33"/>
  </w:num>
  <w:num w:numId="40">
    <w:abstractNumId w:val="72"/>
  </w:num>
  <w:num w:numId="41">
    <w:abstractNumId w:val="40"/>
  </w:num>
  <w:num w:numId="42">
    <w:abstractNumId w:val="74"/>
  </w:num>
  <w:num w:numId="43">
    <w:abstractNumId w:val="60"/>
  </w:num>
  <w:num w:numId="44">
    <w:abstractNumId w:val="64"/>
  </w:num>
  <w:num w:numId="45">
    <w:abstractNumId w:val="12"/>
  </w:num>
  <w:num w:numId="46">
    <w:abstractNumId w:val="15"/>
  </w:num>
  <w:num w:numId="47">
    <w:abstractNumId w:val="61"/>
  </w:num>
  <w:num w:numId="48">
    <w:abstractNumId w:val="35"/>
  </w:num>
  <w:num w:numId="49">
    <w:abstractNumId w:val="3"/>
  </w:num>
  <w:num w:numId="50">
    <w:abstractNumId w:val="80"/>
  </w:num>
  <w:num w:numId="51">
    <w:abstractNumId w:val="51"/>
  </w:num>
  <w:num w:numId="52">
    <w:abstractNumId w:val="39"/>
  </w:num>
  <w:num w:numId="53">
    <w:abstractNumId w:val="18"/>
  </w:num>
  <w:num w:numId="54">
    <w:abstractNumId w:val="87"/>
  </w:num>
  <w:num w:numId="55">
    <w:abstractNumId w:val="82"/>
  </w:num>
  <w:num w:numId="56">
    <w:abstractNumId w:val="85"/>
  </w:num>
  <w:num w:numId="57">
    <w:abstractNumId w:val="13"/>
  </w:num>
  <w:num w:numId="58">
    <w:abstractNumId w:val="16"/>
  </w:num>
  <w:num w:numId="59">
    <w:abstractNumId w:val="41"/>
  </w:num>
  <w:num w:numId="60">
    <w:abstractNumId w:val="24"/>
  </w:num>
  <w:num w:numId="61">
    <w:abstractNumId w:val="88"/>
  </w:num>
  <w:num w:numId="62">
    <w:abstractNumId w:val="57"/>
  </w:num>
  <w:num w:numId="63">
    <w:abstractNumId w:val="71"/>
  </w:num>
  <w:num w:numId="64">
    <w:abstractNumId w:val="37"/>
  </w:num>
  <w:num w:numId="65">
    <w:abstractNumId w:val="38"/>
  </w:num>
  <w:num w:numId="66">
    <w:abstractNumId w:val="45"/>
  </w:num>
  <w:num w:numId="67">
    <w:abstractNumId w:val="89"/>
  </w:num>
  <w:num w:numId="68">
    <w:abstractNumId w:val="53"/>
  </w:num>
  <w:num w:numId="69">
    <w:abstractNumId w:val="42"/>
  </w:num>
  <w:num w:numId="70">
    <w:abstractNumId w:val="84"/>
  </w:num>
  <w:num w:numId="71">
    <w:abstractNumId w:val="56"/>
  </w:num>
  <w:num w:numId="72">
    <w:abstractNumId w:val="48"/>
  </w:num>
  <w:num w:numId="73">
    <w:abstractNumId w:val="58"/>
  </w:num>
  <w:num w:numId="74">
    <w:abstractNumId w:val="44"/>
  </w:num>
  <w:num w:numId="75">
    <w:abstractNumId w:val="26"/>
  </w:num>
  <w:num w:numId="76">
    <w:abstractNumId w:val="25"/>
  </w:num>
  <w:num w:numId="77">
    <w:abstractNumId w:val="66"/>
  </w:num>
  <w:num w:numId="78">
    <w:abstractNumId w:val="46"/>
  </w:num>
  <w:num w:numId="79">
    <w:abstractNumId w:val="34"/>
  </w:num>
  <w:num w:numId="80">
    <w:abstractNumId w:val="19"/>
  </w:num>
  <w:num w:numId="81">
    <w:abstractNumId w:val="9"/>
  </w:num>
  <w:num w:numId="82">
    <w:abstractNumId w:val="20"/>
  </w:num>
  <w:num w:numId="83">
    <w:abstractNumId w:val="10"/>
  </w:num>
  <w:num w:numId="84">
    <w:abstractNumId w:val="11"/>
  </w:num>
  <w:num w:numId="85">
    <w:abstractNumId w:val="30"/>
  </w:num>
  <w:num w:numId="86">
    <w:abstractNumId w:val="79"/>
  </w:num>
  <w:num w:numId="87">
    <w:abstractNumId w:val="81"/>
  </w:num>
  <w:num w:numId="88">
    <w:abstractNumId w:val="4"/>
  </w:num>
  <w:num w:numId="89">
    <w:abstractNumId w:val="76"/>
  </w:num>
  <w:numIdMacAtCleanup w:val="87"/>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olly McEvilley">
    <w15:presenceInfo w15:providerId="Windows Live" w15:userId="84a436417b82d0fe"/>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3891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F4"/>
    <w:rsid w:val="00000612"/>
    <w:rsid w:val="00000822"/>
    <w:rsid w:val="000008CD"/>
    <w:rsid w:val="000009B9"/>
    <w:rsid w:val="00000B08"/>
    <w:rsid w:val="00000B20"/>
    <w:rsid w:val="00000BCF"/>
    <w:rsid w:val="00001117"/>
    <w:rsid w:val="0000127A"/>
    <w:rsid w:val="00001325"/>
    <w:rsid w:val="00001E51"/>
    <w:rsid w:val="000022A3"/>
    <w:rsid w:val="000026FE"/>
    <w:rsid w:val="00002AE7"/>
    <w:rsid w:val="00002C60"/>
    <w:rsid w:val="00002FB8"/>
    <w:rsid w:val="000030BA"/>
    <w:rsid w:val="00003602"/>
    <w:rsid w:val="000038AB"/>
    <w:rsid w:val="00003D2B"/>
    <w:rsid w:val="00003EE7"/>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D61"/>
    <w:rsid w:val="000170EF"/>
    <w:rsid w:val="0001711C"/>
    <w:rsid w:val="000174BA"/>
    <w:rsid w:val="000179FC"/>
    <w:rsid w:val="00017C6F"/>
    <w:rsid w:val="00017DD9"/>
    <w:rsid w:val="00017FEB"/>
    <w:rsid w:val="00020009"/>
    <w:rsid w:val="000201CB"/>
    <w:rsid w:val="00020353"/>
    <w:rsid w:val="00020453"/>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B11"/>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8CE"/>
    <w:rsid w:val="00032A01"/>
    <w:rsid w:val="00032CF6"/>
    <w:rsid w:val="00032DC6"/>
    <w:rsid w:val="00032ED4"/>
    <w:rsid w:val="00032FBA"/>
    <w:rsid w:val="0003300C"/>
    <w:rsid w:val="00033331"/>
    <w:rsid w:val="00033714"/>
    <w:rsid w:val="000337B8"/>
    <w:rsid w:val="00033825"/>
    <w:rsid w:val="00033CFE"/>
    <w:rsid w:val="00033D1B"/>
    <w:rsid w:val="00033F92"/>
    <w:rsid w:val="000342DF"/>
    <w:rsid w:val="0003462B"/>
    <w:rsid w:val="00034774"/>
    <w:rsid w:val="0003480C"/>
    <w:rsid w:val="00034BE8"/>
    <w:rsid w:val="00034E3C"/>
    <w:rsid w:val="000354DE"/>
    <w:rsid w:val="00035C27"/>
    <w:rsid w:val="00035EB2"/>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71A"/>
    <w:rsid w:val="000417CA"/>
    <w:rsid w:val="00041A32"/>
    <w:rsid w:val="000425CA"/>
    <w:rsid w:val="0004261C"/>
    <w:rsid w:val="000426C9"/>
    <w:rsid w:val="000426CF"/>
    <w:rsid w:val="00042732"/>
    <w:rsid w:val="000430BD"/>
    <w:rsid w:val="000435E3"/>
    <w:rsid w:val="00043709"/>
    <w:rsid w:val="00043808"/>
    <w:rsid w:val="00043873"/>
    <w:rsid w:val="00043B56"/>
    <w:rsid w:val="00043C71"/>
    <w:rsid w:val="00043FF7"/>
    <w:rsid w:val="000441B8"/>
    <w:rsid w:val="00044276"/>
    <w:rsid w:val="00044630"/>
    <w:rsid w:val="00044784"/>
    <w:rsid w:val="00044C09"/>
    <w:rsid w:val="00044DB9"/>
    <w:rsid w:val="00044E11"/>
    <w:rsid w:val="00044E53"/>
    <w:rsid w:val="00045265"/>
    <w:rsid w:val="00045359"/>
    <w:rsid w:val="000453E1"/>
    <w:rsid w:val="00045DA4"/>
    <w:rsid w:val="00046144"/>
    <w:rsid w:val="000462BD"/>
    <w:rsid w:val="00046654"/>
    <w:rsid w:val="0004684A"/>
    <w:rsid w:val="00046859"/>
    <w:rsid w:val="000468A5"/>
    <w:rsid w:val="0004691A"/>
    <w:rsid w:val="000469F6"/>
    <w:rsid w:val="00046A4E"/>
    <w:rsid w:val="00046BA1"/>
    <w:rsid w:val="0004711E"/>
    <w:rsid w:val="00047504"/>
    <w:rsid w:val="00047784"/>
    <w:rsid w:val="00047C5A"/>
    <w:rsid w:val="00047E1D"/>
    <w:rsid w:val="00047EC9"/>
    <w:rsid w:val="00050557"/>
    <w:rsid w:val="000505AD"/>
    <w:rsid w:val="000505CA"/>
    <w:rsid w:val="00050704"/>
    <w:rsid w:val="000509F9"/>
    <w:rsid w:val="0005119D"/>
    <w:rsid w:val="000512E6"/>
    <w:rsid w:val="00051327"/>
    <w:rsid w:val="00051684"/>
    <w:rsid w:val="00051A95"/>
    <w:rsid w:val="00051C18"/>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995"/>
    <w:rsid w:val="00057F4D"/>
    <w:rsid w:val="0006004C"/>
    <w:rsid w:val="000602F0"/>
    <w:rsid w:val="0006075A"/>
    <w:rsid w:val="000607AF"/>
    <w:rsid w:val="00060962"/>
    <w:rsid w:val="00060A80"/>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31A7"/>
    <w:rsid w:val="000832DF"/>
    <w:rsid w:val="0008340C"/>
    <w:rsid w:val="00083461"/>
    <w:rsid w:val="000835D5"/>
    <w:rsid w:val="000836C5"/>
    <w:rsid w:val="000837FC"/>
    <w:rsid w:val="000839EB"/>
    <w:rsid w:val="00084213"/>
    <w:rsid w:val="000843CB"/>
    <w:rsid w:val="00084A3F"/>
    <w:rsid w:val="00084C3C"/>
    <w:rsid w:val="00084C9A"/>
    <w:rsid w:val="00084E3F"/>
    <w:rsid w:val="00085170"/>
    <w:rsid w:val="0008595E"/>
    <w:rsid w:val="00085A81"/>
    <w:rsid w:val="00085C56"/>
    <w:rsid w:val="00085D4C"/>
    <w:rsid w:val="000862EC"/>
    <w:rsid w:val="000867CB"/>
    <w:rsid w:val="00086A52"/>
    <w:rsid w:val="00086CE8"/>
    <w:rsid w:val="00087642"/>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BD3"/>
    <w:rsid w:val="000B1C40"/>
    <w:rsid w:val="000B2256"/>
    <w:rsid w:val="000B27EC"/>
    <w:rsid w:val="000B2863"/>
    <w:rsid w:val="000B28B8"/>
    <w:rsid w:val="000B2956"/>
    <w:rsid w:val="000B2D29"/>
    <w:rsid w:val="000B2D62"/>
    <w:rsid w:val="000B2DD0"/>
    <w:rsid w:val="000B2F00"/>
    <w:rsid w:val="000B3A4A"/>
    <w:rsid w:val="000B3A9E"/>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EB"/>
    <w:rsid w:val="000C026A"/>
    <w:rsid w:val="000C02DE"/>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F7"/>
    <w:rsid w:val="000C33CE"/>
    <w:rsid w:val="000C38C1"/>
    <w:rsid w:val="000C3914"/>
    <w:rsid w:val="000C3E47"/>
    <w:rsid w:val="000C40D8"/>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3567"/>
    <w:rsid w:val="000D37C8"/>
    <w:rsid w:val="000D37F0"/>
    <w:rsid w:val="000D39C6"/>
    <w:rsid w:val="000D3CAE"/>
    <w:rsid w:val="000D3D33"/>
    <w:rsid w:val="000D3D47"/>
    <w:rsid w:val="000D3DC5"/>
    <w:rsid w:val="000D4380"/>
    <w:rsid w:val="000D4756"/>
    <w:rsid w:val="000D4AB8"/>
    <w:rsid w:val="000D4AE5"/>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CF"/>
    <w:rsid w:val="000E16CD"/>
    <w:rsid w:val="000E1AFB"/>
    <w:rsid w:val="000E2224"/>
    <w:rsid w:val="000E25B6"/>
    <w:rsid w:val="000E2A9F"/>
    <w:rsid w:val="000E2E7D"/>
    <w:rsid w:val="000E32D5"/>
    <w:rsid w:val="000E34B2"/>
    <w:rsid w:val="000E34D3"/>
    <w:rsid w:val="000E36BD"/>
    <w:rsid w:val="000E39CB"/>
    <w:rsid w:val="000E3B12"/>
    <w:rsid w:val="000E3DD0"/>
    <w:rsid w:val="000E3F59"/>
    <w:rsid w:val="000E3FD8"/>
    <w:rsid w:val="000E455E"/>
    <w:rsid w:val="000E4875"/>
    <w:rsid w:val="000E4A36"/>
    <w:rsid w:val="000E4B11"/>
    <w:rsid w:val="000E4D0B"/>
    <w:rsid w:val="000E4D19"/>
    <w:rsid w:val="000E4E91"/>
    <w:rsid w:val="000E503C"/>
    <w:rsid w:val="000E50EF"/>
    <w:rsid w:val="000E5389"/>
    <w:rsid w:val="000E53F5"/>
    <w:rsid w:val="000E5435"/>
    <w:rsid w:val="000E55E6"/>
    <w:rsid w:val="000E5715"/>
    <w:rsid w:val="000E5E56"/>
    <w:rsid w:val="000E6063"/>
    <w:rsid w:val="000E61CB"/>
    <w:rsid w:val="000E62A4"/>
    <w:rsid w:val="000E6585"/>
    <w:rsid w:val="000E682F"/>
    <w:rsid w:val="000E6A90"/>
    <w:rsid w:val="000E6CA8"/>
    <w:rsid w:val="000E6E25"/>
    <w:rsid w:val="000E7493"/>
    <w:rsid w:val="000E774D"/>
    <w:rsid w:val="000E786D"/>
    <w:rsid w:val="000E7900"/>
    <w:rsid w:val="000E79D1"/>
    <w:rsid w:val="000F0843"/>
    <w:rsid w:val="000F0C01"/>
    <w:rsid w:val="000F1281"/>
    <w:rsid w:val="000F1498"/>
    <w:rsid w:val="000F1576"/>
    <w:rsid w:val="000F19D6"/>
    <w:rsid w:val="000F224A"/>
    <w:rsid w:val="000F25D3"/>
    <w:rsid w:val="000F323E"/>
    <w:rsid w:val="000F33AB"/>
    <w:rsid w:val="000F3D03"/>
    <w:rsid w:val="000F3D34"/>
    <w:rsid w:val="000F3E90"/>
    <w:rsid w:val="000F3EF2"/>
    <w:rsid w:val="000F4148"/>
    <w:rsid w:val="000F4500"/>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1167"/>
    <w:rsid w:val="0010133A"/>
    <w:rsid w:val="001014EC"/>
    <w:rsid w:val="00101713"/>
    <w:rsid w:val="00101D2A"/>
    <w:rsid w:val="00101D6C"/>
    <w:rsid w:val="00101E87"/>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3053"/>
    <w:rsid w:val="00113C51"/>
    <w:rsid w:val="00113DF2"/>
    <w:rsid w:val="00114321"/>
    <w:rsid w:val="00114EBB"/>
    <w:rsid w:val="00115070"/>
    <w:rsid w:val="00115098"/>
    <w:rsid w:val="00115102"/>
    <w:rsid w:val="00115285"/>
    <w:rsid w:val="001153FA"/>
    <w:rsid w:val="0011560E"/>
    <w:rsid w:val="001157EE"/>
    <w:rsid w:val="00115857"/>
    <w:rsid w:val="00115911"/>
    <w:rsid w:val="00116426"/>
    <w:rsid w:val="00116805"/>
    <w:rsid w:val="00116A22"/>
    <w:rsid w:val="00116AAB"/>
    <w:rsid w:val="00116AED"/>
    <w:rsid w:val="00116C23"/>
    <w:rsid w:val="00117196"/>
    <w:rsid w:val="00117BE1"/>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41"/>
    <w:rsid w:val="001250D3"/>
    <w:rsid w:val="00125291"/>
    <w:rsid w:val="00125583"/>
    <w:rsid w:val="001256E5"/>
    <w:rsid w:val="00126848"/>
    <w:rsid w:val="001268F8"/>
    <w:rsid w:val="00126966"/>
    <w:rsid w:val="00126B29"/>
    <w:rsid w:val="00126BA7"/>
    <w:rsid w:val="00126FCD"/>
    <w:rsid w:val="00127196"/>
    <w:rsid w:val="00127424"/>
    <w:rsid w:val="0012758A"/>
    <w:rsid w:val="001275F8"/>
    <w:rsid w:val="00127B46"/>
    <w:rsid w:val="0013007D"/>
    <w:rsid w:val="00130330"/>
    <w:rsid w:val="00130736"/>
    <w:rsid w:val="00130B57"/>
    <w:rsid w:val="00130F0E"/>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7"/>
    <w:rsid w:val="00153DDB"/>
    <w:rsid w:val="00153F94"/>
    <w:rsid w:val="0015440B"/>
    <w:rsid w:val="00154705"/>
    <w:rsid w:val="0015496F"/>
    <w:rsid w:val="00154AA6"/>
    <w:rsid w:val="00154BAA"/>
    <w:rsid w:val="00154F8F"/>
    <w:rsid w:val="001550AA"/>
    <w:rsid w:val="00155278"/>
    <w:rsid w:val="001552F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820"/>
    <w:rsid w:val="00173859"/>
    <w:rsid w:val="0017448B"/>
    <w:rsid w:val="00174C96"/>
    <w:rsid w:val="00175668"/>
    <w:rsid w:val="00175898"/>
    <w:rsid w:val="001763E9"/>
    <w:rsid w:val="001764BA"/>
    <w:rsid w:val="00176C56"/>
    <w:rsid w:val="00176C7D"/>
    <w:rsid w:val="00176C8D"/>
    <w:rsid w:val="00176F04"/>
    <w:rsid w:val="001772B9"/>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6C5"/>
    <w:rsid w:val="0018576F"/>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94C"/>
    <w:rsid w:val="001C798F"/>
    <w:rsid w:val="001D023B"/>
    <w:rsid w:val="001D0290"/>
    <w:rsid w:val="001D05C1"/>
    <w:rsid w:val="001D0CC3"/>
    <w:rsid w:val="001D16F3"/>
    <w:rsid w:val="001D1E70"/>
    <w:rsid w:val="001D28F0"/>
    <w:rsid w:val="001D2F09"/>
    <w:rsid w:val="001D2FB0"/>
    <w:rsid w:val="001D37A8"/>
    <w:rsid w:val="001D37C8"/>
    <w:rsid w:val="001D3F75"/>
    <w:rsid w:val="001D40CD"/>
    <w:rsid w:val="001D4264"/>
    <w:rsid w:val="001D44E7"/>
    <w:rsid w:val="001D4C5C"/>
    <w:rsid w:val="001D4CBD"/>
    <w:rsid w:val="001D4CED"/>
    <w:rsid w:val="001D4DDE"/>
    <w:rsid w:val="001D5177"/>
    <w:rsid w:val="001D5213"/>
    <w:rsid w:val="001D54FD"/>
    <w:rsid w:val="001D6417"/>
    <w:rsid w:val="001D65A8"/>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1205"/>
    <w:rsid w:val="001F13E1"/>
    <w:rsid w:val="001F156D"/>
    <w:rsid w:val="001F1C18"/>
    <w:rsid w:val="001F1CD2"/>
    <w:rsid w:val="001F2085"/>
    <w:rsid w:val="001F25A8"/>
    <w:rsid w:val="001F25E1"/>
    <w:rsid w:val="001F2C42"/>
    <w:rsid w:val="001F2C8E"/>
    <w:rsid w:val="001F2DDE"/>
    <w:rsid w:val="001F2F5C"/>
    <w:rsid w:val="001F3039"/>
    <w:rsid w:val="001F30B6"/>
    <w:rsid w:val="001F3551"/>
    <w:rsid w:val="001F3A52"/>
    <w:rsid w:val="001F40E2"/>
    <w:rsid w:val="001F416E"/>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8BC"/>
    <w:rsid w:val="00201AE3"/>
    <w:rsid w:val="00201DE8"/>
    <w:rsid w:val="00202577"/>
    <w:rsid w:val="0020274A"/>
    <w:rsid w:val="00203AE8"/>
    <w:rsid w:val="00203C6F"/>
    <w:rsid w:val="00203D0D"/>
    <w:rsid w:val="00203E75"/>
    <w:rsid w:val="00203EBB"/>
    <w:rsid w:val="00204737"/>
    <w:rsid w:val="002049D3"/>
    <w:rsid w:val="00204A1F"/>
    <w:rsid w:val="00204FC9"/>
    <w:rsid w:val="00205222"/>
    <w:rsid w:val="00205622"/>
    <w:rsid w:val="00205F52"/>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E50"/>
    <w:rsid w:val="002165A6"/>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2093"/>
    <w:rsid w:val="00232492"/>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6109"/>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3196"/>
    <w:rsid w:val="00263328"/>
    <w:rsid w:val="00263455"/>
    <w:rsid w:val="0026365B"/>
    <w:rsid w:val="002638E5"/>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105F"/>
    <w:rsid w:val="00271EB6"/>
    <w:rsid w:val="002720F5"/>
    <w:rsid w:val="002722FC"/>
    <w:rsid w:val="00272B4C"/>
    <w:rsid w:val="00272C1C"/>
    <w:rsid w:val="002730CB"/>
    <w:rsid w:val="002730F6"/>
    <w:rsid w:val="002731AA"/>
    <w:rsid w:val="00273284"/>
    <w:rsid w:val="00273657"/>
    <w:rsid w:val="00273796"/>
    <w:rsid w:val="002738E6"/>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B9"/>
    <w:rsid w:val="00282ABE"/>
    <w:rsid w:val="00282AC8"/>
    <w:rsid w:val="00282FAE"/>
    <w:rsid w:val="002830B8"/>
    <w:rsid w:val="002833A1"/>
    <w:rsid w:val="00283CC5"/>
    <w:rsid w:val="002841E3"/>
    <w:rsid w:val="00284299"/>
    <w:rsid w:val="0028470A"/>
    <w:rsid w:val="00284B76"/>
    <w:rsid w:val="00284E61"/>
    <w:rsid w:val="00284E65"/>
    <w:rsid w:val="00285052"/>
    <w:rsid w:val="002853CD"/>
    <w:rsid w:val="0028549C"/>
    <w:rsid w:val="00285694"/>
    <w:rsid w:val="00285875"/>
    <w:rsid w:val="002861B8"/>
    <w:rsid w:val="0028657A"/>
    <w:rsid w:val="00286607"/>
    <w:rsid w:val="002867E3"/>
    <w:rsid w:val="00286809"/>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62C"/>
    <w:rsid w:val="00293C81"/>
    <w:rsid w:val="00293CDF"/>
    <w:rsid w:val="00293CE4"/>
    <w:rsid w:val="00294696"/>
    <w:rsid w:val="002946DB"/>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B64"/>
    <w:rsid w:val="002A2D59"/>
    <w:rsid w:val="002A3006"/>
    <w:rsid w:val="002A3115"/>
    <w:rsid w:val="002A3282"/>
    <w:rsid w:val="002A3591"/>
    <w:rsid w:val="002A38F0"/>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67F"/>
    <w:rsid w:val="002B07B4"/>
    <w:rsid w:val="002B0DBC"/>
    <w:rsid w:val="002B0EDB"/>
    <w:rsid w:val="002B110B"/>
    <w:rsid w:val="002B117F"/>
    <w:rsid w:val="002B133A"/>
    <w:rsid w:val="002B21F6"/>
    <w:rsid w:val="002B2220"/>
    <w:rsid w:val="002B23D5"/>
    <w:rsid w:val="002B2561"/>
    <w:rsid w:val="002B2624"/>
    <w:rsid w:val="002B3768"/>
    <w:rsid w:val="002B3860"/>
    <w:rsid w:val="002B394B"/>
    <w:rsid w:val="002B3B3E"/>
    <w:rsid w:val="002B3FBA"/>
    <w:rsid w:val="002B3FFE"/>
    <w:rsid w:val="002B4303"/>
    <w:rsid w:val="002B4386"/>
    <w:rsid w:val="002B4679"/>
    <w:rsid w:val="002B4C0D"/>
    <w:rsid w:val="002B4DA5"/>
    <w:rsid w:val="002B5035"/>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D82"/>
    <w:rsid w:val="002C2F96"/>
    <w:rsid w:val="002C3086"/>
    <w:rsid w:val="002C3106"/>
    <w:rsid w:val="002C33C8"/>
    <w:rsid w:val="002C3972"/>
    <w:rsid w:val="002C3A3B"/>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1D5"/>
    <w:rsid w:val="002C766F"/>
    <w:rsid w:val="002C7C34"/>
    <w:rsid w:val="002D045A"/>
    <w:rsid w:val="002D04DC"/>
    <w:rsid w:val="002D08BE"/>
    <w:rsid w:val="002D0C06"/>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8BE"/>
    <w:rsid w:val="002F68D6"/>
    <w:rsid w:val="002F6A9D"/>
    <w:rsid w:val="002F6E49"/>
    <w:rsid w:val="002F7339"/>
    <w:rsid w:val="002F73A4"/>
    <w:rsid w:val="002F743F"/>
    <w:rsid w:val="002F7C60"/>
    <w:rsid w:val="002F7E96"/>
    <w:rsid w:val="002F7EC3"/>
    <w:rsid w:val="002F7F65"/>
    <w:rsid w:val="0030014B"/>
    <w:rsid w:val="00300425"/>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564E"/>
    <w:rsid w:val="00315A39"/>
    <w:rsid w:val="00315CB5"/>
    <w:rsid w:val="0031664E"/>
    <w:rsid w:val="00316954"/>
    <w:rsid w:val="00316AAC"/>
    <w:rsid w:val="00316C09"/>
    <w:rsid w:val="00316C3C"/>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2EA"/>
    <w:rsid w:val="003413E6"/>
    <w:rsid w:val="00341520"/>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940"/>
    <w:rsid w:val="00351B54"/>
    <w:rsid w:val="003522FE"/>
    <w:rsid w:val="003524A8"/>
    <w:rsid w:val="00352545"/>
    <w:rsid w:val="003525F2"/>
    <w:rsid w:val="003527A8"/>
    <w:rsid w:val="00352907"/>
    <w:rsid w:val="00352944"/>
    <w:rsid w:val="00352E45"/>
    <w:rsid w:val="00353005"/>
    <w:rsid w:val="00353505"/>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840"/>
    <w:rsid w:val="00370C39"/>
    <w:rsid w:val="00370D5E"/>
    <w:rsid w:val="00370E41"/>
    <w:rsid w:val="00370F68"/>
    <w:rsid w:val="003710DD"/>
    <w:rsid w:val="0037132E"/>
    <w:rsid w:val="003715C3"/>
    <w:rsid w:val="00371A6B"/>
    <w:rsid w:val="00371DEE"/>
    <w:rsid w:val="00371F8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1338"/>
    <w:rsid w:val="003A1368"/>
    <w:rsid w:val="003A1376"/>
    <w:rsid w:val="003A18BB"/>
    <w:rsid w:val="003A1A84"/>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BB2"/>
    <w:rsid w:val="003A4E32"/>
    <w:rsid w:val="003A4F59"/>
    <w:rsid w:val="003A51B1"/>
    <w:rsid w:val="003A5454"/>
    <w:rsid w:val="003A582C"/>
    <w:rsid w:val="003A5A0B"/>
    <w:rsid w:val="003A5A1D"/>
    <w:rsid w:val="003A5B49"/>
    <w:rsid w:val="003A5EE6"/>
    <w:rsid w:val="003A609A"/>
    <w:rsid w:val="003A6228"/>
    <w:rsid w:val="003A6305"/>
    <w:rsid w:val="003A6A3F"/>
    <w:rsid w:val="003A746C"/>
    <w:rsid w:val="003A7761"/>
    <w:rsid w:val="003A7C57"/>
    <w:rsid w:val="003A7EF2"/>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A1E"/>
    <w:rsid w:val="003B7D59"/>
    <w:rsid w:val="003C00F6"/>
    <w:rsid w:val="003C02FB"/>
    <w:rsid w:val="003C033A"/>
    <w:rsid w:val="003C053B"/>
    <w:rsid w:val="003C05C1"/>
    <w:rsid w:val="003C08CB"/>
    <w:rsid w:val="003C0CFB"/>
    <w:rsid w:val="003C118D"/>
    <w:rsid w:val="003C1308"/>
    <w:rsid w:val="003C1707"/>
    <w:rsid w:val="003C176F"/>
    <w:rsid w:val="003C177E"/>
    <w:rsid w:val="003C1D8D"/>
    <w:rsid w:val="003C2503"/>
    <w:rsid w:val="003C2A9D"/>
    <w:rsid w:val="003C2C86"/>
    <w:rsid w:val="003C2E37"/>
    <w:rsid w:val="003C319C"/>
    <w:rsid w:val="003C32BB"/>
    <w:rsid w:val="003C331E"/>
    <w:rsid w:val="003C3430"/>
    <w:rsid w:val="003C344A"/>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6633"/>
    <w:rsid w:val="003C67C4"/>
    <w:rsid w:val="003C6841"/>
    <w:rsid w:val="003C690D"/>
    <w:rsid w:val="003C6A78"/>
    <w:rsid w:val="003C6B33"/>
    <w:rsid w:val="003C6E9D"/>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7A"/>
    <w:rsid w:val="003F08AF"/>
    <w:rsid w:val="003F0A25"/>
    <w:rsid w:val="003F195B"/>
    <w:rsid w:val="003F1CB4"/>
    <w:rsid w:val="003F2061"/>
    <w:rsid w:val="003F259F"/>
    <w:rsid w:val="003F3008"/>
    <w:rsid w:val="003F303A"/>
    <w:rsid w:val="003F3890"/>
    <w:rsid w:val="003F3FF9"/>
    <w:rsid w:val="003F468A"/>
    <w:rsid w:val="003F544B"/>
    <w:rsid w:val="003F548B"/>
    <w:rsid w:val="003F55A5"/>
    <w:rsid w:val="003F567E"/>
    <w:rsid w:val="003F5C5C"/>
    <w:rsid w:val="003F622F"/>
    <w:rsid w:val="003F66D8"/>
    <w:rsid w:val="003F6DFF"/>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101EB"/>
    <w:rsid w:val="00410470"/>
    <w:rsid w:val="00410837"/>
    <w:rsid w:val="0041099C"/>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5052"/>
    <w:rsid w:val="00435089"/>
    <w:rsid w:val="004353E6"/>
    <w:rsid w:val="004362DE"/>
    <w:rsid w:val="00436457"/>
    <w:rsid w:val="00436912"/>
    <w:rsid w:val="00436981"/>
    <w:rsid w:val="004369B7"/>
    <w:rsid w:val="004369C3"/>
    <w:rsid w:val="00436E3E"/>
    <w:rsid w:val="004371CF"/>
    <w:rsid w:val="004373C5"/>
    <w:rsid w:val="004374FF"/>
    <w:rsid w:val="0043750C"/>
    <w:rsid w:val="00437563"/>
    <w:rsid w:val="00437595"/>
    <w:rsid w:val="004376E7"/>
    <w:rsid w:val="00437793"/>
    <w:rsid w:val="00437FCE"/>
    <w:rsid w:val="00440163"/>
    <w:rsid w:val="00440248"/>
    <w:rsid w:val="004402C9"/>
    <w:rsid w:val="00440377"/>
    <w:rsid w:val="004404AA"/>
    <w:rsid w:val="00441226"/>
    <w:rsid w:val="00441291"/>
    <w:rsid w:val="004414AB"/>
    <w:rsid w:val="0044168E"/>
    <w:rsid w:val="004418F1"/>
    <w:rsid w:val="00441A5A"/>
    <w:rsid w:val="00441FF7"/>
    <w:rsid w:val="00442046"/>
    <w:rsid w:val="004420B9"/>
    <w:rsid w:val="004421F2"/>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445"/>
    <w:rsid w:val="00452953"/>
    <w:rsid w:val="004529FA"/>
    <w:rsid w:val="00452AA4"/>
    <w:rsid w:val="00452E4B"/>
    <w:rsid w:val="0045311B"/>
    <w:rsid w:val="004531D4"/>
    <w:rsid w:val="004533E0"/>
    <w:rsid w:val="0045385E"/>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748"/>
    <w:rsid w:val="00463865"/>
    <w:rsid w:val="004644CC"/>
    <w:rsid w:val="004646A6"/>
    <w:rsid w:val="00464748"/>
    <w:rsid w:val="004648D4"/>
    <w:rsid w:val="00464E4A"/>
    <w:rsid w:val="00464F23"/>
    <w:rsid w:val="004656DA"/>
    <w:rsid w:val="00465A0D"/>
    <w:rsid w:val="00465E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1237"/>
    <w:rsid w:val="00491441"/>
    <w:rsid w:val="00491474"/>
    <w:rsid w:val="004916BC"/>
    <w:rsid w:val="00491D5A"/>
    <w:rsid w:val="00491DA2"/>
    <w:rsid w:val="00491F48"/>
    <w:rsid w:val="00492748"/>
    <w:rsid w:val="004927E5"/>
    <w:rsid w:val="00492819"/>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5F1"/>
    <w:rsid w:val="00495704"/>
    <w:rsid w:val="00495B63"/>
    <w:rsid w:val="00496F14"/>
    <w:rsid w:val="004970B9"/>
    <w:rsid w:val="00497442"/>
    <w:rsid w:val="0049773C"/>
    <w:rsid w:val="004979EB"/>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2CA"/>
    <w:rsid w:val="004B14D8"/>
    <w:rsid w:val="004B16F4"/>
    <w:rsid w:val="004B17AD"/>
    <w:rsid w:val="004B1C2F"/>
    <w:rsid w:val="004B2AF5"/>
    <w:rsid w:val="004B2B00"/>
    <w:rsid w:val="004B2DE8"/>
    <w:rsid w:val="004B30AB"/>
    <w:rsid w:val="004B3835"/>
    <w:rsid w:val="004B39DE"/>
    <w:rsid w:val="004B3A8B"/>
    <w:rsid w:val="004B3F85"/>
    <w:rsid w:val="004B3FE1"/>
    <w:rsid w:val="004B4084"/>
    <w:rsid w:val="004B42B0"/>
    <w:rsid w:val="004B42EE"/>
    <w:rsid w:val="004B4499"/>
    <w:rsid w:val="004B44E0"/>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D33"/>
    <w:rsid w:val="004C60F0"/>
    <w:rsid w:val="004C6257"/>
    <w:rsid w:val="004C6457"/>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500492"/>
    <w:rsid w:val="00500631"/>
    <w:rsid w:val="00500C6F"/>
    <w:rsid w:val="0050103F"/>
    <w:rsid w:val="005011C8"/>
    <w:rsid w:val="005012B3"/>
    <w:rsid w:val="005012EE"/>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9D5"/>
    <w:rsid w:val="00521B59"/>
    <w:rsid w:val="00521BD2"/>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F45"/>
    <w:rsid w:val="00527393"/>
    <w:rsid w:val="0052757E"/>
    <w:rsid w:val="005276B3"/>
    <w:rsid w:val="00527BE2"/>
    <w:rsid w:val="00527D2B"/>
    <w:rsid w:val="00527EE6"/>
    <w:rsid w:val="0053018C"/>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744"/>
    <w:rsid w:val="00537AC0"/>
    <w:rsid w:val="00537B8E"/>
    <w:rsid w:val="00537BCD"/>
    <w:rsid w:val="00540600"/>
    <w:rsid w:val="00540E64"/>
    <w:rsid w:val="00540F52"/>
    <w:rsid w:val="00541FC1"/>
    <w:rsid w:val="00542121"/>
    <w:rsid w:val="00542141"/>
    <w:rsid w:val="00542339"/>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8"/>
    <w:rsid w:val="0055221F"/>
    <w:rsid w:val="0055242C"/>
    <w:rsid w:val="005526F5"/>
    <w:rsid w:val="00552A2D"/>
    <w:rsid w:val="00552A52"/>
    <w:rsid w:val="0055321F"/>
    <w:rsid w:val="0055336B"/>
    <w:rsid w:val="00553502"/>
    <w:rsid w:val="00553793"/>
    <w:rsid w:val="0055396D"/>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DCF"/>
    <w:rsid w:val="0056744B"/>
    <w:rsid w:val="0056788A"/>
    <w:rsid w:val="00567E0C"/>
    <w:rsid w:val="00570496"/>
    <w:rsid w:val="0057095E"/>
    <w:rsid w:val="00570A75"/>
    <w:rsid w:val="00571805"/>
    <w:rsid w:val="00571C86"/>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866"/>
    <w:rsid w:val="00581A0C"/>
    <w:rsid w:val="00581AC7"/>
    <w:rsid w:val="00581E4E"/>
    <w:rsid w:val="0058226D"/>
    <w:rsid w:val="00582272"/>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56"/>
    <w:rsid w:val="00590762"/>
    <w:rsid w:val="00590D1E"/>
    <w:rsid w:val="00590D9E"/>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701A"/>
    <w:rsid w:val="005B7476"/>
    <w:rsid w:val="005B77C3"/>
    <w:rsid w:val="005B791D"/>
    <w:rsid w:val="005B7AC1"/>
    <w:rsid w:val="005B7AE7"/>
    <w:rsid w:val="005B7B91"/>
    <w:rsid w:val="005B7BCE"/>
    <w:rsid w:val="005C006C"/>
    <w:rsid w:val="005C00AA"/>
    <w:rsid w:val="005C023F"/>
    <w:rsid w:val="005C0995"/>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758"/>
    <w:rsid w:val="005F479B"/>
    <w:rsid w:val="005F4836"/>
    <w:rsid w:val="005F5762"/>
    <w:rsid w:val="005F57BC"/>
    <w:rsid w:val="005F5DDA"/>
    <w:rsid w:val="005F5DF9"/>
    <w:rsid w:val="005F687F"/>
    <w:rsid w:val="005F6C04"/>
    <w:rsid w:val="005F6D5E"/>
    <w:rsid w:val="005F6F72"/>
    <w:rsid w:val="005F7641"/>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C9"/>
    <w:rsid w:val="006069FE"/>
    <w:rsid w:val="00606B35"/>
    <w:rsid w:val="006072B5"/>
    <w:rsid w:val="00607305"/>
    <w:rsid w:val="0060759E"/>
    <w:rsid w:val="00607A5F"/>
    <w:rsid w:val="00607BE0"/>
    <w:rsid w:val="00607CFC"/>
    <w:rsid w:val="006102B6"/>
    <w:rsid w:val="00610318"/>
    <w:rsid w:val="0061089B"/>
    <w:rsid w:val="00610B46"/>
    <w:rsid w:val="0061102F"/>
    <w:rsid w:val="00611207"/>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C88"/>
    <w:rsid w:val="00617AB7"/>
    <w:rsid w:val="00617D83"/>
    <w:rsid w:val="006206B0"/>
    <w:rsid w:val="00620796"/>
    <w:rsid w:val="00620A11"/>
    <w:rsid w:val="00620C84"/>
    <w:rsid w:val="006211A7"/>
    <w:rsid w:val="006212A4"/>
    <w:rsid w:val="00621555"/>
    <w:rsid w:val="00621B1B"/>
    <w:rsid w:val="00621B9D"/>
    <w:rsid w:val="00621D1D"/>
    <w:rsid w:val="0062228C"/>
    <w:rsid w:val="006224D9"/>
    <w:rsid w:val="00622958"/>
    <w:rsid w:val="00622B2A"/>
    <w:rsid w:val="00622FD5"/>
    <w:rsid w:val="00623074"/>
    <w:rsid w:val="006231E2"/>
    <w:rsid w:val="0062343A"/>
    <w:rsid w:val="006238C6"/>
    <w:rsid w:val="00623C08"/>
    <w:rsid w:val="00623C4A"/>
    <w:rsid w:val="00623EE5"/>
    <w:rsid w:val="006240B1"/>
    <w:rsid w:val="00624143"/>
    <w:rsid w:val="00624170"/>
    <w:rsid w:val="00624190"/>
    <w:rsid w:val="00624219"/>
    <w:rsid w:val="006249F9"/>
    <w:rsid w:val="00624E5E"/>
    <w:rsid w:val="00624F1D"/>
    <w:rsid w:val="0062577C"/>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35E"/>
    <w:rsid w:val="0063080F"/>
    <w:rsid w:val="00630A10"/>
    <w:rsid w:val="00630BB7"/>
    <w:rsid w:val="00630C46"/>
    <w:rsid w:val="00630F55"/>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6F3"/>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E7"/>
    <w:rsid w:val="00650A47"/>
    <w:rsid w:val="00650FCF"/>
    <w:rsid w:val="006511AC"/>
    <w:rsid w:val="006513E7"/>
    <w:rsid w:val="006514F6"/>
    <w:rsid w:val="006518F7"/>
    <w:rsid w:val="006520D9"/>
    <w:rsid w:val="0065225F"/>
    <w:rsid w:val="0065265F"/>
    <w:rsid w:val="0065275E"/>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379"/>
    <w:rsid w:val="006823DD"/>
    <w:rsid w:val="006825E9"/>
    <w:rsid w:val="0068266C"/>
    <w:rsid w:val="00682862"/>
    <w:rsid w:val="0068289A"/>
    <w:rsid w:val="006828DE"/>
    <w:rsid w:val="00682FF8"/>
    <w:rsid w:val="00683142"/>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ABA"/>
    <w:rsid w:val="00692CDA"/>
    <w:rsid w:val="00692D23"/>
    <w:rsid w:val="00692E70"/>
    <w:rsid w:val="006931FE"/>
    <w:rsid w:val="00693427"/>
    <w:rsid w:val="006934A7"/>
    <w:rsid w:val="00693BA5"/>
    <w:rsid w:val="00693CDC"/>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609"/>
    <w:rsid w:val="006A675C"/>
    <w:rsid w:val="006A6FDF"/>
    <w:rsid w:val="006A729E"/>
    <w:rsid w:val="006A78CE"/>
    <w:rsid w:val="006A7E15"/>
    <w:rsid w:val="006B00F2"/>
    <w:rsid w:val="006B01FF"/>
    <w:rsid w:val="006B0692"/>
    <w:rsid w:val="006B0DC2"/>
    <w:rsid w:val="006B0F7C"/>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968"/>
    <w:rsid w:val="006D0DD7"/>
    <w:rsid w:val="006D1285"/>
    <w:rsid w:val="006D1454"/>
    <w:rsid w:val="006D159D"/>
    <w:rsid w:val="006D16CD"/>
    <w:rsid w:val="006D1740"/>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A36"/>
    <w:rsid w:val="006D6C78"/>
    <w:rsid w:val="006D6D01"/>
    <w:rsid w:val="006D6EE4"/>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87"/>
    <w:rsid w:val="006F075F"/>
    <w:rsid w:val="006F0772"/>
    <w:rsid w:val="006F09FD"/>
    <w:rsid w:val="006F0A24"/>
    <w:rsid w:val="006F0C43"/>
    <w:rsid w:val="006F0CD5"/>
    <w:rsid w:val="006F1751"/>
    <w:rsid w:val="006F179C"/>
    <w:rsid w:val="006F1D08"/>
    <w:rsid w:val="006F206E"/>
    <w:rsid w:val="006F24DA"/>
    <w:rsid w:val="006F2840"/>
    <w:rsid w:val="006F2CB7"/>
    <w:rsid w:val="006F336B"/>
    <w:rsid w:val="006F366B"/>
    <w:rsid w:val="006F37FD"/>
    <w:rsid w:val="006F3FCA"/>
    <w:rsid w:val="006F406C"/>
    <w:rsid w:val="006F451D"/>
    <w:rsid w:val="006F463A"/>
    <w:rsid w:val="006F4C2B"/>
    <w:rsid w:val="006F4D2A"/>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CF"/>
    <w:rsid w:val="00704919"/>
    <w:rsid w:val="00704CCF"/>
    <w:rsid w:val="00704EA3"/>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2058"/>
    <w:rsid w:val="00752721"/>
    <w:rsid w:val="00752B08"/>
    <w:rsid w:val="00753035"/>
    <w:rsid w:val="00753708"/>
    <w:rsid w:val="00753894"/>
    <w:rsid w:val="00753C26"/>
    <w:rsid w:val="00754135"/>
    <w:rsid w:val="0075437B"/>
    <w:rsid w:val="007546C8"/>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BD3"/>
    <w:rsid w:val="00761913"/>
    <w:rsid w:val="00761A2F"/>
    <w:rsid w:val="00761A75"/>
    <w:rsid w:val="00761C0A"/>
    <w:rsid w:val="00761F7F"/>
    <w:rsid w:val="0076210A"/>
    <w:rsid w:val="0076211A"/>
    <w:rsid w:val="007623C0"/>
    <w:rsid w:val="00762413"/>
    <w:rsid w:val="00762713"/>
    <w:rsid w:val="007628AF"/>
    <w:rsid w:val="00762E07"/>
    <w:rsid w:val="00763164"/>
    <w:rsid w:val="007631E7"/>
    <w:rsid w:val="00763971"/>
    <w:rsid w:val="007639EE"/>
    <w:rsid w:val="00763C7B"/>
    <w:rsid w:val="00763EC4"/>
    <w:rsid w:val="00764984"/>
    <w:rsid w:val="00765084"/>
    <w:rsid w:val="0076530D"/>
    <w:rsid w:val="00765702"/>
    <w:rsid w:val="007657BC"/>
    <w:rsid w:val="0076581C"/>
    <w:rsid w:val="007661FF"/>
    <w:rsid w:val="007663CF"/>
    <w:rsid w:val="007664AF"/>
    <w:rsid w:val="0076658C"/>
    <w:rsid w:val="00766999"/>
    <w:rsid w:val="00767B25"/>
    <w:rsid w:val="00767F0A"/>
    <w:rsid w:val="007704C7"/>
    <w:rsid w:val="00770B6B"/>
    <w:rsid w:val="00770C38"/>
    <w:rsid w:val="0077142A"/>
    <w:rsid w:val="007718CE"/>
    <w:rsid w:val="00771BE6"/>
    <w:rsid w:val="00772095"/>
    <w:rsid w:val="00772636"/>
    <w:rsid w:val="00772909"/>
    <w:rsid w:val="00772C35"/>
    <w:rsid w:val="0077317F"/>
    <w:rsid w:val="007732BA"/>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6F"/>
    <w:rsid w:val="00784573"/>
    <w:rsid w:val="00784708"/>
    <w:rsid w:val="007847EF"/>
    <w:rsid w:val="00784AC4"/>
    <w:rsid w:val="00784D83"/>
    <w:rsid w:val="00784FA3"/>
    <w:rsid w:val="007852CA"/>
    <w:rsid w:val="0078547A"/>
    <w:rsid w:val="007858A8"/>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BA6"/>
    <w:rsid w:val="00793C45"/>
    <w:rsid w:val="0079400C"/>
    <w:rsid w:val="00794174"/>
    <w:rsid w:val="0079442D"/>
    <w:rsid w:val="007945B2"/>
    <w:rsid w:val="00794AE6"/>
    <w:rsid w:val="00794CC3"/>
    <w:rsid w:val="00795B59"/>
    <w:rsid w:val="00795D27"/>
    <w:rsid w:val="00795D85"/>
    <w:rsid w:val="00795F74"/>
    <w:rsid w:val="00796119"/>
    <w:rsid w:val="0079614E"/>
    <w:rsid w:val="0079637E"/>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C08"/>
    <w:rsid w:val="007B7CA6"/>
    <w:rsid w:val="007C0049"/>
    <w:rsid w:val="007C0396"/>
    <w:rsid w:val="007C08CD"/>
    <w:rsid w:val="007C0B21"/>
    <w:rsid w:val="007C0D7B"/>
    <w:rsid w:val="007C162F"/>
    <w:rsid w:val="007C19D8"/>
    <w:rsid w:val="007C22AF"/>
    <w:rsid w:val="007C249B"/>
    <w:rsid w:val="007C282F"/>
    <w:rsid w:val="007C2A1C"/>
    <w:rsid w:val="007C2E04"/>
    <w:rsid w:val="007C37E2"/>
    <w:rsid w:val="007C37E7"/>
    <w:rsid w:val="007C38F2"/>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609E"/>
    <w:rsid w:val="007D6647"/>
    <w:rsid w:val="007D6D4E"/>
    <w:rsid w:val="007D6FE7"/>
    <w:rsid w:val="007D7817"/>
    <w:rsid w:val="007D795E"/>
    <w:rsid w:val="007E020A"/>
    <w:rsid w:val="007E035C"/>
    <w:rsid w:val="007E0373"/>
    <w:rsid w:val="007E04D3"/>
    <w:rsid w:val="007E085A"/>
    <w:rsid w:val="007E0905"/>
    <w:rsid w:val="007E09C0"/>
    <w:rsid w:val="007E10E5"/>
    <w:rsid w:val="007E17B1"/>
    <w:rsid w:val="007E183E"/>
    <w:rsid w:val="007E1953"/>
    <w:rsid w:val="007E1B71"/>
    <w:rsid w:val="007E1C37"/>
    <w:rsid w:val="007E1DE6"/>
    <w:rsid w:val="007E1F9C"/>
    <w:rsid w:val="007E2037"/>
    <w:rsid w:val="007E260A"/>
    <w:rsid w:val="007E2EA6"/>
    <w:rsid w:val="007E3166"/>
    <w:rsid w:val="007E325B"/>
    <w:rsid w:val="007E349F"/>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4E"/>
    <w:rsid w:val="007E65C2"/>
    <w:rsid w:val="007E6713"/>
    <w:rsid w:val="007E7133"/>
    <w:rsid w:val="007E7417"/>
    <w:rsid w:val="007E7451"/>
    <w:rsid w:val="007E7D23"/>
    <w:rsid w:val="007E7ECD"/>
    <w:rsid w:val="007F03A8"/>
    <w:rsid w:val="007F0473"/>
    <w:rsid w:val="007F08D5"/>
    <w:rsid w:val="007F0EF5"/>
    <w:rsid w:val="007F0EF9"/>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90"/>
    <w:rsid w:val="00831BBE"/>
    <w:rsid w:val="0083282D"/>
    <w:rsid w:val="00832C92"/>
    <w:rsid w:val="00832F2C"/>
    <w:rsid w:val="00833100"/>
    <w:rsid w:val="008334C5"/>
    <w:rsid w:val="00833A27"/>
    <w:rsid w:val="00833F4E"/>
    <w:rsid w:val="00834095"/>
    <w:rsid w:val="00834397"/>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F31"/>
    <w:rsid w:val="00845F81"/>
    <w:rsid w:val="00846281"/>
    <w:rsid w:val="008466CE"/>
    <w:rsid w:val="008467F8"/>
    <w:rsid w:val="0084699E"/>
    <w:rsid w:val="00846E60"/>
    <w:rsid w:val="00846E94"/>
    <w:rsid w:val="00846F16"/>
    <w:rsid w:val="008471FC"/>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1118"/>
    <w:rsid w:val="00861366"/>
    <w:rsid w:val="008621A4"/>
    <w:rsid w:val="00863380"/>
    <w:rsid w:val="008634B9"/>
    <w:rsid w:val="00863C5C"/>
    <w:rsid w:val="00863E40"/>
    <w:rsid w:val="008642A1"/>
    <w:rsid w:val="00864938"/>
    <w:rsid w:val="00864BAE"/>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4AE6"/>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B02D6"/>
    <w:rsid w:val="008B045C"/>
    <w:rsid w:val="008B0479"/>
    <w:rsid w:val="008B04EA"/>
    <w:rsid w:val="008B0742"/>
    <w:rsid w:val="008B153B"/>
    <w:rsid w:val="008B1B8F"/>
    <w:rsid w:val="008B1D9D"/>
    <w:rsid w:val="008B1EC4"/>
    <w:rsid w:val="008B2289"/>
    <w:rsid w:val="008B2385"/>
    <w:rsid w:val="008B23F6"/>
    <w:rsid w:val="008B2716"/>
    <w:rsid w:val="008B279F"/>
    <w:rsid w:val="008B29F3"/>
    <w:rsid w:val="008B2A6A"/>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3EA"/>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BF3"/>
    <w:rsid w:val="008F6CC9"/>
    <w:rsid w:val="008F72CE"/>
    <w:rsid w:val="008F77C0"/>
    <w:rsid w:val="008F7CE8"/>
    <w:rsid w:val="00900309"/>
    <w:rsid w:val="00900A7B"/>
    <w:rsid w:val="00900B9B"/>
    <w:rsid w:val="00900D54"/>
    <w:rsid w:val="00900DFD"/>
    <w:rsid w:val="009012BE"/>
    <w:rsid w:val="00901455"/>
    <w:rsid w:val="00901592"/>
    <w:rsid w:val="00901980"/>
    <w:rsid w:val="00901E8A"/>
    <w:rsid w:val="00902103"/>
    <w:rsid w:val="0090218B"/>
    <w:rsid w:val="0090219D"/>
    <w:rsid w:val="00902342"/>
    <w:rsid w:val="009024A9"/>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22B"/>
    <w:rsid w:val="0096085E"/>
    <w:rsid w:val="009609AA"/>
    <w:rsid w:val="0096105A"/>
    <w:rsid w:val="0096112B"/>
    <w:rsid w:val="009614D8"/>
    <w:rsid w:val="00961DC3"/>
    <w:rsid w:val="00961EA4"/>
    <w:rsid w:val="00962F92"/>
    <w:rsid w:val="009632AA"/>
    <w:rsid w:val="00963446"/>
    <w:rsid w:val="0096349E"/>
    <w:rsid w:val="00963815"/>
    <w:rsid w:val="009638E2"/>
    <w:rsid w:val="00963BAA"/>
    <w:rsid w:val="009646C4"/>
    <w:rsid w:val="00964A05"/>
    <w:rsid w:val="00964CC9"/>
    <w:rsid w:val="00964D92"/>
    <w:rsid w:val="0096507F"/>
    <w:rsid w:val="00965172"/>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5129"/>
    <w:rsid w:val="0097547E"/>
    <w:rsid w:val="0097587D"/>
    <w:rsid w:val="009759EE"/>
    <w:rsid w:val="00975B34"/>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513A"/>
    <w:rsid w:val="009852F3"/>
    <w:rsid w:val="00985514"/>
    <w:rsid w:val="009856D6"/>
    <w:rsid w:val="0098593E"/>
    <w:rsid w:val="00985D2E"/>
    <w:rsid w:val="00985F2C"/>
    <w:rsid w:val="00986211"/>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C"/>
    <w:rsid w:val="009D02F1"/>
    <w:rsid w:val="009D0587"/>
    <w:rsid w:val="009D059D"/>
    <w:rsid w:val="009D0760"/>
    <w:rsid w:val="009D07CA"/>
    <w:rsid w:val="009D09FC"/>
    <w:rsid w:val="009D102F"/>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51C7"/>
    <w:rsid w:val="009F52B8"/>
    <w:rsid w:val="009F558D"/>
    <w:rsid w:val="009F559B"/>
    <w:rsid w:val="009F5CAA"/>
    <w:rsid w:val="009F5E1F"/>
    <w:rsid w:val="009F65CB"/>
    <w:rsid w:val="009F6650"/>
    <w:rsid w:val="009F6D15"/>
    <w:rsid w:val="009F6D37"/>
    <w:rsid w:val="009F6E21"/>
    <w:rsid w:val="009F6EDA"/>
    <w:rsid w:val="009F6F6C"/>
    <w:rsid w:val="009F7068"/>
    <w:rsid w:val="009F7293"/>
    <w:rsid w:val="009F7787"/>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D5B"/>
    <w:rsid w:val="00A30E0B"/>
    <w:rsid w:val="00A30E47"/>
    <w:rsid w:val="00A311AA"/>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2D5B"/>
    <w:rsid w:val="00A52F9B"/>
    <w:rsid w:val="00A53446"/>
    <w:rsid w:val="00A53670"/>
    <w:rsid w:val="00A53775"/>
    <w:rsid w:val="00A5399A"/>
    <w:rsid w:val="00A53A73"/>
    <w:rsid w:val="00A53D8A"/>
    <w:rsid w:val="00A53EDE"/>
    <w:rsid w:val="00A54A76"/>
    <w:rsid w:val="00A55047"/>
    <w:rsid w:val="00A554B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611E"/>
    <w:rsid w:val="00A6618F"/>
    <w:rsid w:val="00A664FD"/>
    <w:rsid w:val="00A66513"/>
    <w:rsid w:val="00A66B8A"/>
    <w:rsid w:val="00A66C54"/>
    <w:rsid w:val="00A66E44"/>
    <w:rsid w:val="00A66FF4"/>
    <w:rsid w:val="00A67329"/>
    <w:rsid w:val="00A67733"/>
    <w:rsid w:val="00A67B3C"/>
    <w:rsid w:val="00A70C43"/>
    <w:rsid w:val="00A715AE"/>
    <w:rsid w:val="00A71740"/>
    <w:rsid w:val="00A71787"/>
    <w:rsid w:val="00A7217E"/>
    <w:rsid w:val="00A722B4"/>
    <w:rsid w:val="00A722F7"/>
    <w:rsid w:val="00A72571"/>
    <w:rsid w:val="00A72608"/>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F7"/>
    <w:rsid w:val="00A921B9"/>
    <w:rsid w:val="00A92239"/>
    <w:rsid w:val="00A92316"/>
    <w:rsid w:val="00A929B9"/>
    <w:rsid w:val="00A92A79"/>
    <w:rsid w:val="00A92C75"/>
    <w:rsid w:val="00A92EEE"/>
    <w:rsid w:val="00A9316B"/>
    <w:rsid w:val="00A9341A"/>
    <w:rsid w:val="00A935CC"/>
    <w:rsid w:val="00A9385C"/>
    <w:rsid w:val="00A93B97"/>
    <w:rsid w:val="00A93C3F"/>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7D"/>
    <w:rsid w:val="00A973D4"/>
    <w:rsid w:val="00A97B27"/>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E1"/>
    <w:rsid w:val="00AA486F"/>
    <w:rsid w:val="00AA4D5F"/>
    <w:rsid w:val="00AA4DAE"/>
    <w:rsid w:val="00AA51FD"/>
    <w:rsid w:val="00AA5674"/>
    <w:rsid w:val="00AA5680"/>
    <w:rsid w:val="00AA5A63"/>
    <w:rsid w:val="00AA5A86"/>
    <w:rsid w:val="00AA5B53"/>
    <w:rsid w:val="00AA5E57"/>
    <w:rsid w:val="00AA5FF3"/>
    <w:rsid w:val="00AA7364"/>
    <w:rsid w:val="00AA768B"/>
    <w:rsid w:val="00AA77A2"/>
    <w:rsid w:val="00AA7908"/>
    <w:rsid w:val="00AA7AB3"/>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85F"/>
    <w:rsid w:val="00AB3F18"/>
    <w:rsid w:val="00AB45D7"/>
    <w:rsid w:val="00AB48B8"/>
    <w:rsid w:val="00AB4DA6"/>
    <w:rsid w:val="00AB4E7A"/>
    <w:rsid w:val="00AB55D2"/>
    <w:rsid w:val="00AB5707"/>
    <w:rsid w:val="00AB57F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FD"/>
    <w:rsid w:val="00AD4BAA"/>
    <w:rsid w:val="00AD4BE6"/>
    <w:rsid w:val="00AD511A"/>
    <w:rsid w:val="00AD5169"/>
    <w:rsid w:val="00AD5200"/>
    <w:rsid w:val="00AD5440"/>
    <w:rsid w:val="00AD57C4"/>
    <w:rsid w:val="00AD5A7C"/>
    <w:rsid w:val="00AD609B"/>
    <w:rsid w:val="00AD6186"/>
    <w:rsid w:val="00AD6503"/>
    <w:rsid w:val="00AD65BC"/>
    <w:rsid w:val="00AD6805"/>
    <w:rsid w:val="00AD6995"/>
    <w:rsid w:val="00AD6D1F"/>
    <w:rsid w:val="00AD74C4"/>
    <w:rsid w:val="00AD7504"/>
    <w:rsid w:val="00AD7548"/>
    <w:rsid w:val="00AD7560"/>
    <w:rsid w:val="00AD75F7"/>
    <w:rsid w:val="00AD7EA9"/>
    <w:rsid w:val="00AE0046"/>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FC9"/>
    <w:rsid w:val="00AF324D"/>
    <w:rsid w:val="00AF370B"/>
    <w:rsid w:val="00AF387C"/>
    <w:rsid w:val="00AF3935"/>
    <w:rsid w:val="00AF4197"/>
    <w:rsid w:val="00AF442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5C8"/>
    <w:rsid w:val="00B04BA5"/>
    <w:rsid w:val="00B04C5F"/>
    <w:rsid w:val="00B04CA8"/>
    <w:rsid w:val="00B054F4"/>
    <w:rsid w:val="00B05543"/>
    <w:rsid w:val="00B05ABC"/>
    <w:rsid w:val="00B05CCF"/>
    <w:rsid w:val="00B060B8"/>
    <w:rsid w:val="00B063DD"/>
    <w:rsid w:val="00B064F1"/>
    <w:rsid w:val="00B065C7"/>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E2B"/>
    <w:rsid w:val="00B130AE"/>
    <w:rsid w:val="00B132D7"/>
    <w:rsid w:val="00B132E6"/>
    <w:rsid w:val="00B133A2"/>
    <w:rsid w:val="00B13593"/>
    <w:rsid w:val="00B13622"/>
    <w:rsid w:val="00B13C71"/>
    <w:rsid w:val="00B1405C"/>
    <w:rsid w:val="00B14853"/>
    <w:rsid w:val="00B14D78"/>
    <w:rsid w:val="00B14F54"/>
    <w:rsid w:val="00B150F6"/>
    <w:rsid w:val="00B15630"/>
    <w:rsid w:val="00B1583F"/>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6301"/>
    <w:rsid w:val="00B26407"/>
    <w:rsid w:val="00B26540"/>
    <w:rsid w:val="00B26643"/>
    <w:rsid w:val="00B26743"/>
    <w:rsid w:val="00B268B3"/>
    <w:rsid w:val="00B26DF1"/>
    <w:rsid w:val="00B272F7"/>
    <w:rsid w:val="00B2747D"/>
    <w:rsid w:val="00B2778E"/>
    <w:rsid w:val="00B2788C"/>
    <w:rsid w:val="00B27C7E"/>
    <w:rsid w:val="00B27F40"/>
    <w:rsid w:val="00B300CC"/>
    <w:rsid w:val="00B30683"/>
    <w:rsid w:val="00B306E1"/>
    <w:rsid w:val="00B30A44"/>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9C1"/>
    <w:rsid w:val="00B42CF2"/>
    <w:rsid w:val="00B42E1D"/>
    <w:rsid w:val="00B43155"/>
    <w:rsid w:val="00B432AB"/>
    <w:rsid w:val="00B43504"/>
    <w:rsid w:val="00B436CC"/>
    <w:rsid w:val="00B43A94"/>
    <w:rsid w:val="00B44447"/>
    <w:rsid w:val="00B44581"/>
    <w:rsid w:val="00B44B80"/>
    <w:rsid w:val="00B454FC"/>
    <w:rsid w:val="00B45C2C"/>
    <w:rsid w:val="00B46011"/>
    <w:rsid w:val="00B4633F"/>
    <w:rsid w:val="00B46441"/>
    <w:rsid w:val="00B46568"/>
    <w:rsid w:val="00B46663"/>
    <w:rsid w:val="00B46B34"/>
    <w:rsid w:val="00B46C9A"/>
    <w:rsid w:val="00B46F40"/>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7CF"/>
    <w:rsid w:val="00B547ED"/>
    <w:rsid w:val="00B549F2"/>
    <w:rsid w:val="00B54FD3"/>
    <w:rsid w:val="00B550D7"/>
    <w:rsid w:val="00B55392"/>
    <w:rsid w:val="00B55804"/>
    <w:rsid w:val="00B558EE"/>
    <w:rsid w:val="00B5597A"/>
    <w:rsid w:val="00B55D3E"/>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82F"/>
    <w:rsid w:val="00B70EDE"/>
    <w:rsid w:val="00B71526"/>
    <w:rsid w:val="00B718C1"/>
    <w:rsid w:val="00B718D0"/>
    <w:rsid w:val="00B71DFF"/>
    <w:rsid w:val="00B72323"/>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59B"/>
    <w:rsid w:val="00B93B86"/>
    <w:rsid w:val="00B93BF9"/>
    <w:rsid w:val="00B941C1"/>
    <w:rsid w:val="00B9483F"/>
    <w:rsid w:val="00B948F4"/>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EC5"/>
    <w:rsid w:val="00BA340D"/>
    <w:rsid w:val="00BA3491"/>
    <w:rsid w:val="00BA38F9"/>
    <w:rsid w:val="00BA3918"/>
    <w:rsid w:val="00BA3A8A"/>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73"/>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D5"/>
    <w:rsid w:val="00BB2225"/>
    <w:rsid w:val="00BB238D"/>
    <w:rsid w:val="00BB24F6"/>
    <w:rsid w:val="00BB2FE1"/>
    <w:rsid w:val="00BB31CE"/>
    <w:rsid w:val="00BB320E"/>
    <w:rsid w:val="00BB32D5"/>
    <w:rsid w:val="00BB33B1"/>
    <w:rsid w:val="00BB341B"/>
    <w:rsid w:val="00BB3604"/>
    <w:rsid w:val="00BB38B4"/>
    <w:rsid w:val="00BB3CC0"/>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B6C"/>
    <w:rsid w:val="00BC0E27"/>
    <w:rsid w:val="00BC1104"/>
    <w:rsid w:val="00BC1256"/>
    <w:rsid w:val="00BC1463"/>
    <w:rsid w:val="00BC1829"/>
    <w:rsid w:val="00BC189A"/>
    <w:rsid w:val="00BC1F7F"/>
    <w:rsid w:val="00BC21DA"/>
    <w:rsid w:val="00BC25C1"/>
    <w:rsid w:val="00BC2BE9"/>
    <w:rsid w:val="00BC2CC8"/>
    <w:rsid w:val="00BC2F4D"/>
    <w:rsid w:val="00BC2F9E"/>
    <w:rsid w:val="00BC2FF7"/>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C8F"/>
    <w:rsid w:val="00BC6C99"/>
    <w:rsid w:val="00BC7170"/>
    <w:rsid w:val="00BC740F"/>
    <w:rsid w:val="00BC76FC"/>
    <w:rsid w:val="00BC79D0"/>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216"/>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E6"/>
    <w:rsid w:val="00BD5FBC"/>
    <w:rsid w:val="00BD61A4"/>
    <w:rsid w:val="00BD63D7"/>
    <w:rsid w:val="00BD662B"/>
    <w:rsid w:val="00BD681C"/>
    <w:rsid w:val="00BD6C25"/>
    <w:rsid w:val="00BD6D5C"/>
    <w:rsid w:val="00BD6E1E"/>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E42"/>
    <w:rsid w:val="00BE5F4E"/>
    <w:rsid w:val="00BE60AC"/>
    <w:rsid w:val="00BE6471"/>
    <w:rsid w:val="00BE6C52"/>
    <w:rsid w:val="00BE75E4"/>
    <w:rsid w:val="00BE7872"/>
    <w:rsid w:val="00BE7B45"/>
    <w:rsid w:val="00BE7CCC"/>
    <w:rsid w:val="00BF026C"/>
    <w:rsid w:val="00BF03C7"/>
    <w:rsid w:val="00BF0431"/>
    <w:rsid w:val="00BF0B85"/>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A9F"/>
    <w:rsid w:val="00C04D53"/>
    <w:rsid w:val="00C04E05"/>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5183"/>
    <w:rsid w:val="00C454A2"/>
    <w:rsid w:val="00C45651"/>
    <w:rsid w:val="00C45A92"/>
    <w:rsid w:val="00C4657C"/>
    <w:rsid w:val="00C46CA4"/>
    <w:rsid w:val="00C46CF9"/>
    <w:rsid w:val="00C47588"/>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8ED"/>
    <w:rsid w:val="00C6509A"/>
    <w:rsid w:val="00C651B9"/>
    <w:rsid w:val="00C6545F"/>
    <w:rsid w:val="00C6598B"/>
    <w:rsid w:val="00C65A05"/>
    <w:rsid w:val="00C66239"/>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3A1"/>
    <w:rsid w:val="00C74A6E"/>
    <w:rsid w:val="00C74AE2"/>
    <w:rsid w:val="00C75073"/>
    <w:rsid w:val="00C756D3"/>
    <w:rsid w:val="00C75AF2"/>
    <w:rsid w:val="00C75C84"/>
    <w:rsid w:val="00C764F1"/>
    <w:rsid w:val="00C76838"/>
    <w:rsid w:val="00C7687A"/>
    <w:rsid w:val="00C76A11"/>
    <w:rsid w:val="00C76CDE"/>
    <w:rsid w:val="00C76DF7"/>
    <w:rsid w:val="00C76FF8"/>
    <w:rsid w:val="00C7749A"/>
    <w:rsid w:val="00C77A6C"/>
    <w:rsid w:val="00C77AF4"/>
    <w:rsid w:val="00C80630"/>
    <w:rsid w:val="00C806CA"/>
    <w:rsid w:val="00C80914"/>
    <w:rsid w:val="00C80ABF"/>
    <w:rsid w:val="00C80D43"/>
    <w:rsid w:val="00C81050"/>
    <w:rsid w:val="00C810CA"/>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281C"/>
    <w:rsid w:val="00CD2E56"/>
    <w:rsid w:val="00CD2F31"/>
    <w:rsid w:val="00CD32A8"/>
    <w:rsid w:val="00CD3316"/>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BAE"/>
    <w:rsid w:val="00CF7C71"/>
    <w:rsid w:val="00CF7E11"/>
    <w:rsid w:val="00D00531"/>
    <w:rsid w:val="00D006DE"/>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D9"/>
    <w:rsid w:val="00D0609E"/>
    <w:rsid w:val="00D069DB"/>
    <w:rsid w:val="00D06A0D"/>
    <w:rsid w:val="00D06FEF"/>
    <w:rsid w:val="00D07047"/>
    <w:rsid w:val="00D076C1"/>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BAE"/>
    <w:rsid w:val="00D11CF0"/>
    <w:rsid w:val="00D11F25"/>
    <w:rsid w:val="00D123D4"/>
    <w:rsid w:val="00D12AF5"/>
    <w:rsid w:val="00D12D1A"/>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44B"/>
    <w:rsid w:val="00D27C7B"/>
    <w:rsid w:val="00D27CF7"/>
    <w:rsid w:val="00D27F37"/>
    <w:rsid w:val="00D30450"/>
    <w:rsid w:val="00D307F1"/>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7B5"/>
    <w:rsid w:val="00D47A9B"/>
    <w:rsid w:val="00D47AC2"/>
    <w:rsid w:val="00D47C5C"/>
    <w:rsid w:val="00D5003A"/>
    <w:rsid w:val="00D503D3"/>
    <w:rsid w:val="00D50A02"/>
    <w:rsid w:val="00D50B48"/>
    <w:rsid w:val="00D50CBD"/>
    <w:rsid w:val="00D50F2A"/>
    <w:rsid w:val="00D50FA1"/>
    <w:rsid w:val="00D51297"/>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63A"/>
    <w:rsid w:val="00D63C14"/>
    <w:rsid w:val="00D63CA7"/>
    <w:rsid w:val="00D64663"/>
    <w:rsid w:val="00D64872"/>
    <w:rsid w:val="00D64C51"/>
    <w:rsid w:val="00D652A7"/>
    <w:rsid w:val="00D65591"/>
    <w:rsid w:val="00D65655"/>
    <w:rsid w:val="00D658F0"/>
    <w:rsid w:val="00D65928"/>
    <w:rsid w:val="00D65D4B"/>
    <w:rsid w:val="00D65FD4"/>
    <w:rsid w:val="00D6602B"/>
    <w:rsid w:val="00D66265"/>
    <w:rsid w:val="00D66317"/>
    <w:rsid w:val="00D664D2"/>
    <w:rsid w:val="00D66594"/>
    <w:rsid w:val="00D6661E"/>
    <w:rsid w:val="00D66642"/>
    <w:rsid w:val="00D66DE4"/>
    <w:rsid w:val="00D66E84"/>
    <w:rsid w:val="00D670EF"/>
    <w:rsid w:val="00D670F5"/>
    <w:rsid w:val="00D6752F"/>
    <w:rsid w:val="00D675BF"/>
    <w:rsid w:val="00D67BEC"/>
    <w:rsid w:val="00D67D5D"/>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4A5"/>
    <w:rsid w:val="00D81572"/>
    <w:rsid w:val="00D81580"/>
    <w:rsid w:val="00D818CE"/>
    <w:rsid w:val="00D81910"/>
    <w:rsid w:val="00D81A38"/>
    <w:rsid w:val="00D81CEC"/>
    <w:rsid w:val="00D81D88"/>
    <w:rsid w:val="00D82014"/>
    <w:rsid w:val="00D826C9"/>
    <w:rsid w:val="00D82B54"/>
    <w:rsid w:val="00D82F09"/>
    <w:rsid w:val="00D83328"/>
    <w:rsid w:val="00D83A24"/>
    <w:rsid w:val="00D83D32"/>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DE2"/>
    <w:rsid w:val="00D97EFD"/>
    <w:rsid w:val="00DA0033"/>
    <w:rsid w:val="00DA00C7"/>
    <w:rsid w:val="00DA02A5"/>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92F"/>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895"/>
    <w:rsid w:val="00E32AED"/>
    <w:rsid w:val="00E32D1D"/>
    <w:rsid w:val="00E32D42"/>
    <w:rsid w:val="00E32EC2"/>
    <w:rsid w:val="00E3345F"/>
    <w:rsid w:val="00E338E3"/>
    <w:rsid w:val="00E33D12"/>
    <w:rsid w:val="00E33D99"/>
    <w:rsid w:val="00E34197"/>
    <w:rsid w:val="00E343BA"/>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34C"/>
    <w:rsid w:val="00E8278B"/>
    <w:rsid w:val="00E827B6"/>
    <w:rsid w:val="00E82EA8"/>
    <w:rsid w:val="00E82EDF"/>
    <w:rsid w:val="00E83410"/>
    <w:rsid w:val="00E834DA"/>
    <w:rsid w:val="00E8429F"/>
    <w:rsid w:val="00E8438B"/>
    <w:rsid w:val="00E84422"/>
    <w:rsid w:val="00E84BDD"/>
    <w:rsid w:val="00E851A0"/>
    <w:rsid w:val="00E85794"/>
    <w:rsid w:val="00E85F32"/>
    <w:rsid w:val="00E85F54"/>
    <w:rsid w:val="00E8615D"/>
    <w:rsid w:val="00E8615F"/>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5BA"/>
    <w:rsid w:val="00EB3ABF"/>
    <w:rsid w:val="00EB3B48"/>
    <w:rsid w:val="00EB3E44"/>
    <w:rsid w:val="00EB3F75"/>
    <w:rsid w:val="00EB464E"/>
    <w:rsid w:val="00EB474B"/>
    <w:rsid w:val="00EB4B34"/>
    <w:rsid w:val="00EB4EA1"/>
    <w:rsid w:val="00EB5066"/>
    <w:rsid w:val="00EB5286"/>
    <w:rsid w:val="00EB52A3"/>
    <w:rsid w:val="00EB53E2"/>
    <w:rsid w:val="00EB54F3"/>
    <w:rsid w:val="00EB596F"/>
    <w:rsid w:val="00EB67DC"/>
    <w:rsid w:val="00EB67E9"/>
    <w:rsid w:val="00EB68F4"/>
    <w:rsid w:val="00EB6B27"/>
    <w:rsid w:val="00EB711B"/>
    <w:rsid w:val="00EB7186"/>
    <w:rsid w:val="00EB7329"/>
    <w:rsid w:val="00EB76E8"/>
    <w:rsid w:val="00EB7925"/>
    <w:rsid w:val="00EB7972"/>
    <w:rsid w:val="00EB7A69"/>
    <w:rsid w:val="00EB7AB2"/>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7D8"/>
    <w:rsid w:val="00EE295A"/>
    <w:rsid w:val="00EE29D1"/>
    <w:rsid w:val="00EE2B15"/>
    <w:rsid w:val="00EE2C3D"/>
    <w:rsid w:val="00EE3888"/>
    <w:rsid w:val="00EE39D0"/>
    <w:rsid w:val="00EE3A80"/>
    <w:rsid w:val="00EE3C18"/>
    <w:rsid w:val="00EE47A7"/>
    <w:rsid w:val="00EE49F2"/>
    <w:rsid w:val="00EE4F16"/>
    <w:rsid w:val="00EE5ED1"/>
    <w:rsid w:val="00EE5EF2"/>
    <w:rsid w:val="00EE5FC9"/>
    <w:rsid w:val="00EE64E7"/>
    <w:rsid w:val="00EE676D"/>
    <w:rsid w:val="00EE6A8B"/>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F03"/>
    <w:rsid w:val="00F12165"/>
    <w:rsid w:val="00F12168"/>
    <w:rsid w:val="00F123D6"/>
    <w:rsid w:val="00F12662"/>
    <w:rsid w:val="00F12981"/>
    <w:rsid w:val="00F12CBC"/>
    <w:rsid w:val="00F13080"/>
    <w:rsid w:val="00F13412"/>
    <w:rsid w:val="00F13501"/>
    <w:rsid w:val="00F138E1"/>
    <w:rsid w:val="00F13BCA"/>
    <w:rsid w:val="00F1465A"/>
    <w:rsid w:val="00F14B81"/>
    <w:rsid w:val="00F150F3"/>
    <w:rsid w:val="00F154CB"/>
    <w:rsid w:val="00F15E3B"/>
    <w:rsid w:val="00F16034"/>
    <w:rsid w:val="00F163AB"/>
    <w:rsid w:val="00F16722"/>
    <w:rsid w:val="00F16873"/>
    <w:rsid w:val="00F16B3B"/>
    <w:rsid w:val="00F1736A"/>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51DD"/>
    <w:rsid w:val="00F4529B"/>
    <w:rsid w:val="00F452A1"/>
    <w:rsid w:val="00F459A4"/>
    <w:rsid w:val="00F45E1C"/>
    <w:rsid w:val="00F4621A"/>
    <w:rsid w:val="00F46493"/>
    <w:rsid w:val="00F46617"/>
    <w:rsid w:val="00F46790"/>
    <w:rsid w:val="00F467B6"/>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EBB"/>
    <w:rsid w:val="00F81110"/>
    <w:rsid w:val="00F81169"/>
    <w:rsid w:val="00F818A6"/>
    <w:rsid w:val="00F819DE"/>
    <w:rsid w:val="00F81DF5"/>
    <w:rsid w:val="00F824D6"/>
    <w:rsid w:val="00F82A02"/>
    <w:rsid w:val="00F82B4A"/>
    <w:rsid w:val="00F82E03"/>
    <w:rsid w:val="00F82E56"/>
    <w:rsid w:val="00F830F0"/>
    <w:rsid w:val="00F83832"/>
    <w:rsid w:val="00F83A17"/>
    <w:rsid w:val="00F83B43"/>
    <w:rsid w:val="00F83C81"/>
    <w:rsid w:val="00F83DC2"/>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7009"/>
    <w:rsid w:val="00F971E7"/>
    <w:rsid w:val="00F97239"/>
    <w:rsid w:val="00F977BE"/>
    <w:rsid w:val="00F97B9E"/>
    <w:rsid w:val="00F97CFD"/>
    <w:rsid w:val="00F97D6A"/>
    <w:rsid w:val="00F97F80"/>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711"/>
    <w:rsid w:val="00FA5BF3"/>
    <w:rsid w:val="00FA6035"/>
    <w:rsid w:val="00FA6250"/>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934"/>
    <w:rsid w:val="00FB1E64"/>
    <w:rsid w:val="00FB1F12"/>
    <w:rsid w:val="00FB1F91"/>
    <w:rsid w:val="00FB214C"/>
    <w:rsid w:val="00FB2201"/>
    <w:rsid w:val="00FB224F"/>
    <w:rsid w:val="00FB2350"/>
    <w:rsid w:val="00FB276C"/>
    <w:rsid w:val="00FB27B6"/>
    <w:rsid w:val="00FB2DDC"/>
    <w:rsid w:val="00FB2E1C"/>
    <w:rsid w:val="00FB356F"/>
    <w:rsid w:val="00FB36E4"/>
    <w:rsid w:val="00FB3797"/>
    <w:rsid w:val="00FB38BD"/>
    <w:rsid w:val="00FB3DD4"/>
    <w:rsid w:val="00FB3EE3"/>
    <w:rsid w:val="00FB484D"/>
    <w:rsid w:val="00FB4BC5"/>
    <w:rsid w:val="00FB4DC6"/>
    <w:rsid w:val="00FB4F08"/>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BFB"/>
    <w:rsid w:val="00FC0D29"/>
    <w:rsid w:val="00FC0D9E"/>
    <w:rsid w:val="00FC0E02"/>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FB2"/>
    <w:rsid w:val="00FE00BC"/>
    <w:rsid w:val="00FE03EA"/>
    <w:rsid w:val="00FE08B7"/>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8913"/>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styleId="UnresolvedMention">
    <w:name w:val="Unresolved Mention"/>
    <w:basedOn w:val="DefaultParagraphFont"/>
    <w:uiPriority w:val="99"/>
    <w:semiHidden/>
    <w:unhideWhenUsed/>
    <w:rsid w:val="00EB1C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18" Type="http://schemas.microsoft.com/office/2016/09/relationships/commentsIds" Target="commentsIds.xml"/><Relationship Id="rId26" Type="http://schemas.microsoft.com/office/2011/relationships/people" Target="people.xml"/><Relationship Id="rId3" Type="http://schemas.openxmlformats.org/officeDocument/2006/relationships/customXml" Target="../customXml/item3.xml"/><Relationship Id="rId21" Type="http://schemas.openxmlformats.org/officeDocument/2006/relationships/hyperlink" Target="http://www.hudhdx.info/Resources/Vendors/HMIS_2020_Model_v1_4.png" TargetMode="External"/><Relationship Id="rId7" Type="http://schemas.openxmlformats.org/officeDocument/2006/relationships/settings" Target="settings.xml"/><Relationship Id="rId12" Type="http://schemas.openxmlformats.org/officeDocument/2006/relationships/header" Target="header1.xml"/><Relationship Id="rId17" Type="http://schemas.microsoft.com/office/2011/relationships/commentsExtended" Target="commentsExtended.xml"/><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comments" Target="comments.xml"/><Relationship Id="rId20" Type="http://schemas.openxmlformats.org/officeDocument/2006/relationships/hyperlink" Target="https://files.hudexchange.info/resources/documents/HMIS-Data-Dictionary.pdf" TargetMode="Externa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footer" Target="footer2.xml"/><Relationship Id="rId23" Type="http://schemas.openxmlformats.org/officeDocument/2006/relationships/hyperlink" Target="https://files.hudexchange.info/resources/documents/Notice-CPD-18-08-2019-HIC-PIT-Data-Collection-Notice.pdf" TargetMode="External"/><Relationship Id="rId10" Type="http://schemas.openxmlformats.org/officeDocument/2006/relationships/endnotes" Target="endnotes.xml"/><Relationship Id="rId19" Type="http://schemas.microsoft.com/office/2018/08/relationships/commentsExtensible" Target="commentsExtensi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openxmlformats.org/officeDocument/2006/relationships/hyperlink" Target="https://www.hudhdx.info/Resources/Vendors/HMIS%20CSV%20Specifications%20FY2020%20v1.7.pdf"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99C35D2-5718-4A95-80C0-2AF2CA2BAD27}">
  <ds:schemaRefs>
    <ds:schemaRef ds:uri="http://schemas.openxmlformats.org/officeDocument/2006/bibliography"/>
  </ds:schemaRefs>
</ds:datastoreItem>
</file>

<file path=customXml/itemProps2.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Normal.dotm</Template>
  <TotalTime>4803</TotalTime>
  <Pages>166</Pages>
  <Words>46720</Words>
  <Characters>266310</Characters>
  <Application>Microsoft Office Word</Application>
  <DocSecurity>0</DocSecurity>
  <Lines>2219</Lines>
  <Paragraphs>624</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312406</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Molly McEvilley</cp:lastModifiedBy>
  <cp:revision>31</cp:revision>
  <cp:lastPrinted>2018-10-11T13:23:00Z</cp:lastPrinted>
  <dcterms:created xsi:type="dcterms:W3CDTF">2020-08-19T10:00:00Z</dcterms:created>
  <dcterms:modified xsi:type="dcterms:W3CDTF">2020-09-17T18:37:00Z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